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3D1740" w14:textId="77777777" w:rsidR="006D299A" w:rsidRPr="00ED7410" w:rsidRDefault="006D299A" w:rsidP="006D299A">
      <w:pPr>
        <w:spacing w:line="360" w:lineRule="atLeast"/>
        <w:jc w:val="center"/>
        <w:rPr>
          <w:sz w:val="48"/>
        </w:rPr>
      </w:pPr>
    </w:p>
    <w:p w14:paraId="39B1D59B" w14:textId="77777777" w:rsidR="006D299A" w:rsidRPr="00D76CD6" w:rsidRDefault="006D299A" w:rsidP="006D299A">
      <w:pPr>
        <w:spacing w:line="360" w:lineRule="atLeast"/>
        <w:jc w:val="center"/>
        <w:rPr>
          <w:sz w:val="200"/>
        </w:rPr>
      </w:pPr>
      <w:r w:rsidRPr="00D76CD6">
        <w:rPr>
          <w:sz w:val="200"/>
        </w:rPr>
        <w:t>NUMBER</w:t>
      </w:r>
    </w:p>
    <w:p w14:paraId="765C6F9A" w14:textId="77777777" w:rsidR="006D299A" w:rsidRPr="00D76CD6" w:rsidRDefault="006D299A" w:rsidP="006D299A">
      <w:pPr>
        <w:spacing w:line="360" w:lineRule="atLeast"/>
        <w:jc w:val="center"/>
        <w:rPr>
          <w:sz w:val="200"/>
        </w:rPr>
      </w:pPr>
      <w:r w:rsidRPr="00D76CD6">
        <w:rPr>
          <w:sz w:val="200"/>
        </w:rPr>
        <w:t>THEORY</w:t>
      </w:r>
      <w:bookmarkStart w:id="0" w:name="_GoBack"/>
      <w:bookmarkEnd w:id="0"/>
    </w:p>
    <w:p w14:paraId="53324E0C" w14:textId="77777777" w:rsidR="006D299A" w:rsidRPr="00251B5C" w:rsidRDefault="006D299A" w:rsidP="006D299A">
      <w:pPr>
        <w:spacing w:line="360" w:lineRule="atLeast"/>
        <w:jc w:val="both"/>
        <w:rPr>
          <w:sz w:val="28"/>
        </w:rPr>
      </w:pPr>
    </w:p>
    <w:p w14:paraId="4BE8F9CD" w14:textId="77777777" w:rsidR="006D299A" w:rsidRPr="00251B5C" w:rsidRDefault="006D299A" w:rsidP="006D299A">
      <w:pPr>
        <w:spacing w:line="360" w:lineRule="atLeast"/>
        <w:jc w:val="both"/>
        <w:rPr>
          <w:sz w:val="28"/>
        </w:rPr>
      </w:pPr>
    </w:p>
    <w:p w14:paraId="43C40656" w14:textId="77777777" w:rsidR="006D299A" w:rsidRDefault="006D299A">
      <w:pPr>
        <w:pStyle w:val="BodyText"/>
      </w:pPr>
    </w:p>
    <w:p w14:paraId="5233FB6A" w14:textId="77777777" w:rsidR="005A0530" w:rsidRDefault="005A0530">
      <w:pPr>
        <w:jc w:val="center"/>
        <w:rPr>
          <w:sz w:val="144"/>
        </w:rPr>
      </w:pPr>
    </w:p>
    <w:p w14:paraId="2F40FA1C" w14:textId="77777777" w:rsidR="006D299A" w:rsidRDefault="006D299A">
      <w:pPr>
        <w:jc w:val="center"/>
        <w:rPr>
          <w:sz w:val="144"/>
        </w:rPr>
      </w:pPr>
    </w:p>
    <w:p w14:paraId="6AC7CD86" w14:textId="77777777" w:rsidR="006D299A" w:rsidRPr="00251B5C" w:rsidRDefault="006D299A" w:rsidP="006D299A">
      <w:pPr>
        <w:spacing w:line="360" w:lineRule="atLeast"/>
        <w:jc w:val="both"/>
        <w:rPr>
          <w:sz w:val="28"/>
        </w:rPr>
      </w:pPr>
    </w:p>
    <w:p w14:paraId="0E248737" w14:textId="77777777" w:rsidR="006D299A" w:rsidRPr="00251B5C" w:rsidRDefault="006D299A" w:rsidP="006D299A">
      <w:pPr>
        <w:spacing w:line="360" w:lineRule="atLeast"/>
        <w:jc w:val="both"/>
        <w:rPr>
          <w:sz w:val="28"/>
        </w:rPr>
      </w:pPr>
    </w:p>
    <w:p w14:paraId="2A64146F" w14:textId="77777777" w:rsidR="006D299A" w:rsidRPr="00251B5C" w:rsidRDefault="006D299A" w:rsidP="006D299A">
      <w:pPr>
        <w:spacing w:line="360" w:lineRule="atLeast"/>
        <w:jc w:val="both"/>
        <w:rPr>
          <w:sz w:val="28"/>
        </w:rPr>
      </w:pPr>
    </w:p>
    <w:p w14:paraId="5C70BCCA" w14:textId="77777777" w:rsidR="006D299A" w:rsidRPr="00251B5C" w:rsidRDefault="006D299A" w:rsidP="006D299A">
      <w:pPr>
        <w:spacing w:line="360" w:lineRule="atLeast"/>
        <w:jc w:val="right"/>
        <w:rPr>
          <w:sz w:val="48"/>
        </w:rPr>
      </w:pPr>
    </w:p>
    <w:p w14:paraId="6C0782BF" w14:textId="77777777" w:rsidR="00705462" w:rsidRDefault="005A0530" w:rsidP="00AA615D">
      <w:pPr>
        <w:spacing w:line="360" w:lineRule="atLeast"/>
        <w:jc w:val="right"/>
        <w:rPr>
          <w:sz w:val="72"/>
        </w:rPr>
      </w:pPr>
      <w:r>
        <w:rPr>
          <w:sz w:val="72"/>
        </w:rPr>
        <w:t>John O'Connor</w:t>
      </w:r>
    </w:p>
    <w:p w14:paraId="772FD2C4" w14:textId="77777777" w:rsidR="006D299A" w:rsidRPr="00D76CD6" w:rsidRDefault="00705462" w:rsidP="00AA615D">
      <w:pPr>
        <w:spacing w:line="360" w:lineRule="atLeast"/>
        <w:jc w:val="right"/>
        <w:rPr>
          <w:sz w:val="72"/>
        </w:rPr>
      </w:pPr>
      <w:r>
        <w:rPr>
          <w:sz w:val="72"/>
        </w:rPr>
        <w:t>2009/10</w:t>
      </w:r>
    </w:p>
    <w:p w14:paraId="00B5B34D" w14:textId="77777777" w:rsidR="006D299A" w:rsidRDefault="006D299A" w:rsidP="006D299A">
      <w:pPr>
        <w:spacing w:line="360" w:lineRule="atLeast"/>
        <w:jc w:val="right"/>
        <w:rPr>
          <w:sz w:val="72"/>
        </w:rPr>
      </w:pPr>
    </w:p>
    <w:p w14:paraId="55AC3B75" w14:textId="77777777" w:rsidR="006D299A" w:rsidRPr="00182B47" w:rsidRDefault="006D299A" w:rsidP="006D299A">
      <w:pPr>
        <w:spacing w:line="360" w:lineRule="atLeast"/>
        <w:rPr>
          <w:rFonts w:ascii="Times New Roman" w:hAnsi="Times New Roman"/>
          <w:b/>
          <w:sz w:val="28"/>
          <w:szCs w:val="28"/>
        </w:rPr>
      </w:pPr>
      <w:r w:rsidRPr="00D76CD6">
        <w:rPr>
          <w:rFonts w:ascii="Times New Roman" w:hAnsi="Times New Roman"/>
          <w:sz w:val="28"/>
          <w:szCs w:val="28"/>
        </w:rPr>
        <w:br w:type="page"/>
      </w:r>
      <w:r w:rsidRPr="00182B47">
        <w:rPr>
          <w:rFonts w:ascii="Times New Roman" w:hAnsi="Times New Roman"/>
          <w:b/>
          <w:sz w:val="36"/>
          <w:szCs w:val="28"/>
        </w:rPr>
        <w:lastRenderedPageBreak/>
        <w:t>CONTENTS</w:t>
      </w:r>
    </w:p>
    <w:p w14:paraId="4B71D0F8" w14:textId="77777777" w:rsidR="006D299A" w:rsidRPr="00D76CD6" w:rsidRDefault="006D299A" w:rsidP="006D299A">
      <w:pPr>
        <w:spacing w:line="360" w:lineRule="atLeast"/>
        <w:rPr>
          <w:rFonts w:ascii="Times New Roman" w:hAnsi="Times New Roman"/>
          <w:sz w:val="28"/>
          <w:szCs w:val="28"/>
        </w:rPr>
      </w:pPr>
    </w:p>
    <w:tbl>
      <w:tblPr>
        <w:tblW w:w="6590" w:type="dxa"/>
        <w:tblInd w:w="88" w:type="dxa"/>
        <w:tblLook w:val="0000" w:firstRow="0" w:lastRow="0" w:firstColumn="0" w:lastColumn="0" w:noHBand="0" w:noVBand="0"/>
      </w:tblPr>
      <w:tblGrid>
        <w:gridCol w:w="496"/>
        <w:gridCol w:w="706"/>
        <w:gridCol w:w="4848"/>
        <w:gridCol w:w="540"/>
      </w:tblGrid>
      <w:tr w:rsidR="006D299A" w:rsidRPr="00572836" w14:paraId="71F259B8" w14:textId="77777777">
        <w:trPr>
          <w:trHeight w:val="320"/>
        </w:trPr>
        <w:tc>
          <w:tcPr>
            <w:tcW w:w="496" w:type="dxa"/>
            <w:tcBorders>
              <w:top w:val="nil"/>
              <w:left w:val="nil"/>
              <w:bottom w:val="nil"/>
              <w:right w:val="nil"/>
            </w:tcBorders>
            <w:shd w:val="clear" w:color="auto" w:fill="auto"/>
            <w:noWrap/>
            <w:vAlign w:val="bottom"/>
          </w:tcPr>
          <w:p w14:paraId="686A9AC0" w14:textId="77777777" w:rsidR="006D299A" w:rsidRPr="00572836" w:rsidRDefault="006D299A" w:rsidP="006D299A">
            <w:pPr>
              <w:spacing w:line="360" w:lineRule="atLeast"/>
              <w:rPr>
                <w:sz w:val="28"/>
              </w:rPr>
            </w:pPr>
            <w:r w:rsidRPr="00572836">
              <w:rPr>
                <w:rFonts w:ascii="Times New Roman" w:hAnsi="Times New Roman"/>
                <w:sz w:val="28"/>
              </w:rPr>
              <w:t>§0</w:t>
            </w:r>
          </w:p>
        </w:tc>
        <w:tc>
          <w:tcPr>
            <w:tcW w:w="5554" w:type="dxa"/>
            <w:gridSpan w:val="2"/>
            <w:tcBorders>
              <w:top w:val="nil"/>
              <w:left w:val="nil"/>
              <w:bottom w:val="nil"/>
              <w:right w:val="nil"/>
            </w:tcBorders>
            <w:shd w:val="clear" w:color="auto" w:fill="auto"/>
            <w:noWrap/>
            <w:vAlign w:val="bottom"/>
          </w:tcPr>
          <w:p w14:paraId="5CBF9DBA" w14:textId="77777777" w:rsidR="006D299A" w:rsidRPr="00572836" w:rsidRDefault="006D299A" w:rsidP="006D299A">
            <w:pPr>
              <w:spacing w:line="360" w:lineRule="atLeast"/>
              <w:rPr>
                <w:sz w:val="28"/>
              </w:rPr>
            </w:pPr>
            <w:r w:rsidRPr="00572836">
              <w:rPr>
                <w:rFonts w:ascii="Times New Roman" w:hAnsi="Times New Roman"/>
                <w:sz w:val="28"/>
              </w:rPr>
              <w:t>Introduction</w:t>
            </w:r>
          </w:p>
        </w:tc>
        <w:tc>
          <w:tcPr>
            <w:tcW w:w="540" w:type="dxa"/>
            <w:tcBorders>
              <w:top w:val="nil"/>
              <w:left w:val="nil"/>
              <w:bottom w:val="nil"/>
              <w:right w:val="nil"/>
            </w:tcBorders>
            <w:shd w:val="clear" w:color="auto" w:fill="auto"/>
            <w:noWrap/>
            <w:vAlign w:val="bottom"/>
          </w:tcPr>
          <w:p w14:paraId="3E12CA94" w14:textId="77777777" w:rsidR="006D299A" w:rsidRPr="00572836" w:rsidRDefault="006D299A" w:rsidP="006D299A">
            <w:pPr>
              <w:spacing w:line="360" w:lineRule="atLeast"/>
              <w:rPr>
                <w:rFonts w:ascii="Verdana" w:hAnsi="Verdana"/>
                <w:sz w:val="28"/>
              </w:rPr>
            </w:pPr>
          </w:p>
        </w:tc>
      </w:tr>
      <w:tr w:rsidR="006D299A" w:rsidRPr="00572836" w14:paraId="02DF2FA3" w14:textId="77777777">
        <w:trPr>
          <w:trHeight w:val="320"/>
        </w:trPr>
        <w:tc>
          <w:tcPr>
            <w:tcW w:w="496" w:type="dxa"/>
            <w:tcBorders>
              <w:top w:val="nil"/>
              <w:left w:val="nil"/>
              <w:bottom w:val="nil"/>
              <w:right w:val="nil"/>
            </w:tcBorders>
            <w:shd w:val="clear" w:color="auto" w:fill="auto"/>
            <w:noWrap/>
            <w:vAlign w:val="bottom"/>
          </w:tcPr>
          <w:p w14:paraId="7968CC65"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447635E7" w14:textId="77777777" w:rsidR="006D299A" w:rsidRPr="00572836" w:rsidRDefault="006D299A" w:rsidP="006D299A">
            <w:pPr>
              <w:spacing w:line="360" w:lineRule="atLeast"/>
              <w:jc w:val="right"/>
              <w:rPr>
                <w:sz w:val="28"/>
              </w:rPr>
            </w:pPr>
            <w:r w:rsidRPr="00572836">
              <w:rPr>
                <w:rFonts w:ascii="Times New Roman" w:hAnsi="Times New Roman"/>
                <w:sz w:val="28"/>
              </w:rPr>
              <w:t>0.1</w:t>
            </w:r>
          </w:p>
        </w:tc>
        <w:tc>
          <w:tcPr>
            <w:tcW w:w="4848" w:type="dxa"/>
            <w:tcBorders>
              <w:top w:val="nil"/>
              <w:left w:val="nil"/>
              <w:bottom w:val="nil"/>
              <w:right w:val="nil"/>
            </w:tcBorders>
            <w:shd w:val="clear" w:color="auto" w:fill="auto"/>
            <w:noWrap/>
            <w:vAlign w:val="bottom"/>
          </w:tcPr>
          <w:p w14:paraId="05FEB876" w14:textId="77777777" w:rsidR="006D299A" w:rsidRPr="00572836" w:rsidRDefault="006D299A" w:rsidP="006D299A">
            <w:pPr>
              <w:spacing w:line="360" w:lineRule="atLeast"/>
              <w:rPr>
                <w:sz w:val="28"/>
              </w:rPr>
            </w:pPr>
            <w:r w:rsidRPr="00572836">
              <w:rPr>
                <w:rFonts w:ascii="Times New Roman" w:hAnsi="Times New Roman"/>
                <w:sz w:val="28"/>
              </w:rPr>
              <w:t>References</w:t>
            </w:r>
          </w:p>
        </w:tc>
        <w:tc>
          <w:tcPr>
            <w:tcW w:w="540" w:type="dxa"/>
            <w:tcBorders>
              <w:top w:val="nil"/>
              <w:left w:val="nil"/>
              <w:bottom w:val="nil"/>
              <w:right w:val="nil"/>
            </w:tcBorders>
            <w:shd w:val="clear" w:color="auto" w:fill="auto"/>
            <w:noWrap/>
            <w:vAlign w:val="bottom"/>
          </w:tcPr>
          <w:p w14:paraId="17F73CAB"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2</w:t>
            </w:r>
          </w:p>
        </w:tc>
      </w:tr>
      <w:tr w:rsidR="006D299A" w:rsidRPr="00572836" w14:paraId="780B7C0F" w14:textId="77777777">
        <w:trPr>
          <w:trHeight w:val="320"/>
        </w:trPr>
        <w:tc>
          <w:tcPr>
            <w:tcW w:w="496" w:type="dxa"/>
            <w:tcBorders>
              <w:top w:val="nil"/>
              <w:left w:val="nil"/>
              <w:bottom w:val="nil"/>
              <w:right w:val="nil"/>
            </w:tcBorders>
            <w:shd w:val="clear" w:color="auto" w:fill="auto"/>
            <w:noWrap/>
            <w:vAlign w:val="bottom"/>
          </w:tcPr>
          <w:p w14:paraId="47332694"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105BD59C" w14:textId="77777777" w:rsidR="006D299A" w:rsidRPr="00572836" w:rsidRDefault="006D299A" w:rsidP="006D299A">
            <w:pPr>
              <w:spacing w:line="360" w:lineRule="atLeast"/>
              <w:jc w:val="right"/>
              <w:rPr>
                <w:sz w:val="28"/>
              </w:rPr>
            </w:pPr>
            <w:r w:rsidRPr="00572836">
              <w:rPr>
                <w:rFonts w:ascii="Times New Roman" w:hAnsi="Times New Roman"/>
                <w:sz w:val="28"/>
              </w:rPr>
              <w:t>0.2</w:t>
            </w:r>
          </w:p>
        </w:tc>
        <w:tc>
          <w:tcPr>
            <w:tcW w:w="4848" w:type="dxa"/>
            <w:tcBorders>
              <w:top w:val="nil"/>
              <w:left w:val="nil"/>
              <w:bottom w:val="nil"/>
              <w:right w:val="nil"/>
            </w:tcBorders>
            <w:shd w:val="clear" w:color="auto" w:fill="auto"/>
            <w:noWrap/>
            <w:vAlign w:val="bottom"/>
          </w:tcPr>
          <w:p w14:paraId="2E1E83FC" w14:textId="77777777" w:rsidR="006D299A" w:rsidRPr="00572836" w:rsidRDefault="006D299A" w:rsidP="006D299A">
            <w:pPr>
              <w:spacing w:line="360" w:lineRule="atLeast"/>
              <w:rPr>
                <w:sz w:val="28"/>
              </w:rPr>
            </w:pPr>
            <w:r w:rsidRPr="00572836">
              <w:rPr>
                <w:rFonts w:ascii="Times New Roman" w:hAnsi="Times New Roman"/>
                <w:sz w:val="28"/>
              </w:rPr>
              <w:t>Preamble</w:t>
            </w:r>
          </w:p>
        </w:tc>
        <w:tc>
          <w:tcPr>
            <w:tcW w:w="540" w:type="dxa"/>
            <w:tcBorders>
              <w:top w:val="nil"/>
              <w:left w:val="nil"/>
              <w:bottom w:val="nil"/>
              <w:right w:val="nil"/>
            </w:tcBorders>
            <w:shd w:val="clear" w:color="auto" w:fill="auto"/>
            <w:noWrap/>
            <w:vAlign w:val="bottom"/>
          </w:tcPr>
          <w:p w14:paraId="63BA2ADE"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2</w:t>
            </w:r>
          </w:p>
        </w:tc>
      </w:tr>
      <w:tr w:rsidR="006D299A" w:rsidRPr="00572836" w14:paraId="34982C77" w14:textId="77777777">
        <w:trPr>
          <w:trHeight w:val="320"/>
        </w:trPr>
        <w:tc>
          <w:tcPr>
            <w:tcW w:w="496" w:type="dxa"/>
            <w:tcBorders>
              <w:top w:val="nil"/>
              <w:left w:val="nil"/>
              <w:bottom w:val="nil"/>
              <w:right w:val="nil"/>
            </w:tcBorders>
            <w:shd w:val="clear" w:color="auto" w:fill="auto"/>
            <w:noWrap/>
            <w:vAlign w:val="bottom"/>
          </w:tcPr>
          <w:p w14:paraId="6BA33D7D" w14:textId="77777777" w:rsidR="006D299A" w:rsidRPr="00572836" w:rsidRDefault="006D299A" w:rsidP="006D299A">
            <w:pPr>
              <w:spacing w:line="360" w:lineRule="atLeast"/>
              <w:rPr>
                <w:sz w:val="28"/>
              </w:rPr>
            </w:pPr>
          </w:p>
        </w:tc>
        <w:tc>
          <w:tcPr>
            <w:tcW w:w="706" w:type="dxa"/>
            <w:tcBorders>
              <w:top w:val="nil"/>
              <w:left w:val="nil"/>
              <w:bottom w:val="nil"/>
              <w:right w:val="nil"/>
            </w:tcBorders>
            <w:shd w:val="clear" w:color="auto" w:fill="auto"/>
            <w:noWrap/>
            <w:vAlign w:val="bottom"/>
          </w:tcPr>
          <w:p w14:paraId="707ACFEE" w14:textId="77777777" w:rsidR="006D299A" w:rsidRPr="00572836" w:rsidRDefault="006D299A" w:rsidP="006D299A">
            <w:pPr>
              <w:spacing w:line="360" w:lineRule="atLeast"/>
              <w:rPr>
                <w:rFonts w:ascii="Verdana" w:hAnsi="Verdana"/>
                <w:sz w:val="28"/>
              </w:rPr>
            </w:pPr>
          </w:p>
        </w:tc>
        <w:tc>
          <w:tcPr>
            <w:tcW w:w="4848" w:type="dxa"/>
            <w:tcBorders>
              <w:top w:val="nil"/>
              <w:left w:val="nil"/>
              <w:bottom w:val="nil"/>
              <w:right w:val="nil"/>
            </w:tcBorders>
            <w:shd w:val="clear" w:color="auto" w:fill="auto"/>
            <w:noWrap/>
            <w:vAlign w:val="bottom"/>
          </w:tcPr>
          <w:p w14:paraId="3287D07A" w14:textId="77777777" w:rsidR="006D299A" w:rsidRPr="00572836" w:rsidRDefault="006D299A" w:rsidP="006D299A">
            <w:pPr>
              <w:spacing w:line="360" w:lineRule="atLeast"/>
              <w:rPr>
                <w:rFonts w:ascii="Verdana" w:hAnsi="Verdana"/>
                <w:sz w:val="28"/>
              </w:rPr>
            </w:pPr>
          </w:p>
        </w:tc>
        <w:tc>
          <w:tcPr>
            <w:tcW w:w="540" w:type="dxa"/>
            <w:tcBorders>
              <w:top w:val="nil"/>
              <w:left w:val="nil"/>
              <w:bottom w:val="nil"/>
              <w:right w:val="nil"/>
            </w:tcBorders>
            <w:shd w:val="clear" w:color="auto" w:fill="auto"/>
            <w:noWrap/>
            <w:vAlign w:val="bottom"/>
          </w:tcPr>
          <w:p w14:paraId="1F55AB45" w14:textId="77777777" w:rsidR="006D299A" w:rsidRPr="00572836" w:rsidRDefault="006D299A" w:rsidP="006D299A">
            <w:pPr>
              <w:spacing w:line="360" w:lineRule="atLeast"/>
              <w:jc w:val="right"/>
              <w:rPr>
                <w:rFonts w:ascii="Verdana" w:hAnsi="Verdana"/>
                <w:sz w:val="28"/>
              </w:rPr>
            </w:pPr>
          </w:p>
        </w:tc>
      </w:tr>
      <w:tr w:rsidR="006D299A" w:rsidRPr="00572836" w14:paraId="4AA5F5A5" w14:textId="77777777">
        <w:trPr>
          <w:trHeight w:val="320"/>
        </w:trPr>
        <w:tc>
          <w:tcPr>
            <w:tcW w:w="496" w:type="dxa"/>
            <w:tcBorders>
              <w:top w:val="nil"/>
              <w:left w:val="nil"/>
              <w:bottom w:val="nil"/>
              <w:right w:val="nil"/>
            </w:tcBorders>
            <w:shd w:val="clear" w:color="auto" w:fill="auto"/>
            <w:noWrap/>
            <w:vAlign w:val="bottom"/>
          </w:tcPr>
          <w:p w14:paraId="4CEEA620" w14:textId="77777777" w:rsidR="006D299A" w:rsidRPr="00572836" w:rsidRDefault="006D299A" w:rsidP="006D299A">
            <w:pPr>
              <w:spacing w:line="360" w:lineRule="atLeast"/>
              <w:rPr>
                <w:sz w:val="28"/>
              </w:rPr>
            </w:pPr>
            <w:bookmarkStart w:id="1" w:name="RANGE!A5"/>
            <w:r w:rsidRPr="00572836">
              <w:rPr>
                <w:rFonts w:ascii="Times New Roman" w:hAnsi="Times New Roman"/>
                <w:sz w:val="28"/>
              </w:rPr>
              <w:t>§1</w:t>
            </w:r>
            <w:bookmarkEnd w:id="1"/>
          </w:p>
        </w:tc>
        <w:tc>
          <w:tcPr>
            <w:tcW w:w="5554" w:type="dxa"/>
            <w:gridSpan w:val="2"/>
            <w:tcBorders>
              <w:top w:val="nil"/>
              <w:left w:val="nil"/>
              <w:bottom w:val="nil"/>
              <w:right w:val="nil"/>
            </w:tcBorders>
            <w:shd w:val="clear" w:color="auto" w:fill="auto"/>
            <w:noWrap/>
            <w:vAlign w:val="bottom"/>
          </w:tcPr>
          <w:p w14:paraId="7A67EBBE" w14:textId="77777777" w:rsidR="006D299A" w:rsidRPr="00572836" w:rsidRDefault="006D299A" w:rsidP="006D299A">
            <w:pPr>
              <w:spacing w:line="360" w:lineRule="atLeast"/>
              <w:rPr>
                <w:sz w:val="28"/>
              </w:rPr>
            </w:pPr>
            <w:r w:rsidRPr="00572836">
              <w:rPr>
                <w:rFonts w:ascii="Times New Roman" w:hAnsi="Times New Roman"/>
                <w:sz w:val="28"/>
              </w:rPr>
              <w:t>Prime numbers</w:t>
            </w:r>
          </w:p>
        </w:tc>
        <w:tc>
          <w:tcPr>
            <w:tcW w:w="540" w:type="dxa"/>
            <w:tcBorders>
              <w:top w:val="nil"/>
              <w:left w:val="nil"/>
              <w:bottom w:val="nil"/>
              <w:right w:val="nil"/>
            </w:tcBorders>
            <w:shd w:val="clear" w:color="auto" w:fill="auto"/>
            <w:noWrap/>
            <w:vAlign w:val="bottom"/>
          </w:tcPr>
          <w:p w14:paraId="7FCBDB38" w14:textId="77777777" w:rsidR="006D299A" w:rsidRPr="00572836" w:rsidRDefault="006D299A" w:rsidP="006D299A">
            <w:pPr>
              <w:spacing w:line="360" w:lineRule="atLeast"/>
              <w:jc w:val="right"/>
              <w:rPr>
                <w:rFonts w:ascii="Verdana" w:hAnsi="Verdana"/>
                <w:sz w:val="28"/>
              </w:rPr>
            </w:pPr>
          </w:p>
        </w:tc>
      </w:tr>
      <w:tr w:rsidR="006D299A" w:rsidRPr="00572836" w14:paraId="5ED4463C" w14:textId="77777777">
        <w:trPr>
          <w:trHeight w:val="320"/>
        </w:trPr>
        <w:tc>
          <w:tcPr>
            <w:tcW w:w="496" w:type="dxa"/>
            <w:tcBorders>
              <w:top w:val="nil"/>
              <w:left w:val="nil"/>
              <w:bottom w:val="nil"/>
              <w:right w:val="nil"/>
            </w:tcBorders>
            <w:shd w:val="clear" w:color="auto" w:fill="auto"/>
            <w:noWrap/>
            <w:vAlign w:val="bottom"/>
          </w:tcPr>
          <w:p w14:paraId="5BCD8FFC"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7819969A" w14:textId="77777777" w:rsidR="006D299A" w:rsidRPr="00572836" w:rsidRDefault="006D299A" w:rsidP="006D299A">
            <w:pPr>
              <w:spacing w:line="360" w:lineRule="atLeast"/>
              <w:jc w:val="right"/>
              <w:rPr>
                <w:sz w:val="28"/>
              </w:rPr>
            </w:pPr>
            <w:r w:rsidRPr="00572836">
              <w:rPr>
                <w:rFonts w:ascii="Times New Roman" w:hAnsi="Times New Roman"/>
                <w:sz w:val="28"/>
              </w:rPr>
              <w:t>1.1</w:t>
            </w:r>
          </w:p>
        </w:tc>
        <w:tc>
          <w:tcPr>
            <w:tcW w:w="4848" w:type="dxa"/>
            <w:tcBorders>
              <w:top w:val="nil"/>
              <w:left w:val="nil"/>
              <w:bottom w:val="nil"/>
              <w:right w:val="nil"/>
            </w:tcBorders>
            <w:shd w:val="clear" w:color="auto" w:fill="auto"/>
            <w:noWrap/>
            <w:vAlign w:val="bottom"/>
          </w:tcPr>
          <w:p w14:paraId="08B38CE8" w14:textId="77777777" w:rsidR="006D299A" w:rsidRPr="00572836" w:rsidRDefault="006D299A" w:rsidP="006D299A">
            <w:pPr>
              <w:spacing w:line="360" w:lineRule="atLeast"/>
              <w:rPr>
                <w:sz w:val="28"/>
              </w:rPr>
            </w:pPr>
            <w:r w:rsidRPr="00572836">
              <w:rPr>
                <w:rFonts w:ascii="Times New Roman" w:hAnsi="Times New Roman"/>
                <w:sz w:val="28"/>
              </w:rPr>
              <w:t>Basic properties</w:t>
            </w:r>
          </w:p>
        </w:tc>
        <w:tc>
          <w:tcPr>
            <w:tcW w:w="540" w:type="dxa"/>
            <w:tcBorders>
              <w:top w:val="nil"/>
              <w:left w:val="nil"/>
              <w:bottom w:val="nil"/>
              <w:right w:val="nil"/>
            </w:tcBorders>
            <w:shd w:val="clear" w:color="auto" w:fill="auto"/>
            <w:noWrap/>
            <w:vAlign w:val="bottom"/>
          </w:tcPr>
          <w:p w14:paraId="6B31569A"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3</w:t>
            </w:r>
          </w:p>
        </w:tc>
      </w:tr>
      <w:tr w:rsidR="006D299A" w:rsidRPr="00572836" w14:paraId="18905C10" w14:textId="77777777">
        <w:trPr>
          <w:trHeight w:val="320"/>
        </w:trPr>
        <w:tc>
          <w:tcPr>
            <w:tcW w:w="496" w:type="dxa"/>
            <w:tcBorders>
              <w:top w:val="nil"/>
              <w:left w:val="nil"/>
              <w:bottom w:val="nil"/>
              <w:right w:val="nil"/>
            </w:tcBorders>
            <w:shd w:val="clear" w:color="auto" w:fill="auto"/>
            <w:noWrap/>
            <w:vAlign w:val="bottom"/>
          </w:tcPr>
          <w:p w14:paraId="1097420B"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15CD5619" w14:textId="77777777" w:rsidR="006D299A" w:rsidRPr="00572836" w:rsidRDefault="006D299A" w:rsidP="006D299A">
            <w:pPr>
              <w:spacing w:line="360" w:lineRule="atLeast"/>
              <w:jc w:val="right"/>
              <w:rPr>
                <w:sz w:val="28"/>
              </w:rPr>
            </w:pPr>
            <w:r w:rsidRPr="00572836">
              <w:rPr>
                <w:rFonts w:ascii="Times New Roman" w:hAnsi="Times New Roman"/>
                <w:sz w:val="28"/>
              </w:rPr>
              <w:t>1.2</w:t>
            </w:r>
          </w:p>
        </w:tc>
        <w:tc>
          <w:tcPr>
            <w:tcW w:w="4848" w:type="dxa"/>
            <w:tcBorders>
              <w:top w:val="nil"/>
              <w:left w:val="nil"/>
              <w:bottom w:val="nil"/>
              <w:right w:val="nil"/>
            </w:tcBorders>
            <w:shd w:val="clear" w:color="auto" w:fill="auto"/>
            <w:noWrap/>
            <w:vAlign w:val="bottom"/>
          </w:tcPr>
          <w:p w14:paraId="016CB61B" w14:textId="77777777" w:rsidR="006D299A" w:rsidRPr="00572836" w:rsidRDefault="006D299A" w:rsidP="006D299A">
            <w:pPr>
              <w:spacing w:line="360" w:lineRule="atLeast"/>
              <w:rPr>
                <w:sz w:val="28"/>
              </w:rPr>
            </w:pPr>
            <w:r w:rsidRPr="00572836">
              <w:rPr>
                <w:rFonts w:ascii="Times New Roman" w:hAnsi="Times New Roman"/>
                <w:sz w:val="28"/>
              </w:rPr>
              <w:t>Applications of group theory</w:t>
            </w:r>
          </w:p>
        </w:tc>
        <w:tc>
          <w:tcPr>
            <w:tcW w:w="540" w:type="dxa"/>
            <w:tcBorders>
              <w:top w:val="nil"/>
              <w:left w:val="nil"/>
              <w:bottom w:val="nil"/>
              <w:right w:val="nil"/>
            </w:tcBorders>
            <w:shd w:val="clear" w:color="auto" w:fill="auto"/>
            <w:noWrap/>
            <w:vAlign w:val="bottom"/>
          </w:tcPr>
          <w:p w14:paraId="4292E60D"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6</w:t>
            </w:r>
          </w:p>
        </w:tc>
      </w:tr>
      <w:tr w:rsidR="006D299A" w:rsidRPr="00572836" w14:paraId="360C51AF" w14:textId="77777777">
        <w:trPr>
          <w:trHeight w:val="320"/>
        </w:trPr>
        <w:tc>
          <w:tcPr>
            <w:tcW w:w="496" w:type="dxa"/>
            <w:tcBorders>
              <w:top w:val="nil"/>
              <w:left w:val="nil"/>
              <w:bottom w:val="nil"/>
              <w:right w:val="nil"/>
            </w:tcBorders>
            <w:shd w:val="clear" w:color="auto" w:fill="auto"/>
            <w:noWrap/>
            <w:vAlign w:val="bottom"/>
          </w:tcPr>
          <w:p w14:paraId="7528A0DC"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32B009F7" w14:textId="77777777" w:rsidR="006D299A" w:rsidRPr="00572836" w:rsidRDefault="006D299A" w:rsidP="006D299A">
            <w:pPr>
              <w:spacing w:line="360" w:lineRule="atLeast"/>
              <w:jc w:val="right"/>
              <w:rPr>
                <w:sz w:val="28"/>
              </w:rPr>
            </w:pPr>
            <w:r w:rsidRPr="00572836">
              <w:rPr>
                <w:rFonts w:ascii="Times New Roman" w:hAnsi="Times New Roman"/>
                <w:sz w:val="28"/>
              </w:rPr>
              <w:t>1.3</w:t>
            </w:r>
          </w:p>
        </w:tc>
        <w:tc>
          <w:tcPr>
            <w:tcW w:w="4848" w:type="dxa"/>
            <w:tcBorders>
              <w:top w:val="nil"/>
              <w:left w:val="nil"/>
              <w:bottom w:val="nil"/>
              <w:right w:val="nil"/>
            </w:tcBorders>
            <w:shd w:val="clear" w:color="auto" w:fill="auto"/>
            <w:noWrap/>
            <w:vAlign w:val="bottom"/>
          </w:tcPr>
          <w:p w14:paraId="267B0DE4" w14:textId="77777777" w:rsidR="006D299A" w:rsidRPr="00572836" w:rsidRDefault="006D299A" w:rsidP="006D299A">
            <w:pPr>
              <w:spacing w:line="360" w:lineRule="atLeast"/>
              <w:rPr>
                <w:sz w:val="28"/>
              </w:rPr>
            </w:pPr>
            <w:r w:rsidRPr="00572836">
              <w:rPr>
                <w:rFonts w:ascii="Times New Roman" w:hAnsi="Times New Roman"/>
                <w:sz w:val="28"/>
              </w:rPr>
              <w:t>Fermat and Mersenne primes</w:t>
            </w:r>
          </w:p>
        </w:tc>
        <w:tc>
          <w:tcPr>
            <w:tcW w:w="540" w:type="dxa"/>
            <w:tcBorders>
              <w:top w:val="nil"/>
              <w:left w:val="nil"/>
              <w:bottom w:val="nil"/>
              <w:right w:val="nil"/>
            </w:tcBorders>
            <w:shd w:val="clear" w:color="auto" w:fill="auto"/>
            <w:noWrap/>
            <w:vAlign w:val="bottom"/>
          </w:tcPr>
          <w:p w14:paraId="59D0B067"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10</w:t>
            </w:r>
          </w:p>
        </w:tc>
      </w:tr>
      <w:tr w:rsidR="006D299A" w:rsidRPr="00572836" w14:paraId="3FCEA2AE" w14:textId="77777777">
        <w:trPr>
          <w:trHeight w:val="320"/>
        </w:trPr>
        <w:tc>
          <w:tcPr>
            <w:tcW w:w="496" w:type="dxa"/>
            <w:tcBorders>
              <w:top w:val="nil"/>
              <w:left w:val="nil"/>
              <w:bottom w:val="nil"/>
              <w:right w:val="nil"/>
            </w:tcBorders>
            <w:shd w:val="clear" w:color="auto" w:fill="auto"/>
            <w:noWrap/>
            <w:vAlign w:val="bottom"/>
          </w:tcPr>
          <w:p w14:paraId="11A6807E"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3B9C140D" w14:textId="77777777" w:rsidR="006D299A" w:rsidRPr="00572836" w:rsidRDefault="006D299A" w:rsidP="006D299A">
            <w:pPr>
              <w:spacing w:line="360" w:lineRule="atLeast"/>
              <w:jc w:val="right"/>
              <w:rPr>
                <w:sz w:val="28"/>
              </w:rPr>
            </w:pPr>
            <w:r w:rsidRPr="00572836">
              <w:rPr>
                <w:rFonts w:ascii="Times New Roman" w:hAnsi="Times New Roman"/>
                <w:sz w:val="28"/>
              </w:rPr>
              <w:t>1.4</w:t>
            </w:r>
          </w:p>
        </w:tc>
        <w:tc>
          <w:tcPr>
            <w:tcW w:w="4848" w:type="dxa"/>
            <w:tcBorders>
              <w:top w:val="nil"/>
              <w:left w:val="nil"/>
              <w:bottom w:val="nil"/>
              <w:right w:val="nil"/>
            </w:tcBorders>
            <w:shd w:val="clear" w:color="auto" w:fill="auto"/>
            <w:noWrap/>
            <w:vAlign w:val="bottom"/>
          </w:tcPr>
          <w:p w14:paraId="6DBA0BFD" w14:textId="77777777" w:rsidR="006D299A" w:rsidRPr="00572836" w:rsidRDefault="006D299A" w:rsidP="006D299A">
            <w:pPr>
              <w:spacing w:line="360" w:lineRule="atLeast"/>
              <w:rPr>
                <w:sz w:val="28"/>
              </w:rPr>
            </w:pPr>
            <w:r w:rsidRPr="00572836">
              <w:rPr>
                <w:rFonts w:ascii="Times New Roman" w:hAnsi="Times New Roman"/>
                <w:sz w:val="28"/>
              </w:rPr>
              <w:t>Distribution of primes</w:t>
            </w:r>
          </w:p>
        </w:tc>
        <w:tc>
          <w:tcPr>
            <w:tcW w:w="540" w:type="dxa"/>
            <w:tcBorders>
              <w:top w:val="nil"/>
              <w:left w:val="nil"/>
              <w:bottom w:val="nil"/>
              <w:right w:val="nil"/>
            </w:tcBorders>
            <w:shd w:val="clear" w:color="auto" w:fill="auto"/>
            <w:noWrap/>
            <w:vAlign w:val="bottom"/>
          </w:tcPr>
          <w:p w14:paraId="156ADDE0"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13</w:t>
            </w:r>
          </w:p>
        </w:tc>
      </w:tr>
      <w:tr w:rsidR="006D299A" w:rsidRPr="00572836" w14:paraId="714071B4" w14:textId="77777777">
        <w:trPr>
          <w:trHeight w:val="320"/>
        </w:trPr>
        <w:tc>
          <w:tcPr>
            <w:tcW w:w="496" w:type="dxa"/>
            <w:tcBorders>
              <w:top w:val="nil"/>
              <w:left w:val="nil"/>
              <w:bottom w:val="nil"/>
              <w:right w:val="nil"/>
            </w:tcBorders>
            <w:shd w:val="clear" w:color="auto" w:fill="auto"/>
            <w:noWrap/>
            <w:vAlign w:val="bottom"/>
          </w:tcPr>
          <w:p w14:paraId="7543D1E9"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45D8DCA4" w14:textId="77777777" w:rsidR="006D299A" w:rsidRPr="00572836" w:rsidRDefault="006D299A" w:rsidP="006D299A">
            <w:pPr>
              <w:spacing w:line="360" w:lineRule="atLeast"/>
              <w:jc w:val="right"/>
              <w:rPr>
                <w:sz w:val="28"/>
              </w:rPr>
            </w:pPr>
            <w:r w:rsidRPr="00572836">
              <w:rPr>
                <w:rFonts w:ascii="Times New Roman" w:hAnsi="Times New Roman"/>
                <w:sz w:val="28"/>
              </w:rPr>
              <w:t>1.5</w:t>
            </w:r>
          </w:p>
        </w:tc>
        <w:tc>
          <w:tcPr>
            <w:tcW w:w="4848" w:type="dxa"/>
            <w:tcBorders>
              <w:top w:val="nil"/>
              <w:left w:val="nil"/>
              <w:bottom w:val="nil"/>
              <w:right w:val="nil"/>
            </w:tcBorders>
            <w:shd w:val="clear" w:color="auto" w:fill="auto"/>
            <w:noWrap/>
            <w:vAlign w:val="bottom"/>
          </w:tcPr>
          <w:p w14:paraId="2B95694E" w14:textId="77777777" w:rsidR="006D299A" w:rsidRPr="00572836" w:rsidRDefault="006D299A" w:rsidP="006D299A">
            <w:pPr>
              <w:spacing w:line="360" w:lineRule="atLeast"/>
              <w:rPr>
                <w:sz w:val="28"/>
              </w:rPr>
            </w:pPr>
            <w:r w:rsidRPr="00572836">
              <w:rPr>
                <w:rFonts w:ascii="Times New Roman" w:hAnsi="Times New Roman"/>
                <w:sz w:val="28"/>
              </w:rPr>
              <w:t>Factorisation</w:t>
            </w:r>
          </w:p>
        </w:tc>
        <w:tc>
          <w:tcPr>
            <w:tcW w:w="540" w:type="dxa"/>
            <w:tcBorders>
              <w:top w:val="nil"/>
              <w:left w:val="nil"/>
              <w:bottom w:val="nil"/>
              <w:right w:val="nil"/>
            </w:tcBorders>
            <w:shd w:val="clear" w:color="auto" w:fill="auto"/>
            <w:noWrap/>
            <w:vAlign w:val="bottom"/>
          </w:tcPr>
          <w:p w14:paraId="1DF59421"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16</w:t>
            </w:r>
          </w:p>
        </w:tc>
      </w:tr>
      <w:tr w:rsidR="006D299A" w:rsidRPr="00572836" w14:paraId="0543BBE3" w14:textId="77777777">
        <w:trPr>
          <w:trHeight w:val="320"/>
        </w:trPr>
        <w:tc>
          <w:tcPr>
            <w:tcW w:w="496" w:type="dxa"/>
            <w:tcBorders>
              <w:top w:val="nil"/>
              <w:left w:val="nil"/>
              <w:bottom w:val="nil"/>
              <w:right w:val="nil"/>
            </w:tcBorders>
            <w:shd w:val="clear" w:color="auto" w:fill="auto"/>
            <w:noWrap/>
            <w:vAlign w:val="bottom"/>
          </w:tcPr>
          <w:p w14:paraId="5056FDAD"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344EB648" w14:textId="77777777" w:rsidR="006D299A" w:rsidRPr="00572836" w:rsidRDefault="006D299A" w:rsidP="006D299A">
            <w:pPr>
              <w:spacing w:line="360" w:lineRule="atLeast"/>
              <w:jc w:val="right"/>
              <w:rPr>
                <w:sz w:val="28"/>
              </w:rPr>
            </w:pPr>
            <w:r w:rsidRPr="00572836">
              <w:rPr>
                <w:rFonts w:ascii="Times New Roman" w:hAnsi="Times New Roman"/>
                <w:sz w:val="28"/>
              </w:rPr>
              <w:t>1.6</w:t>
            </w:r>
          </w:p>
        </w:tc>
        <w:tc>
          <w:tcPr>
            <w:tcW w:w="4848" w:type="dxa"/>
            <w:tcBorders>
              <w:top w:val="nil"/>
              <w:left w:val="nil"/>
              <w:bottom w:val="nil"/>
              <w:right w:val="nil"/>
            </w:tcBorders>
            <w:shd w:val="clear" w:color="auto" w:fill="auto"/>
            <w:noWrap/>
            <w:vAlign w:val="bottom"/>
          </w:tcPr>
          <w:p w14:paraId="4AB3B93A" w14:textId="77777777" w:rsidR="006D299A" w:rsidRPr="00572836" w:rsidRDefault="006D299A" w:rsidP="006D299A">
            <w:pPr>
              <w:spacing w:line="360" w:lineRule="atLeast"/>
              <w:rPr>
                <w:sz w:val="28"/>
              </w:rPr>
            </w:pPr>
            <w:r w:rsidRPr="00572836">
              <w:rPr>
                <w:rFonts w:ascii="Times New Roman" w:hAnsi="Times New Roman"/>
                <w:sz w:val="28"/>
              </w:rPr>
              <w:t>Cryptography</w:t>
            </w:r>
          </w:p>
        </w:tc>
        <w:tc>
          <w:tcPr>
            <w:tcW w:w="540" w:type="dxa"/>
            <w:tcBorders>
              <w:top w:val="nil"/>
              <w:left w:val="nil"/>
              <w:bottom w:val="nil"/>
              <w:right w:val="nil"/>
            </w:tcBorders>
            <w:shd w:val="clear" w:color="auto" w:fill="auto"/>
            <w:noWrap/>
            <w:vAlign w:val="bottom"/>
          </w:tcPr>
          <w:p w14:paraId="6BD5D470"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17</w:t>
            </w:r>
          </w:p>
        </w:tc>
      </w:tr>
      <w:tr w:rsidR="006D299A" w:rsidRPr="00572836" w14:paraId="7BE2C051" w14:textId="77777777">
        <w:trPr>
          <w:trHeight w:val="320"/>
        </w:trPr>
        <w:tc>
          <w:tcPr>
            <w:tcW w:w="496" w:type="dxa"/>
            <w:tcBorders>
              <w:top w:val="nil"/>
              <w:left w:val="nil"/>
              <w:bottom w:val="nil"/>
              <w:right w:val="nil"/>
            </w:tcBorders>
            <w:shd w:val="clear" w:color="auto" w:fill="auto"/>
            <w:noWrap/>
            <w:vAlign w:val="bottom"/>
          </w:tcPr>
          <w:p w14:paraId="128B95DC" w14:textId="77777777" w:rsidR="006D299A" w:rsidRPr="00572836" w:rsidRDefault="006D299A" w:rsidP="006D299A">
            <w:pPr>
              <w:spacing w:line="360" w:lineRule="atLeast"/>
              <w:rPr>
                <w:sz w:val="28"/>
              </w:rPr>
            </w:pPr>
          </w:p>
        </w:tc>
        <w:tc>
          <w:tcPr>
            <w:tcW w:w="706" w:type="dxa"/>
            <w:tcBorders>
              <w:top w:val="nil"/>
              <w:left w:val="nil"/>
              <w:bottom w:val="nil"/>
              <w:right w:val="nil"/>
            </w:tcBorders>
            <w:shd w:val="clear" w:color="auto" w:fill="auto"/>
            <w:noWrap/>
            <w:vAlign w:val="bottom"/>
          </w:tcPr>
          <w:p w14:paraId="1000DAB6" w14:textId="77777777" w:rsidR="006D299A" w:rsidRPr="00572836" w:rsidRDefault="006D299A" w:rsidP="006D299A">
            <w:pPr>
              <w:spacing w:line="360" w:lineRule="atLeast"/>
              <w:rPr>
                <w:rFonts w:ascii="Verdana" w:hAnsi="Verdana"/>
                <w:sz w:val="28"/>
              </w:rPr>
            </w:pPr>
          </w:p>
        </w:tc>
        <w:tc>
          <w:tcPr>
            <w:tcW w:w="4848" w:type="dxa"/>
            <w:tcBorders>
              <w:top w:val="nil"/>
              <w:left w:val="nil"/>
              <w:bottom w:val="nil"/>
              <w:right w:val="nil"/>
            </w:tcBorders>
            <w:shd w:val="clear" w:color="auto" w:fill="auto"/>
            <w:noWrap/>
            <w:vAlign w:val="bottom"/>
          </w:tcPr>
          <w:p w14:paraId="0BD33E07" w14:textId="77777777" w:rsidR="006D299A" w:rsidRPr="00572836" w:rsidRDefault="006D299A" w:rsidP="006D299A">
            <w:pPr>
              <w:spacing w:line="360" w:lineRule="atLeast"/>
              <w:rPr>
                <w:rFonts w:ascii="Verdana" w:hAnsi="Verdana"/>
                <w:sz w:val="28"/>
              </w:rPr>
            </w:pPr>
          </w:p>
        </w:tc>
        <w:tc>
          <w:tcPr>
            <w:tcW w:w="540" w:type="dxa"/>
            <w:tcBorders>
              <w:top w:val="nil"/>
              <w:left w:val="nil"/>
              <w:bottom w:val="nil"/>
              <w:right w:val="nil"/>
            </w:tcBorders>
            <w:shd w:val="clear" w:color="auto" w:fill="auto"/>
            <w:noWrap/>
            <w:vAlign w:val="bottom"/>
          </w:tcPr>
          <w:p w14:paraId="41FF5814" w14:textId="77777777" w:rsidR="006D299A" w:rsidRPr="00572836" w:rsidRDefault="006D299A" w:rsidP="006D299A">
            <w:pPr>
              <w:spacing w:line="360" w:lineRule="atLeast"/>
              <w:jc w:val="right"/>
              <w:rPr>
                <w:rFonts w:ascii="Verdana" w:hAnsi="Verdana"/>
                <w:sz w:val="28"/>
              </w:rPr>
            </w:pPr>
          </w:p>
        </w:tc>
      </w:tr>
      <w:tr w:rsidR="006D299A" w:rsidRPr="00572836" w14:paraId="4F5343DE" w14:textId="77777777">
        <w:trPr>
          <w:trHeight w:val="320"/>
        </w:trPr>
        <w:tc>
          <w:tcPr>
            <w:tcW w:w="496" w:type="dxa"/>
            <w:tcBorders>
              <w:top w:val="nil"/>
              <w:left w:val="nil"/>
              <w:bottom w:val="nil"/>
              <w:right w:val="nil"/>
            </w:tcBorders>
            <w:shd w:val="clear" w:color="auto" w:fill="auto"/>
            <w:noWrap/>
            <w:vAlign w:val="bottom"/>
          </w:tcPr>
          <w:p w14:paraId="44F8E773" w14:textId="77777777" w:rsidR="006D299A" w:rsidRPr="00572836" w:rsidRDefault="006D299A" w:rsidP="006D299A">
            <w:pPr>
              <w:spacing w:line="360" w:lineRule="atLeast"/>
              <w:rPr>
                <w:sz w:val="28"/>
              </w:rPr>
            </w:pPr>
            <w:r w:rsidRPr="00572836">
              <w:rPr>
                <w:rFonts w:ascii="Times New Roman" w:hAnsi="Times New Roman"/>
                <w:sz w:val="28"/>
              </w:rPr>
              <w:t>§2</w:t>
            </w:r>
          </w:p>
        </w:tc>
        <w:tc>
          <w:tcPr>
            <w:tcW w:w="5554" w:type="dxa"/>
            <w:gridSpan w:val="2"/>
            <w:tcBorders>
              <w:top w:val="nil"/>
              <w:left w:val="nil"/>
              <w:bottom w:val="nil"/>
              <w:right w:val="nil"/>
            </w:tcBorders>
            <w:shd w:val="clear" w:color="auto" w:fill="auto"/>
            <w:noWrap/>
            <w:vAlign w:val="bottom"/>
          </w:tcPr>
          <w:p w14:paraId="1BD402B8" w14:textId="77777777" w:rsidR="006D299A" w:rsidRPr="00572836" w:rsidRDefault="006D299A" w:rsidP="006D299A">
            <w:pPr>
              <w:spacing w:line="360" w:lineRule="atLeast"/>
              <w:rPr>
                <w:sz w:val="28"/>
              </w:rPr>
            </w:pPr>
            <w:r w:rsidRPr="00572836">
              <w:rPr>
                <w:rFonts w:ascii="Times New Roman" w:hAnsi="Times New Roman"/>
                <w:sz w:val="28"/>
              </w:rPr>
              <w:t>Other algebraic systems</w:t>
            </w:r>
          </w:p>
        </w:tc>
        <w:tc>
          <w:tcPr>
            <w:tcW w:w="540" w:type="dxa"/>
            <w:tcBorders>
              <w:top w:val="nil"/>
              <w:left w:val="nil"/>
              <w:bottom w:val="nil"/>
              <w:right w:val="nil"/>
            </w:tcBorders>
            <w:shd w:val="clear" w:color="auto" w:fill="auto"/>
            <w:noWrap/>
            <w:vAlign w:val="bottom"/>
          </w:tcPr>
          <w:p w14:paraId="2F78FB73" w14:textId="77777777" w:rsidR="006D299A" w:rsidRPr="00572836" w:rsidRDefault="006D299A" w:rsidP="006D299A">
            <w:pPr>
              <w:spacing w:line="360" w:lineRule="atLeast"/>
              <w:jc w:val="right"/>
              <w:rPr>
                <w:rFonts w:ascii="Verdana" w:hAnsi="Verdana"/>
                <w:sz w:val="28"/>
              </w:rPr>
            </w:pPr>
          </w:p>
        </w:tc>
      </w:tr>
      <w:tr w:rsidR="006D299A" w:rsidRPr="00572836" w14:paraId="613BE636" w14:textId="77777777">
        <w:trPr>
          <w:trHeight w:val="320"/>
        </w:trPr>
        <w:tc>
          <w:tcPr>
            <w:tcW w:w="496" w:type="dxa"/>
            <w:tcBorders>
              <w:top w:val="nil"/>
              <w:left w:val="nil"/>
              <w:bottom w:val="nil"/>
              <w:right w:val="nil"/>
            </w:tcBorders>
            <w:shd w:val="clear" w:color="auto" w:fill="auto"/>
            <w:noWrap/>
            <w:vAlign w:val="bottom"/>
          </w:tcPr>
          <w:p w14:paraId="485F745D"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10FFF006" w14:textId="77777777" w:rsidR="006D299A" w:rsidRPr="00572836" w:rsidRDefault="006D299A" w:rsidP="006D299A">
            <w:pPr>
              <w:spacing w:line="360" w:lineRule="atLeast"/>
              <w:jc w:val="right"/>
              <w:rPr>
                <w:sz w:val="28"/>
              </w:rPr>
            </w:pPr>
            <w:r w:rsidRPr="00572836">
              <w:rPr>
                <w:rFonts w:ascii="Times New Roman" w:hAnsi="Times New Roman"/>
                <w:sz w:val="28"/>
              </w:rPr>
              <w:t>2.1</w:t>
            </w:r>
          </w:p>
        </w:tc>
        <w:tc>
          <w:tcPr>
            <w:tcW w:w="4848" w:type="dxa"/>
            <w:tcBorders>
              <w:top w:val="nil"/>
              <w:left w:val="nil"/>
              <w:bottom w:val="nil"/>
              <w:right w:val="nil"/>
            </w:tcBorders>
            <w:shd w:val="clear" w:color="auto" w:fill="auto"/>
            <w:noWrap/>
            <w:vAlign w:val="bottom"/>
          </w:tcPr>
          <w:p w14:paraId="45A7E0A9" w14:textId="77777777" w:rsidR="006D299A" w:rsidRPr="00572836" w:rsidRDefault="006D299A" w:rsidP="006D299A">
            <w:pPr>
              <w:spacing w:line="360" w:lineRule="atLeast"/>
              <w:rPr>
                <w:sz w:val="28"/>
              </w:rPr>
            </w:pPr>
            <w:bookmarkStart w:id="2" w:name="RANGE!C19"/>
            <w:r w:rsidRPr="00572836">
              <w:rPr>
                <w:rFonts w:ascii="Times New Roman" w:hAnsi="Times New Roman"/>
                <w:sz w:val="28"/>
              </w:rPr>
              <w:t>Gaussian integers</w:t>
            </w:r>
            <w:bookmarkEnd w:id="2"/>
          </w:p>
        </w:tc>
        <w:tc>
          <w:tcPr>
            <w:tcW w:w="540" w:type="dxa"/>
            <w:tcBorders>
              <w:top w:val="nil"/>
              <w:left w:val="nil"/>
              <w:bottom w:val="nil"/>
              <w:right w:val="nil"/>
            </w:tcBorders>
            <w:shd w:val="clear" w:color="auto" w:fill="auto"/>
            <w:noWrap/>
            <w:vAlign w:val="bottom"/>
          </w:tcPr>
          <w:p w14:paraId="54627C00"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21</w:t>
            </w:r>
          </w:p>
        </w:tc>
      </w:tr>
      <w:tr w:rsidR="006D299A" w:rsidRPr="00572836" w14:paraId="17BAEF95" w14:textId="77777777">
        <w:trPr>
          <w:trHeight w:val="320"/>
        </w:trPr>
        <w:tc>
          <w:tcPr>
            <w:tcW w:w="496" w:type="dxa"/>
            <w:tcBorders>
              <w:top w:val="nil"/>
              <w:left w:val="nil"/>
              <w:bottom w:val="nil"/>
              <w:right w:val="nil"/>
            </w:tcBorders>
            <w:shd w:val="clear" w:color="auto" w:fill="auto"/>
            <w:noWrap/>
            <w:vAlign w:val="bottom"/>
          </w:tcPr>
          <w:p w14:paraId="51FB9A21"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3C54CF23" w14:textId="77777777" w:rsidR="006D299A" w:rsidRPr="00572836" w:rsidRDefault="006D299A" w:rsidP="006D299A">
            <w:pPr>
              <w:spacing w:line="360" w:lineRule="atLeast"/>
              <w:jc w:val="right"/>
              <w:rPr>
                <w:sz w:val="28"/>
              </w:rPr>
            </w:pPr>
            <w:r w:rsidRPr="00572836">
              <w:rPr>
                <w:rFonts w:ascii="Times New Roman" w:hAnsi="Times New Roman"/>
                <w:sz w:val="28"/>
              </w:rPr>
              <w:t>2.2</w:t>
            </w:r>
          </w:p>
        </w:tc>
        <w:tc>
          <w:tcPr>
            <w:tcW w:w="4848" w:type="dxa"/>
            <w:tcBorders>
              <w:top w:val="nil"/>
              <w:left w:val="nil"/>
              <w:bottom w:val="nil"/>
              <w:right w:val="nil"/>
            </w:tcBorders>
            <w:shd w:val="clear" w:color="auto" w:fill="auto"/>
            <w:noWrap/>
            <w:vAlign w:val="bottom"/>
          </w:tcPr>
          <w:p w14:paraId="1C9B41D1" w14:textId="77777777" w:rsidR="006D299A" w:rsidRPr="00572836" w:rsidRDefault="006D299A" w:rsidP="006D299A">
            <w:pPr>
              <w:spacing w:line="360" w:lineRule="atLeast"/>
              <w:rPr>
                <w:sz w:val="28"/>
              </w:rPr>
            </w:pPr>
            <w:r w:rsidRPr="00572836">
              <w:rPr>
                <w:rFonts w:ascii="Times New Roman" w:hAnsi="Times New Roman"/>
                <w:sz w:val="28"/>
              </w:rPr>
              <w:t>Integers in Quadratic Number Fields</w:t>
            </w:r>
          </w:p>
        </w:tc>
        <w:tc>
          <w:tcPr>
            <w:tcW w:w="540" w:type="dxa"/>
            <w:tcBorders>
              <w:top w:val="nil"/>
              <w:left w:val="nil"/>
              <w:bottom w:val="nil"/>
              <w:right w:val="nil"/>
            </w:tcBorders>
            <w:shd w:val="clear" w:color="auto" w:fill="auto"/>
            <w:noWrap/>
            <w:vAlign w:val="bottom"/>
          </w:tcPr>
          <w:p w14:paraId="0B38A913"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26</w:t>
            </w:r>
          </w:p>
        </w:tc>
      </w:tr>
      <w:tr w:rsidR="006D299A" w:rsidRPr="00572836" w14:paraId="744ECBF0" w14:textId="77777777">
        <w:trPr>
          <w:trHeight w:val="320"/>
        </w:trPr>
        <w:tc>
          <w:tcPr>
            <w:tcW w:w="496" w:type="dxa"/>
            <w:tcBorders>
              <w:top w:val="nil"/>
              <w:left w:val="nil"/>
              <w:bottom w:val="nil"/>
              <w:right w:val="nil"/>
            </w:tcBorders>
            <w:shd w:val="clear" w:color="auto" w:fill="auto"/>
            <w:noWrap/>
            <w:vAlign w:val="bottom"/>
          </w:tcPr>
          <w:p w14:paraId="7985EB03"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2195C1A9" w14:textId="77777777" w:rsidR="006D299A" w:rsidRPr="00572836" w:rsidRDefault="006D299A" w:rsidP="006D299A">
            <w:pPr>
              <w:spacing w:line="360" w:lineRule="atLeast"/>
              <w:jc w:val="right"/>
              <w:rPr>
                <w:sz w:val="28"/>
              </w:rPr>
            </w:pPr>
            <w:r w:rsidRPr="00572836">
              <w:rPr>
                <w:rFonts w:ascii="Times New Roman" w:hAnsi="Times New Roman"/>
                <w:sz w:val="28"/>
              </w:rPr>
              <w:t>2.3</w:t>
            </w:r>
          </w:p>
        </w:tc>
        <w:tc>
          <w:tcPr>
            <w:tcW w:w="4848" w:type="dxa"/>
            <w:tcBorders>
              <w:top w:val="nil"/>
              <w:left w:val="nil"/>
              <w:bottom w:val="nil"/>
              <w:right w:val="nil"/>
            </w:tcBorders>
            <w:shd w:val="clear" w:color="auto" w:fill="auto"/>
            <w:noWrap/>
            <w:vAlign w:val="bottom"/>
          </w:tcPr>
          <w:p w14:paraId="093335B5" w14:textId="77777777" w:rsidR="006D299A" w:rsidRPr="00572836" w:rsidRDefault="006D299A" w:rsidP="006D299A">
            <w:pPr>
              <w:spacing w:line="360" w:lineRule="atLeast"/>
              <w:rPr>
                <w:sz w:val="28"/>
              </w:rPr>
            </w:pPr>
            <w:r w:rsidRPr="00572836">
              <w:rPr>
                <w:rFonts w:ascii="Times New Roman" w:hAnsi="Times New Roman"/>
                <w:sz w:val="28"/>
              </w:rPr>
              <w:t xml:space="preserve">Lagrange's </w:t>
            </w:r>
            <w:proofErr w:type="gramStart"/>
            <w:r w:rsidRPr="00572836">
              <w:rPr>
                <w:rFonts w:ascii="Times New Roman" w:hAnsi="Times New Roman"/>
                <w:sz w:val="28"/>
              </w:rPr>
              <w:t>four square</w:t>
            </w:r>
            <w:proofErr w:type="gramEnd"/>
            <w:r w:rsidRPr="00572836">
              <w:rPr>
                <w:rFonts w:ascii="Times New Roman" w:hAnsi="Times New Roman"/>
                <w:sz w:val="28"/>
              </w:rPr>
              <w:t xml:space="preserve"> theorem</w:t>
            </w:r>
          </w:p>
        </w:tc>
        <w:tc>
          <w:tcPr>
            <w:tcW w:w="540" w:type="dxa"/>
            <w:tcBorders>
              <w:top w:val="nil"/>
              <w:left w:val="nil"/>
              <w:bottom w:val="nil"/>
              <w:right w:val="nil"/>
            </w:tcBorders>
            <w:shd w:val="clear" w:color="auto" w:fill="auto"/>
            <w:noWrap/>
            <w:vAlign w:val="bottom"/>
          </w:tcPr>
          <w:p w14:paraId="0CA014E8" w14:textId="77777777" w:rsidR="006D299A" w:rsidRPr="00572836" w:rsidRDefault="006D299A" w:rsidP="006D299A">
            <w:pPr>
              <w:spacing w:line="360" w:lineRule="atLeast"/>
              <w:jc w:val="right"/>
              <w:rPr>
                <w:rFonts w:ascii="Verdana" w:hAnsi="Verdana"/>
                <w:sz w:val="28"/>
              </w:rPr>
            </w:pPr>
            <w:r w:rsidRPr="00572836">
              <w:rPr>
                <w:rFonts w:ascii="Times New Roman" w:hAnsi="Times New Roman"/>
                <w:sz w:val="28"/>
              </w:rPr>
              <w:t>28</w:t>
            </w:r>
          </w:p>
        </w:tc>
      </w:tr>
    </w:tbl>
    <w:p w14:paraId="0DF2B738" w14:textId="77777777" w:rsidR="006D299A" w:rsidRPr="00572836" w:rsidRDefault="006D299A" w:rsidP="006D299A">
      <w:pPr>
        <w:spacing w:line="360" w:lineRule="atLeast"/>
        <w:rPr>
          <w:rFonts w:ascii="Times New Roman" w:hAnsi="Times New Roman"/>
          <w:sz w:val="28"/>
        </w:rPr>
      </w:pPr>
    </w:p>
    <w:tbl>
      <w:tblPr>
        <w:tblW w:w="6590" w:type="dxa"/>
        <w:tblInd w:w="88" w:type="dxa"/>
        <w:tblLook w:val="0000" w:firstRow="0" w:lastRow="0" w:firstColumn="0" w:lastColumn="0" w:noHBand="0" w:noVBand="0"/>
      </w:tblPr>
      <w:tblGrid>
        <w:gridCol w:w="496"/>
        <w:gridCol w:w="706"/>
        <w:gridCol w:w="4848"/>
        <w:gridCol w:w="540"/>
      </w:tblGrid>
      <w:tr w:rsidR="006D299A" w:rsidRPr="00572836" w14:paraId="58DF53CD" w14:textId="77777777">
        <w:trPr>
          <w:trHeight w:val="320"/>
        </w:trPr>
        <w:tc>
          <w:tcPr>
            <w:tcW w:w="496" w:type="dxa"/>
            <w:tcBorders>
              <w:top w:val="nil"/>
              <w:left w:val="nil"/>
              <w:bottom w:val="nil"/>
              <w:right w:val="nil"/>
            </w:tcBorders>
            <w:shd w:val="clear" w:color="auto" w:fill="auto"/>
            <w:noWrap/>
            <w:vAlign w:val="bottom"/>
          </w:tcPr>
          <w:p w14:paraId="336B8ABA" w14:textId="77777777" w:rsidR="006D299A" w:rsidRPr="00572836" w:rsidRDefault="006D299A" w:rsidP="006D299A">
            <w:pPr>
              <w:spacing w:line="360" w:lineRule="atLeast"/>
              <w:rPr>
                <w:sz w:val="28"/>
              </w:rPr>
            </w:pPr>
            <w:r w:rsidRPr="00572836">
              <w:rPr>
                <w:rFonts w:ascii="Times New Roman" w:hAnsi="Times New Roman"/>
                <w:sz w:val="28"/>
              </w:rPr>
              <w:t>§3</w:t>
            </w:r>
          </w:p>
        </w:tc>
        <w:tc>
          <w:tcPr>
            <w:tcW w:w="5554" w:type="dxa"/>
            <w:gridSpan w:val="2"/>
            <w:tcBorders>
              <w:top w:val="nil"/>
              <w:left w:val="nil"/>
              <w:bottom w:val="nil"/>
              <w:right w:val="nil"/>
            </w:tcBorders>
            <w:shd w:val="clear" w:color="auto" w:fill="auto"/>
            <w:noWrap/>
            <w:vAlign w:val="bottom"/>
          </w:tcPr>
          <w:p w14:paraId="3FB5E1EE" w14:textId="77777777" w:rsidR="006D299A" w:rsidRPr="00572836" w:rsidRDefault="006D299A" w:rsidP="006D299A">
            <w:pPr>
              <w:spacing w:line="360" w:lineRule="atLeast"/>
              <w:rPr>
                <w:sz w:val="28"/>
              </w:rPr>
            </w:pPr>
            <w:r w:rsidRPr="00572836">
              <w:rPr>
                <w:rFonts w:ascii="Times New Roman" w:hAnsi="Times New Roman"/>
                <w:sz w:val="28"/>
              </w:rPr>
              <w:t>Modular arithmetic</w:t>
            </w:r>
          </w:p>
        </w:tc>
        <w:tc>
          <w:tcPr>
            <w:tcW w:w="540" w:type="dxa"/>
            <w:tcBorders>
              <w:top w:val="nil"/>
              <w:left w:val="nil"/>
              <w:bottom w:val="nil"/>
              <w:right w:val="nil"/>
            </w:tcBorders>
            <w:shd w:val="clear" w:color="auto" w:fill="auto"/>
            <w:noWrap/>
            <w:vAlign w:val="bottom"/>
          </w:tcPr>
          <w:p w14:paraId="3FA93191" w14:textId="77777777" w:rsidR="006D299A" w:rsidRPr="00572836" w:rsidRDefault="006D299A" w:rsidP="006D299A">
            <w:pPr>
              <w:spacing w:line="360" w:lineRule="atLeast"/>
              <w:rPr>
                <w:rFonts w:ascii="Verdana" w:hAnsi="Verdana"/>
                <w:sz w:val="28"/>
              </w:rPr>
            </w:pPr>
          </w:p>
        </w:tc>
      </w:tr>
      <w:tr w:rsidR="006D299A" w:rsidRPr="00572836" w14:paraId="3A645854" w14:textId="77777777">
        <w:trPr>
          <w:trHeight w:val="320"/>
        </w:trPr>
        <w:tc>
          <w:tcPr>
            <w:tcW w:w="496" w:type="dxa"/>
            <w:tcBorders>
              <w:top w:val="nil"/>
              <w:left w:val="nil"/>
              <w:bottom w:val="nil"/>
              <w:right w:val="nil"/>
            </w:tcBorders>
            <w:shd w:val="clear" w:color="auto" w:fill="auto"/>
            <w:noWrap/>
            <w:vAlign w:val="bottom"/>
          </w:tcPr>
          <w:p w14:paraId="0A9ECE4C"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095CDF87" w14:textId="77777777" w:rsidR="006D299A" w:rsidRPr="00572836" w:rsidRDefault="006D299A" w:rsidP="006D299A">
            <w:pPr>
              <w:spacing w:line="360" w:lineRule="atLeast"/>
              <w:jc w:val="right"/>
              <w:rPr>
                <w:sz w:val="28"/>
              </w:rPr>
            </w:pPr>
            <w:r w:rsidRPr="00572836">
              <w:rPr>
                <w:rFonts w:ascii="Times New Roman" w:hAnsi="Times New Roman"/>
                <w:sz w:val="28"/>
              </w:rPr>
              <w:t>3.1</w:t>
            </w:r>
          </w:p>
        </w:tc>
        <w:tc>
          <w:tcPr>
            <w:tcW w:w="4848" w:type="dxa"/>
            <w:tcBorders>
              <w:top w:val="nil"/>
              <w:left w:val="nil"/>
              <w:bottom w:val="nil"/>
              <w:right w:val="nil"/>
            </w:tcBorders>
            <w:shd w:val="clear" w:color="auto" w:fill="auto"/>
            <w:noWrap/>
            <w:vAlign w:val="bottom"/>
          </w:tcPr>
          <w:p w14:paraId="4AF7EE12" w14:textId="77777777" w:rsidR="006D299A" w:rsidRPr="00572836" w:rsidRDefault="006D299A" w:rsidP="006D299A">
            <w:pPr>
              <w:spacing w:line="360" w:lineRule="atLeast"/>
              <w:rPr>
                <w:sz w:val="28"/>
              </w:rPr>
            </w:pPr>
            <w:r w:rsidRPr="00572836">
              <w:rPr>
                <w:rFonts w:ascii="Times New Roman" w:hAnsi="Times New Roman"/>
                <w:sz w:val="28"/>
              </w:rPr>
              <w:t>Some group theory</w:t>
            </w:r>
          </w:p>
        </w:tc>
        <w:tc>
          <w:tcPr>
            <w:tcW w:w="540" w:type="dxa"/>
            <w:tcBorders>
              <w:top w:val="nil"/>
              <w:left w:val="nil"/>
              <w:bottom w:val="nil"/>
              <w:right w:val="nil"/>
            </w:tcBorders>
            <w:shd w:val="clear" w:color="auto" w:fill="auto"/>
            <w:noWrap/>
            <w:vAlign w:val="bottom"/>
          </w:tcPr>
          <w:p w14:paraId="247512F0"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31</w:t>
            </w:r>
          </w:p>
        </w:tc>
      </w:tr>
      <w:tr w:rsidR="006D299A" w:rsidRPr="00572836" w14:paraId="167DF5DB" w14:textId="77777777">
        <w:trPr>
          <w:trHeight w:val="320"/>
        </w:trPr>
        <w:tc>
          <w:tcPr>
            <w:tcW w:w="496" w:type="dxa"/>
            <w:tcBorders>
              <w:top w:val="nil"/>
              <w:left w:val="nil"/>
              <w:bottom w:val="nil"/>
              <w:right w:val="nil"/>
            </w:tcBorders>
            <w:shd w:val="clear" w:color="auto" w:fill="auto"/>
            <w:noWrap/>
            <w:vAlign w:val="bottom"/>
          </w:tcPr>
          <w:p w14:paraId="369D71DF"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51264C4E" w14:textId="77777777" w:rsidR="006D299A" w:rsidRPr="00572836" w:rsidRDefault="006D299A" w:rsidP="006D299A">
            <w:pPr>
              <w:spacing w:line="360" w:lineRule="atLeast"/>
              <w:jc w:val="right"/>
              <w:rPr>
                <w:sz w:val="28"/>
              </w:rPr>
            </w:pPr>
            <w:r w:rsidRPr="00572836">
              <w:rPr>
                <w:rFonts w:ascii="Times New Roman" w:hAnsi="Times New Roman"/>
                <w:sz w:val="28"/>
              </w:rPr>
              <w:t>3.2</w:t>
            </w:r>
          </w:p>
        </w:tc>
        <w:tc>
          <w:tcPr>
            <w:tcW w:w="4848" w:type="dxa"/>
            <w:tcBorders>
              <w:top w:val="nil"/>
              <w:left w:val="nil"/>
              <w:bottom w:val="nil"/>
              <w:right w:val="nil"/>
            </w:tcBorders>
            <w:shd w:val="clear" w:color="auto" w:fill="auto"/>
            <w:noWrap/>
            <w:vAlign w:val="bottom"/>
          </w:tcPr>
          <w:p w14:paraId="454A3370" w14:textId="77777777" w:rsidR="006D299A" w:rsidRPr="00572836" w:rsidRDefault="006D299A" w:rsidP="006D299A">
            <w:pPr>
              <w:spacing w:line="360" w:lineRule="atLeast"/>
              <w:rPr>
                <w:sz w:val="28"/>
              </w:rPr>
            </w:pPr>
            <w:r w:rsidRPr="00572836">
              <w:rPr>
                <w:rFonts w:ascii="Times New Roman" w:hAnsi="Times New Roman"/>
                <w:sz w:val="28"/>
              </w:rPr>
              <w:t>Primitive roots</w:t>
            </w:r>
          </w:p>
        </w:tc>
        <w:tc>
          <w:tcPr>
            <w:tcW w:w="540" w:type="dxa"/>
            <w:tcBorders>
              <w:top w:val="nil"/>
              <w:left w:val="nil"/>
              <w:bottom w:val="nil"/>
              <w:right w:val="nil"/>
            </w:tcBorders>
            <w:shd w:val="clear" w:color="auto" w:fill="auto"/>
            <w:noWrap/>
            <w:vAlign w:val="bottom"/>
          </w:tcPr>
          <w:p w14:paraId="4AA42721"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32</w:t>
            </w:r>
          </w:p>
        </w:tc>
      </w:tr>
      <w:tr w:rsidR="006D299A" w:rsidRPr="00572836" w14:paraId="1C23C17D" w14:textId="77777777">
        <w:trPr>
          <w:trHeight w:val="320"/>
        </w:trPr>
        <w:tc>
          <w:tcPr>
            <w:tcW w:w="496" w:type="dxa"/>
            <w:tcBorders>
              <w:top w:val="nil"/>
              <w:left w:val="nil"/>
              <w:bottom w:val="nil"/>
              <w:right w:val="nil"/>
            </w:tcBorders>
            <w:shd w:val="clear" w:color="auto" w:fill="auto"/>
            <w:noWrap/>
            <w:vAlign w:val="bottom"/>
          </w:tcPr>
          <w:p w14:paraId="794D965E"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308E7CC0" w14:textId="77777777" w:rsidR="006D299A" w:rsidRPr="00572836" w:rsidRDefault="006D299A" w:rsidP="006D299A">
            <w:pPr>
              <w:spacing w:line="360" w:lineRule="atLeast"/>
              <w:jc w:val="right"/>
              <w:rPr>
                <w:sz w:val="28"/>
              </w:rPr>
            </w:pPr>
            <w:r w:rsidRPr="00572836">
              <w:rPr>
                <w:rFonts w:ascii="Times New Roman" w:hAnsi="Times New Roman"/>
                <w:sz w:val="28"/>
              </w:rPr>
              <w:t>3.3</w:t>
            </w:r>
          </w:p>
        </w:tc>
        <w:tc>
          <w:tcPr>
            <w:tcW w:w="4848" w:type="dxa"/>
            <w:tcBorders>
              <w:top w:val="nil"/>
              <w:left w:val="nil"/>
              <w:bottom w:val="nil"/>
              <w:right w:val="nil"/>
            </w:tcBorders>
            <w:shd w:val="clear" w:color="auto" w:fill="auto"/>
            <w:noWrap/>
            <w:vAlign w:val="bottom"/>
          </w:tcPr>
          <w:p w14:paraId="65549B1A" w14:textId="77777777" w:rsidR="006D299A" w:rsidRPr="00572836" w:rsidRDefault="006D299A" w:rsidP="006D299A">
            <w:pPr>
              <w:spacing w:line="360" w:lineRule="atLeast"/>
              <w:rPr>
                <w:sz w:val="28"/>
              </w:rPr>
            </w:pPr>
            <w:r w:rsidRPr="00572836">
              <w:rPr>
                <w:rFonts w:ascii="Times New Roman" w:hAnsi="Times New Roman"/>
                <w:sz w:val="28"/>
              </w:rPr>
              <w:t>Quadratic residues</w:t>
            </w:r>
          </w:p>
        </w:tc>
        <w:tc>
          <w:tcPr>
            <w:tcW w:w="540" w:type="dxa"/>
            <w:tcBorders>
              <w:top w:val="nil"/>
              <w:left w:val="nil"/>
              <w:bottom w:val="nil"/>
              <w:right w:val="nil"/>
            </w:tcBorders>
            <w:shd w:val="clear" w:color="auto" w:fill="auto"/>
            <w:noWrap/>
            <w:vAlign w:val="bottom"/>
          </w:tcPr>
          <w:p w14:paraId="79CF2DFA"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35</w:t>
            </w:r>
          </w:p>
        </w:tc>
      </w:tr>
      <w:tr w:rsidR="006D299A" w:rsidRPr="00572836" w14:paraId="4A7E1614" w14:textId="77777777">
        <w:trPr>
          <w:trHeight w:val="320"/>
        </w:trPr>
        <w:tc>
          <w:tcPr>
            <w:tcW w:w="496" w:type="dxa"/>
            <w:tcBorders>
              <w:top w:val="nil"/>
              <w:left w:val="nil"/>
              <w:bottom w:val="nil"/>
              <w:right w:val="nil"/>
            </w:tcBorders>
            <w:shd w:val="clear" w:color="auto" w:fill="auto"/>
            <w:noWrap/>
            <w:vAlign w:val="bottom"/>
          </w:tcPr>
          <w:p w14:paraId="22C2A105"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1FA7F0AB" w14:textId="77777777" w:rsidR="006D299A" w:rsidRPr="00572836" w:rsidRDefault="006D299A" w:rsidP="006D299A">
            <w:pPr>
              <w:spacing w:line="360" w:lineRule="atLeast"/>
              <w:jc w:val="right"/>
              <w:rPr>
                <w:sz w:val="28"/>
              </w:rPr>
            </w:pPr>
            <w:r w:rsidRPr="00572836">
              <w:rPr>
                <w:rFonts w:ascii="Times New Roman" w:hAnsi="Times New Roman"/>
                <w:sz w:val="28"/>
              </w:rPr>
              <w:t>3.4</w:t>
            </w:r>
          </w:p>
        </w:tc>
        <w:tc>
          <w:tcPr>
            <w:tcW w:w="4848" w:type="dxa"/>
            <w:tcBorders>
              <w:top w:val="nil"/>
              <w:left w:val="nil"/>
              <w:bottom w:val="nil"/>
              <w:right w:val="nil"/>
            </w:tcBorders>
            <w:shd w:val="clear" w:color="auto" w:fill="auto"/>
            <w:noWrap/>
            <w:vAlign w:val="bottom"/>
          </w:tcPr>
          <w:p w14:paraId="08C89E46" w14:textId="77777777" w:rsidR="006D299A" w:rsidRPr="00572836" w:rsidRDefault="006D299A" w:rsidP="006D299A">
            <w:pPr>
              <w:spacing w:line="360" w:lineRule="atLeast"/>
              <w:rPr>
                <w:sz w:val="28"/>
              </w:rPr>
            </w:pPr>
            <w:r w:rsidRPr="00572836">
              <w:rPr>
                <w:rFonts w:ascii="Times New Roman" w:hAnsi="Times New Roman"/>
                <w:sz w:val="28"/>
              </w:rPr>
              <w:t>The Law of Quadratic reciprocity</w:t>
            </w:r>
          </w:p>
        </w:tc>
        <w:tc>
          <w:tcPr>
            <w:tcW w:w="540" w:type="dxa"/>
            <w:tcBorders>
              <w:top w:val="nil"/>
              <w:left w:val="nil"/>
              <w:bottom w:val="nil"/>
              <w:right w:val="nil"/>
            </w:tcBorders>
            <w:shd w:val="clear" w:color="auto" w:fill="auto"/>
            <w:noWrap/>
            <w:vAlign w:val="bottom"/>
          </w:tcPr>
          <w:p w14:paraId="136CA838"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38</w:t>
            </w:r>
          </w:p>
        </w:tc>
      </w:tr>
      <w:tr w:rsidR="006D299A" w:rsidRPr="00572836" w14:paraId="224BA895" w14:textId="77777777">
        <w:trPr>
          <w:trHeight w:val="320"/>
        </w:trPr>
        <w:tc>
          <w:tcPr>
            <w:tcW w:w="496" w:type="dxa"/>
            <w:tcBorders>
              <w:top w:val="nil"/>
              <w:left w:val="nil"/>
              <w:bottom w:val="nil"/>
              <w:right w:val="nil"/>
            </w:tcBorders>
            <w:shd w:val="clear" w:color="auto" w:fill="auto"/>
            <w:noWrap/>
            <w:vAlign w:val="bottom"/>
          </w:tcPr>
          <w:p w14:paraId="6221DDC6"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4845CCF8" w14:textId="77777777" w:rsidR="006D299A" w:rsidRPr="00572836" w:rsidRDefault="006D299A" w:rsidP="006D299A">
            <w:pPr>
              <w:spacing w:line="360" w:lineRule="atLeast"/>
              <w:jc w:val="right"/>
              <w:rPr>
                <w:sz w:val="28"/>
              </w:rPr>
            </w:pPr>
            <w:r w:rsidRPr="00572836">
              <w:rPr>
                <w:rFonts w:ascii="Times New Roman" w:hAnsi="Times New Roman"/>
                <w:sz w:val="28"/>
              </w:rPr>
              <w:t>3.5</w:t>
            </w:r>
          </w:p>
        </w:tc>
        <w:tc>
          <w:tcPr>
            <w:tcW w:w="4848" w:type="dxa"/>
            <w:tcBorders>
              <w:top w:val="nil"/>
              <w:left w:val="nil"/>
              <w:bottom w:val="nil"/>
              <w:right w:val="nil"/>
            </w:tcBorders>
            <w:shd w:val="clear" w:color="auto" w:fill="auto"/>
            <w:noWrap/>
            <w:vAlign w:val="bottom"/>
          </w:tcPr>
          <w:p w14:paraId="38D53058" w14:textId="77777777" w:rsidR="006D299A" w:rsidRPr="00F919D6" w:rsidRDefault="006D299A" w:rsidP="006D299A">
            <w:pPr>
              <w:spacing w:line="360" w:lineRule="atLeast"/>
              <w:rPr>
                <w:sz w:val="28"/>
                <w:lang w:val="it-IT"/>
              </w:rPr>
            </w:pPr>
            <w:r w:rsidRPr="00F919D6">
              <w:rPr>
                <w:rFonts w:ascii="Times New Roman" w:hAnsi="Times New Roman"/>
                <w:sz w:val="28"/>
                <w:lang w:val="it-IT"/>
              </w:rPr>
              <w:t>Square roots modulo non-primes</w:t>
            </w:r>
          </w:p>
        </w:tc>
        <w:tc>
          <w:tcPr>
            <w:tcW w:w="540" w:type="dxa"/>
            <w:tcBorders>
              <w:top w:val="nil"/>
              <w:left w:val="nil"/>
              <w:bottom w:val="nil"/>
              <w:right w:val="nil"/>
            </w:tcBorders>
            <w:shd w:val="clear" w:color="auto" w:fill="auto"/>
            <w:noWrap/>
            <w:vAlign w:val="bottom"/>
          </w:tcPr>
          <w:p w14:paraId="65AC692C"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40</w:t>
            </w:r>
          </w:p>
        </w:tc>
      </w:tr>
    </w:tbl>
    <w:p w14:paraId="4B8F2FAC" w14:textId="77777777" w:rsidR="006D299A" w:rsidRPr="00572836" w:rsidRDefault="006D299A" w:rsidP="006D299A">
      <w:pPr>
        <w:spacing w:line="360" w:lineRule="atLeast"/>
        <w:rPr>
          <w:rFonts w:ascii="Times New Roman" w:hAnsi="Times New Roman"/>
          <w:sz w:val="28"/>
        </w:rPr>
      </w:pPr>
    </w:p>
    <w:tbl>
      <w:tblPr>
        <w:tblW w:w="6590" w:type="dxa"/>
        <w:tblInd w:w="88" w:type="dxa"/>
        <w:tblLook w:val="0000" w:firstRow="0" w:lastRow="0" w:firstColumn="0" w:lastColumn="0" w:noHBand="0" w:noVBand="0"/>
      </w:tblPr>
      <w:tblGrid>
        <w:gridCol w:w="496"/>
        <w:gridCol w:w="706"/>
        <w:gridCol w:w="4848"/>
        <w:gridCol w:w="540"/>
      </w:tblGrid>
      <w:tr w:rsidR="006D299A" w:rsidRPr="00572836" w14:paraId="3D2F7B2C" w14:textId="77777777">
        <w:trPr>
          <w:trHeight w:val="320"/>
        </w:trPr>
        <w:tc>
          <w:tcPr>
            <w:tcW w:w="496" w:type="dxa"/>
            <w:tcBorders>
              <w:top w:val="nil"/>
              <w:left w:val="nil"/>
              <w:bottom w:val="nil"/>
              <w:right w:val="nil"/>
            </w:tcBorders>
            <w:shd w:val="clear" w:color="auto" w:fill="auto"/>
            <w:noWrap/>
            <w:vAlign w:val="bottom"/>
          </w:tcPr>
          <w:p w14:paraId="4F24C7A1" w14:textId="77777777" w:rsidR="006D299A" w:rsidRPr="00572836" w:rsidRDefault="006D299A" w:rsidP="006D299A">
            <w:pPr>
              <w:spacing w:line="360" w:lineRule="atLeast"/>
              <w:rPr>
                <w:sz w:val="28"/>
              </w:rPr>
            </w:pPr>
            <w:r w:rsidRPr="00572836">
              <w:rPr>
                <w:rFonts w:ascii="Times New Roman" w:hAnsi="Times New Roman"/>
                <w:sz w:val="28"/>
              </w:rPr>
              <w:t>§4</w:t>
            </w:r>
          </w:p>
        </w:tc>
        <w:tc>
          <w:tcPr>
            <w:tcW w:w="5554" w:type="dxa"/>
            <w:gridSpan w:val="2"/>
            <w:tcBorders>
              <w:top w:val="nil"/>
              <w:left w:val="nil"/>
              <w:bottom w:val="nil"/>
              <w:right w:val="nil"/>
            </w:tcBorders>
            <w:shd w:val="clear" w:color="auto" w:fill="auto"/>
            <w:noWrap/>
            <w:vAlign w:val="bottom"/>
          </w:tcPr>
          <w:p w14:paraId="510B45C7" w14:textId="77777777" w:rsidR="006D299A" w:rsidRPr="00572836" w:rsidRDefault="006D299A" w:rsidP="006D299A">
            <w:pPr>
              <w:spacing w:line="360" w:lineRule="atLeast"/>
              <w:rPr>
                <w:sz w:val="28"/>
              </w:rPr>
            </w:pPr>
            <w:r w:rsidRPr="00572836">
              <w:rPr>
                <w:rFonts w:ascii="Times New Roman" w:hAnsi="Times New Roman"/>
                <w:sz w:val="28"/>
              </w:rPr>
              <w:t>Continued fractions</w:t>
            </w:r>
          </w:p>
        </w:tc>
        <w:tc>
          <w:tcPr>
            <w:tcW w:w="540" w:type="dxa"/>
            <w:tcBorders>
              <w:top w:val="nil"/>
              <w:left w:val="nil"/>
              <w:bottom w:val="nil"/>
              <w:right w:val="nil"/>
            </w:tcBorders>
            <w:shd w:val="clear" w:color="auto" w:fill="auto"/>
            <w:noWrap/>
            <w:vAlign w:val="bottom"/>
          </w:tcPr>
          <w:p w14:paraId="3880B86A" w14:textId="77777777" w:rsidR="006D299A" w:rsidRPr="00572836" w:rsidRDefault="006D299A" w:rsidP="006D299A">
            <w:pPr>
              <w:spacing w:line="360" w:lineRule="atLeast"/>
              <w:rPr>
                <w:rFonts w:ascii="Verdana" w:hAnsi="Verdana"/>
                <w:sz w:val="28"/>
              </w:rPr>
            </w:pPr>
          </w:p>
        </w:tc>
      </w:tr>
      <w:tr w:rsidR="006D299A" w:rsidRPr="00572836" w14:paraId="5A9FD6D5" w14:textId="77777777">
        <w:trPr>
          <w:trHeight w:val="320"/>
        </w:trPr>
        <w:tc>
          <w:tcPr>
            <w:tcW w:w="496" w:type="dxa"/>
            <w:tcBorders>
              <w:top w:val="nil"/>
              <w:left w:val="nil"/>
              <w:bottom w:val="nil"/>
              <w:right w:val="nil"/>
            </w:tcBorders>
            <w:shd w:val="clear" w:color="auto" w:fill="auto"/>
            <w:noWrap/>
            <w:vAlign w:val="bottom"/>
          </w:tcPr>
          <w:p w14:paraId="61951775"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2FB1C07E" w14:textId="77777777" w:rsidR="006D299A" w:rsidRPr="00572836" w:rsidRDefault="006D299A" w:rsidP="006D299A">
            <w:pPr>
              <w:spacing w:line="360" w:lineRule="atLeast"/>
              <w:jc w:val="right"/>
              <w:rPr>
                <w:sz w:val="28"/>
              </w:rPr>
            </w:pPr>
            <w:r w:rsidRPr="00572836">
              <w:rPr>
                <w:rFonts w:ascii="Times New Roman" w:hAnsi="Times New Roman"/>
                <w:sz w:val="28"/>
              </w:rPr>
              <w:t>4.1</w:t>
            </w:r>
          </w:p>
        </w:tc>
        <w:tc>
          <w:tcPr>
            <w:tcW w:w="4848" w:type="dxa"/>
            <w:tcBorders>
              <w:top w:val="nil"/>
              <w:left w:val="nil"/>
              <w:bottom w:val="nil"/>
              <w:right w:val="nil"/>
            </w:tcBorders>
            <w:shd w:val="clear" w:color="auto" w:fill="auto"/>
            <w:noWrap/>
            <w:vAlign w:val="bottom"/>
          </w:tcPr>
          <w:p w14:paraId="51326535" w14:textId="77777777" w:rsidR="006D299A" w:rsidRPr="00572836" w:rsidRDefault="006D299A" w:rsidP="006D299A">
            <w:pPr>
              <w:spacing w:line="360" w:lineRule="atLeast"/>
              <w:rPr>
                <w:sz w:val="28"/>
              </w:rPr>
            </w:pPr>
            <w:r w:rsidRPr="00572836">
              <w:rPr>
                <w:rFonts w:ascii="Times New Roman" w:hAnsi="Times New Roman"/>
                <w:sz w:val="28"/>
              </w:rPr>
              <w:t>Introduction</w:t>
            </w:r>
          </w:p>
        </w:tc>
        <w:tc>
          <w:tcPr>
            <w:tcW w:w="540" w:type="dxa"/>
            <w:tcBorders>
              <w:top w:val="nil"/>
              <w:left w:val="nil"/>
              <w:bottom w:val="nil"/>
              <w:right w:val="nil"/>
            </w:tcBorders>
            <w:shd w:val="clear" w:color="auto" w:fill="auto"/>
            <w:noWrap/>
            <w:vAlign w:val="bottom"/>
          </w:tcPr>
          <w:p w14:paraId="15618E61"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43</w:t>
            </w:r>
          </w:p>
        </w:tc>
      </w:tr>
      <w:tr w:rsidR="006D299A" w:rsidRPr="00572836" w14:paraId="5F6DAC39" w14:textId="77777777">
        <w:trPr>
          <w:trHeight w:val="320"/>
        </w:trPr>
        <w:tc>
          <w:tcPr>
            <w:tcW w:w="496" w:type="dxa"/>
            <w:tcBorders>
              <w:top w:val="nil"/>
              <w:left w:val="nil"/>
              <w:bottom w:val="nil"/>
              <w:right w:val="nil"/>
            </w:tcBorders>
            <w:shd w:val="clear" w:color="auto" w:fill="auto"/>
            <w:noWrap/>
            <w:vAlign w:val="bottom"/>
          </w:tcPr>
          <w:p w14:paraId="4101A10A"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768BD98A" w14:textId="77777777" w:rsidR="006D299A" w:rsidRPr="00572836" w:rsidRDefault="006D299A" w:rsidP="006D299A">
            <w:pPr>
              <w:spacing w:line="360" w:lineRule="atLeast"/>
              <w:jc w:val="right"/>
              <w:rPr>
                <w:sz w:val="28"/>
              </w:rPr>
            </w:pPr>
            <w:r w:rsidRPr="00572836">
              <w:rPr>
                <w:rFonts w:ascii="Times New Roman" w:hAnsi="Times New Roman"/>
                <w:sz w:val="28"/>
              </w:rPr>
              <w:t>4.2</w:t>
            </w:r>
          </w:p>
        </w:tc>
        <w:tc>
          <w:tcPr>
            <w:tcW w:w="4848" w:type="dxa"/>
            <w:tcBorders>
              <w:top w:val="nil"/>
              <w:left w:val="nil"/>
              <w:bottom w:val="nil"/>
              <w:right w:val="nil"/>
            </w:tcBorders>
            <w:shd w:val="clear" w:color="auto" w:fill="auto"/>
            <w:noWrap/>
            <w:vAlign w:val="bottom"/>
          </w:tcPr>
          <w:p w14:paraId="6E258C53" w14:textId="77777777" w:rsidR="006D299A" w:rsidRPr="00572836" w:rsidRDefault="006D299A" w:rsidP="006D299A">
            <w:pPr>
              <w:spacing w:line="360" w:lineRule="atLeast"/>
              <w:rPr>
                <w:sz w:val="28"/>
              </w:rPr>
            </w:pPr>
            <w:r w:rsidRPr="00572836">
              <w:rPr>
                <w:rFonts w:ascii="Times New Roman" w:hAnsi="Times New Roman"/>
                <w:sz w:val="28"/>
              </w:rPr>
              <w:t>Approximating reals by rationals</w:t>
            </w:r>
          </w:p>
        </w:tc>
        <w:tc>
          <w:tcPr>
            <w:tcW w:w="540" w:type="dxa"/>
            <w:tcBorders>
              <w:top w:val="nil"/>
              <w:left w:val="nil"/>
              <w:bottom w:val="nil"/>
              <w:right w:val="nil"/>
            </w:tcBorders>
            <w:shd w:val="clear" w:color="auto" w:fill="auto"/>
            <w:vAlign w:val="bottom"/>
          </w:tcPr>
          <w:p w14:paraId="31853C79" w14:textId="77777777" w:rsidR="006D299A" w:rsidRPr="00572836" w:rsidRDefault="006D299A" w:rsidP="006D299A">
            <w:pPr>
              <w:spacing w:line="360" w:lineRule="atLeast"/>
              <w:rPr>
                <w:sz w:val="28"/>
              </w:rPr>
            </w:pPr>
            <w:r w:rsidRPr="00572836">
              <w:rPr>
                <w:rFonts w:ascii="Times New Roman" w:hAnsi="Times New Roman"/>
                <w:sz w:val="28"/>
              </w:rPr>
              <w:t>47</w:t>
            </w:r>
          </w:p>
        </w:tc>
      </w:tr>
      <w:tr w:rsidR="006D299A" w:rsidRPr="00572836" w14:paraId="5A5F8F5E" w14:textId="77777777">
        <w:trPr>
          <w:trHeight w:val="320"/>
        </w:trPr>
        <w:tc>
          <w:tcPr>
            <w:tcW w:w="496" w:type="dxa"/>
            <w:tcBorders>
              <w:top w:val="nil"/>
              <w:left w:val="nil"/>
              <w:bottom w:val="nil"/>
              <w:right w:val="nil"/>
            </w:tcBorders>
            <w:shd w:val="clear" w:color="auto" w:fill="auto"/>
            <w:noWrap/>
            <w:vAlign w:val="bottom"/>
          </w:tcPr>
          <w:p w14:paraId="0D74DE60"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5783D048" w14:textId="77777777" w:rsidR="006D299A" w:rsidRPr="00572836" w:rsidRDefault="006D299A" w:rsidP="006D299A">
            <w:pPr>
              <w:spacing w:line="360" w:lineRule="atLeast"/>
              <w:jc w:val="right"/>
              <w:rPr>
                <w:sz w:val="28"/>
              </w:rPr>
            </w:pPr>
            <w:r w:rsidRPr="00572836">
              <w:rPr>
                <w:rFonts w:ascii="Times New Roman" w:hAnsi="Times New Roman"/>
                <w:sz w:val="28"/>
              </w:rPr>
              <w:t>4.3</w:t>
            </w:r>
          </w:p>
        </w:tc>
        <w:tc>
          <w:tcPr>
            <w:tcW w:w="4848" w:type="dxa"/>
            <w:tcBorders>
              <w:top w:val="nil"/>
              <w:left w:val="nil"/>
              <w:bottom w:val="nil"/>
              <w:right w:val="nil"/>
            </w:tcBorders>
            <w:shd w:val="clear" w:color="auto" w:fill="auto"/>
            <w:noWrap/>
            <w:vAlign w:val="bottom"/>
          </w:tcPr>
          <w:p w14:paraId="76DA37F7" w14:textId="77777777" w:rsidR="006D299A" w:rsidRPr="00572836" w:rsidRDefault="006D299A" w:rsidP="006D299A">
            <w:pPr>
              <w:spacing w:line="360" w:lineRule="atLeast"/>
              <w:rPr>
                <w:sz w:val="28"/>
              </w:rPr>
            </w:pPr>
            <w:r w:rsidRPr="00572836">
              <w:rPr>
                <w:rFonts w:ascii="Times New Roman" w:hAnsi="Times New Roman"/>
                <w:sz w:val="28"/>
              </w:rPr>
              <w:t>Continued fractions of square roots</w:t>
            </w:r>
          </w:p>
        </w:tc>
        <w:tc>
          <w:tcPr>
            <w:tcW w:w="540" w:type="dxa"/>
            <w:tcBorders>
              <w:top w:val="nil"/>
              <w:left w:val="nil"/>
              <w:bottom w:val="nil"/>
              <w:right w:val="nil"/>
            </w:tcBorders>
            <w:shd w:val="clear" w:color="auto" w:fill="auto"/>
            <w:noWrap/>
            <w:vAlign w:val="bottom"/>
          </w:tcPr>
          <w:p w14:paraId="2CA1E875"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49</w:t>
            </w:r>
          </w:p>
        </w:tc>
      </w:tr>
      <w:tr w:rsidR="006D299A" w:rsidRPr="00572836" w14:paraId="19073228" w14:textId="77777777">
        <w:trPr>
          <w:trHeight w:val="320"/>
        </w:trPr>
        <w:tc>
          <w:tcPr>
            <w:tcW w:w="496" w:type="dxa"/>
            <w:tcBorders>
              <w:top w:val="nil"/>
              <w:left w:val="nil"/>
              <w:bottom w:val="nil"/>
              <w:right w:val="nil"/>
            </w:tcBorders>
            <w:shd w:val="clear" w:color="auto" w:fill="auto"/>
            <w:noWrap/>
            <w:vAlign w:val="bottom"/>
          </w:tcPr>
          <w:p w14:paraId="1F0BF233"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28575B55" w14:textId="77777777" w:rsidR="006D299A" w:rsidRPr="00572836" w:rsidRDefault="006D299A" w:rsidP="006D299A">
            <w:pPr>
              <w:spacing w:line="360" w:lineRule="atLeast"/>
              <w:jc w:val="right"/>
              <w:rPr>
                <w:sz w:val="28"/>
              </w:rPr>
            </w:pPr>
            <w:r w:rsidRPr="00572836">
              <w:rPr>
                <w:rFonts w:ascii="Times New Roman" w:hAnsi="Times New Roman"/>
                <w:sz w:val="28"/>
              </w:rPr>
              <w:t>4.4</w:t>
            </w:r>
          </w:p>
        </w:tc>
        <w:tc>
          <w:tcPr>
            <w:tcW w:w="4848" w:type="dxa"/>
            <w:tcBorders>
              <w:top w:val="nil"/>
              <w:left w:val="nil"/>
              <w:bottom w:val="nil"/>
              <w:right w:val="nil"/>
            </w:tcBorders>
            <w:shd w:val="clear" w:color="auto" w:fill="auto"/>
            <w:noWrap/>
            <w:vAlign w:val="bottom"/>
          </w:tcPr>
          <w:p w14:paraId="3A578653" w14:textId="77777777" w:rsidR="006D299A" w:rsidRPr="00572836" w:rsidRDefault="006D299A" w:rsidP="006D299A">
            <w:pPr>
              <w:spacing w:line="360" w:lineRule="atLeast"/>
              <w:rPr>
                <w:sz w:val="28"/>
              </w:rPr>
            </w:pPr>
            <w:r w:rsidRPr="00572836">
              <w:rPr>
                <w:rFonts w:ascii="Times New Roman" w:hAnsi="Times New Roman"/>
                <w:sz w:val="28"/>
              </w:rPr>
              <w:t>Pell's equation</w:t>
            </w:r>
          </w:p>
        </w:tc>
        <w:tc>
          <w:tcPr>
            <w:tcW w:w="540" w:type="dxa"/>
            <w:tcBorders>
              <w:top w:val="nil"/>
              <w:left w:val="nil"/>
              <w:bottom w:val="nil"/>
              <w:right w:val="nil"/>
            </w:tcBorders>
            <w:shd w:val="clear" w:color="auto" w:fill="auto"/>
            <w:noWrap/>
            <w:vAlign w:val="bottom"/>
          </w:tcPr>
          <w:p w14:paraId="4AC8EBB4"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51</w:t>
            </w:r>
          </w:p>
        </w:tc>
      </w:tr>
      <w:tr w:rsidR="006D299A" w:rsidRPr="00572836" w14:paraId="289F6697" w14:textId="77777777">
        <w:trPr>
          <w:trHeight w:val="320"/>
        </w:trPr>
        <w:tc>
          <w:tcPr>
            <w:tcW w:w="496" w:type="dxa"/>
            <w:tcBorders>
              <w:top w:val="nil"/>
              <w:left w:val="nil"/>
              <w:bottom w:val="nil"/>
              <w:right w:val="nil"/>
            </w:tcBorders>
            <w:shd w:val="clear" w:color="auto" w:fill="auto"/>
            <w:noWrap/>
            <w:vAlign w:val="bottom"/>
          </w:tcPr>
          <w:p w14:paraId="441BF33C" w14:textId="77777777" w:rsidR="006D299A" w:rsidRPr="00572836" w:rsidRDefault="006D299A" w:rsidP="006D299A">
            <w:pPr>
              <w:spacing w:line="360" w:lineRule="atLeast"/>
              <w:rPr>
                <w:sz w:val="28"/>
              </w:rPr>
            </w:pPr>
          </w:p>
        </w:tc>
        <w:tc>
          <w:tcPr>
            <w:tcW w:w="706" w:type="dxa"/>
            <w:tcBorders>
              <w:top w:val="nil"/>
              <w:left w:val="nil"/>
              <w:bottom w:val="nil"/>
              <w:right w:val="nil"/>
            </w:tcBorders>
            <w:shd w:val="clear" w:color="auto" w:fill="auto"/>
            <w:noWrap/>
            <w:vAlign w:val="bottom"/>
          </w:tcPr>
          <w:p w14:paraId="7F4F224E" w14:textId="77777777" w:rsidR="006D299A" w:rsidRPr="00572836" w:rsidRDefault="006D299A" w:rsidP="006D299A">
            <w:pPr>
              <w:spacing w:line="360" w:lineRule="atLeast"/>
              <w:rPr>
                <w:rFonts w:ascii="Verdana" w:hAnsi="Verdana"/>
                <w:sz w:val="28"/>
              </w:rPr>
            </w:pPr>
          </w:p>
        </w:tc>
        <w:tc>
          <w:tcPr>
            <w:tcW w:w="4848" w:type="dxa"/>
            <w:tcBorders>
              <w:top w:val="nil"/>
              <w:left w:val="nil"/>
              <w:bottom w:val="nil"/>
              <w:right w:val="nil"/>
            </w:tcBorders>
            <w:shd w:val="clear" w:color="auto" w:fill="auto"/>
            <w:noWrap/>
            <w:vAlign w:val="bottom"/>
          </w:tcPr>
          <w:p w14:paraId="19E3FE8D" w14:textId="77777777" w:rsidR="006D299A" w:rsidRPr="00572836" w:rsidRDefault="006D299A" w:rsidP="006D299A">
            <w:pPr>
              <w:spacing w:line="360" w:lineRule="atLeast"/>
              <w:rPr>
                <w:rFonts w:ascii="Verdana" w:hAnsi="Verdana"/>
                <w:sz w:val="28"/>
              </w:rPr>
            </w:pPr>
          </w:p>
        </w:tc>
        <w:tc>
          <w:tcPr>
            <w:tcW w:w="540" w:type="dxa"/>
            <w:tcBorders>
              <w:top w:val="nil"/>
              <w:left w:val="nil"/>
              <w:bottom w:val="nil"/>
              <w:right w:val="nil"/>
            </w:tcBorders>
            <w:shd w:val="clear" w:color="auto" w:fill="auto"/>
            <w:noWrap/>
            <w:vAlign w:val="bottom"/>
          </w:tcPr>
          <w:p w14:paraId="5AA93692" w14:textId="77777777" w:rsidR="006D299A" w:rsidRPr="00572836" w:rsidRDefault="006D299A" w:rsidP="006D299A">
            <w:pPr>
              <w:spacing w:line="360" w:lineRule="atLeast"/>
              <w:rPr>
                <w:rFonts w:ascii="Verdana" w:hAnsi="Verdana"/>
                <w:sz w:val="28"/>
              </w:rPr>
            </w:pPr>
          </w:p>
        </w:tc>
      </w:tr>
      <w:tr w:rsidR="006D299A" w:rsidRPr="00572836" w14:paraId="48C859EA" w14:textId="77777777">
        <w:trPr>
          <w:trHeight w:val="320"/>
        </w:trPr>
        <w:tc>
          <w:tcPr>
            <w:tcW w:w="496" w:type="dxa"/>
            <w:tcBorders>
              <w:top w:val="nil"/>
              <w:left w:val="nil"/>
              <w:bottom w:val="nil"/>
              <w:right w:val="nil"/>
            </w:tcBorders>
            <w:shd w:val="clear" w:color="auto" w:fill="auto"/>
            <w:noWrap/>
            <w:vAlign w:val="bottom"/>
          </w:tcPr>
          <w:p w14:paraId="062F89BF" w14:textId="77777777" w:rsidR="006D299A" w:rsidRPr="00572836" w:rsidRDefault="006D299A" w:rsidP="006D299A">
            <w:pPr>
              <w:spacing w:line="360" w:lineRule="atLeast"/>
              <w:rPr>
                <w:sz w:val="28"/>
              </w:rPr>
            </w:pPr>
            <w:r w:rsidRPr="00572836">
              <w:rPr>
                <w:rFonts w:ascii="Times New Roman" w:hAnsi="Times New Roman"/>
                <w:sz w:val="28"/>
              </w:rPr>
              <w:t>§5</w:t>
            </w:r>
          </w:p>
        </w:tc>
        <w:tc>
          <w:tcPr>
            <w:tcW w:w="5554" w:type="dxa"/>
            <w:gridSpan w:val="2"/>
            <w:tcBorders>
              <w:top w:val="nil"/>
              <w:left w:val="nil"/>
              <w:bottom w:val="nil"/>
              <w:right w:val="nil"/>
            </w:tcBorders>
            <w:shd w:val="clear" w:color="auto" w:fill="auto"/>
            <w:noWrap/>
            <w:vAlign w:val="bottom"/>
          </w:tcPr>
          <w:p w14:paraId="68C42486" w14:textId="77777777" w:rsidR="006D299A" w:rsidRPr="00572836" w:rsidRDefault="006D299A" w:rsidP="006D299A">
            <w:pPr>
              <w:spacing w:line="360" w:lineRule="atLeast"/>
              <w:rPr>
                <w:sz w:val="28"/>
              </w:rPr>
            </w:pPr>
            <w:r w:rsidRPr="00572836">
              <w:rPr>
                <w:rFonts w:ascii="Times New Roman" w:hAnsi="Times New Roman"/>
                <w:sz w:val="28"/>
              </w:rPr>
              <w:t>Diophantine equations</w:t>
            </w:r>
          </w:p>
        </w:tc>
        <w:tc>
          <w:tcPr>
            <w:tcW w:w="540" w:type="dxa"/>
            <w:tcBorders>
              <w:top w:val="nil"/>
              <w:left w:val="nil"/>
              <w:bottom w:val="nil"/>
              <w:right w:val="nil"/>
            </w:tcBorders>
            <w:shd w:val="clear" w:color="auto" w:fill="auto"/>
            <w:noWrap/>
            <w:vAlign w:val="bottom"/>
          </w:tcPr>
          <w:p w14:paraId="47BA151A" w14:textId="77777777" w:rsidR="006D299A" w:rsidRPr="00572836" w:rsidRDefault="006D299A" w:rsidP="006D299A">
            <w:pPr>
              <w:spacing w:line="360" w:lineRule="atLeast"/>
              <w:rPr>
                <w:rFonts w:ascii="Verdana" w:hAnsi="Verdana"/>
                <w:sz w:val="28"/>
              </w:rPr>
            </w:pPr>
          </w:p>
        </w:tc>
      </w:tr>
      <w:tr w:rsidR="006D299A" w:rsidRPr="00572836" w14:paraId="563C7DB0" w14:textId="77777777">
        <w:trPr>
          <w:trHeight w:val="320"/>
        </w:trPr>
        <w:tc>
          <w:tcPr>
            <w:tcW w:w="496" w:type="dxa"/>
            <w:tcBorders>
              <w:top w:val="nil"/>
              <w:left w:val="nil"/>
              <w:bottom w:val="nil"/>
              <w:right w:val="nil"/>
            </w:tcBorders>
            <w:shd w:val="clear" w:color="auto" w:fill="auto"/>
            <w:noWrap/>
            <w:vAlign w:val="bottom"/>
          </w:tcPr>
          <w:p w14:paraId="492E4D2F"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1053E27D" w14:textId="77777777" w:rsidR="006D299A" w:rsidRPr="00572836" w:rsidRDefault="006D299A" w:rsidP="006D299A">
            <w:pPr>
              <w:spacing w:line="360" w:lineRule="atLeast"/>
              <w:jc w:val="right"/>
              <w:rPr>
                <w:sz w:val="28"/>
              </w:rPr>
            </w:pPr>
            <w:r w:rsidRPr="00572836">
              <w:rPr>
                <w:rFonts w:ascii="Times New Roman" w:hAnsi="Times New Roman"/>
                <w:sz w:val="28"/>
              </w:rPr>
              <w:t>5.1</w:t>
            </w:r>
          </w:p>
        </w:tc>
        <w:tc>
          <w:tcPr>
            <w:tcW w:w="4848" w:type="dxa"/>
            <w:tcBorders>
              <w:top w:val="nil"/>
              <w:left w:val="nil"/>
              <w:bottom w:val="nil"/>
              <w:right w:val="nil"/>
            </w:tcBorders>
            <w:shd w:val="clear" w:color="auto" w:fill="auto"/>
            <w:noWrap/>
            <w:vAlign w:val="bottom"/>
          </w:tcPr>
          <w:p w14:paraId="7D2483CA" w14:textId="77777777" w:rsidR="006D299A" w:rsidRPr="00572836" w:rsidRDefault="006D299A" w:rsidP="006D299A">
            <w:pPr>
              <w:spacing w:line="360" w:lineRule="atLeast"/>
              <w:rPr>
                <w:sz w:val="28"/>
              </w:rPr>
            </w:pPr>
            <w:r w:rsidRPr="00572836">
              <w:rPr>
                <w:rFonts w:ascii="Times New Roman" w:hAnsi="Times New Roman"/>
                <w:sz w:val="28"/>
              </w:rPr>
              <w:t>Linear equations</w:t>
            </w:r>
          </w:p>
        </w:tc>
        <w:tc>
          <w:tcPr>
            <w:tcW w:w="540" w:type="dxa"/>
            <w:tcBorders>
              <w:top w:val="nil"/>
              <w:left w:val="nil"/>
              <w:bottom w:val="nil"/>
              <w:right w:val="nil"/>
            </w:tcBorders>
            <w:shd w:val="clear" w:color="auto" w:fill="auto"/>
            <w:noWrap/>
            <w:vAlign w:val="bottom"/>
          </w:tcPr>
          <w:p w14:paraId="7CE0C6ED"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53</w:t>
            </w:r>
          </w:p>
        </w:tc>
      </w:tr>
      <w:tr w:rsidR="006D299A" w:rsidRPr="00572836" w14:paraId="57F3C362" w14:textId="77777777">
        <w:trPr>
          <w:trHeight w:val="320"/>
        </w:trPr>
        <w:tc>
          <w:tcPr>
            <w:tcW w:w="496" w:type="dxa"/>
            <w:tcBorders>
              <w:top w:val="nil"/>
              <w:left w:val="nil"/>
              <w:bottom w:val="nil"/>
              <w:right w:val="nil"/>
            </w:tcBorders>
            <w:shd w:val="clear" w:color="auto" w:fill="auto"/>
            <w:noWrap/>
            <w:vAlign w:val="bottom"/>
          </w:tcPr>
          <w:p w14:paraId="69AEB20F"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6DF1E394" w14:textId="77777777" w:rsidR="006D299A" w:rsidRPr="00572836" w:rsidRDefault="006D299A" w:rsidP="006D299A">
            <w:pPr>
              <w:spacing w:line="360" w:lineRule="atLeast"/>
              <w:jc w:val="right"/>
              <w:rPr>
                <w:sz w:val="28"/>
              </w:rPr>
            </w:pPr>
            <w:r w:rsidRPr="00572836">
              <w:rPr>
                <w:rFonts w:ascii="Times New Roman" w:hAnsi="Times New Roman"/>
                <w:sz w:val="28"/>
              </w:rPr>
              <w:t>5.2</w:t>
            </w:r>
          </w:p>
        </w:tc>
        <w:tc>
          <w:tcPr>
            <w:tcW w:w="4848" w:type="dxa"/>
            <w:tcBorders>
              <w:top w:val="nil"/>
              <w:left w:val="nil"/>
              <w:bottom w:val="nil"/>
              <w:right w:val="nil"/>
            </w:tcBorders>
            <w:shd w:val="clear" w:color="auto" w:fill="auto"/>
            <w:noWrap/>
            <w:vAlign w:val="bottom"/>
          </w:tcPr>
          <w:p w14:paraId="73B4A7D0" w14:textId="77777777" w:rsidR="006D299A" w:rsidRPr="00572836" w:rsidRDefault="006D299A" w:rsidP="006D299A">
            <w:pPr>
              <w:spacing w:line="360" w:lineRule="atLeast"/>
              <w:rPr>
                <w:sz w:val="28"/>
              </w:rPr>
            </w:pPr>
            <w:r w:rsidRPr="00572836">
              <w:rPr>
                <w:rFonts w:ascii="Times New Roman" w:hAnsi="Times New Roman"/>
                <w:sz w:val="28"/>
              </w:rPr>
              <w:t>Higher order equations</w:t>
            </w:r>
          </w:p>
        </w:tc>
        <w:tc>
          <w:tcPr>
            <w:tcW w:w="540" w:type="dxa"/>
            <w:tcBorders>
              <w:top w:val="nil"/>
              <w:left w:val="nil"/>
              <w:bottom w:val="nil"/>
              <w:right w:val="nil"/>
            </w:tcBorders>
            <w:shd w:val="clear" w:color="auto" w:fill="auto"/>
            <w:noWrap/>
            <w:vAlign w:val="bottom"/>
          </w:tcPr>
          <w:p w14:paraId="7496CAEC"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54</w:t>
            </w:r>
          </w:p>
        </w:tc>
      </w:tr>
      <w:tr w:rsidR="006D299A" w:rsidRPr="00572836" w14:paraId="3919C368" w14:textId="77777777">
        <w:trPr>
          <w:trHeight w:val="320"/>
        </w:trPr>
        <w:tc>
          <w:tcPr>
            <w:tcW w:w="496" w:type="dxa"/>
            <w:tcBorders>
              <w:top w:val="nil"/>
              <w:left w:val="nil"/>
              <w:bottom w:val="nil"/>
              <w:right w:val="nil"/>
            </w:tcBorders>
            <w:shd w:val="clear" w:color="auto" w:fill="auto"/>
            <w:noWrap/>
            <w:vAlign w:val="bottom"/>
          </w:tcPr>
          <w:p w14:paraId="3D9B65FC" w14:textId="77777777" w:rsidR="006D299A" w:rsidRPr="00572836" w:rsidRDefault="006D299A" w:rsidP="006D299A">
            <w:pPr>
              <w:spacing w:line="360" w:lineRule="atLeast"/>
              <w:rPr>
                <w:rFonts w:ascii="Verdana" w:hAnsi="Verdana"/>
                <w:sz w:val="28"/>
              </w:rPr>
            </w:pPr>
          </w:p>
        </w:tc>
        <w:tc>
          <w:tcPr>
            <w:tcW w:w="706" w:type="dxa"/>
            <w:tcBorders>
              <w:top w:val="nil"/>
              <w:left w:val="nil"/>
              <w:bottom w:val="nil"/>
              <w:right w:val="nil"/>
            </w:tcBorders>
            <w:shd w:val="clear" w:color="auto" w:fill="auto"/>
            <w:noWrap/>
            <w:vAlign w:val="bottom"/>
          </w:tcPr>
          <w:p w14:paraId="0DA45728" w14:textId="77777777" w:rsidR="006D299A" w:rsidRPr="00572836" w:rsidRDefault="006D299A" w:rsidP="006D299A">
            <w:pPr>
              <w:spacing w:line="360" w:lineRule="atLeast"/>
              <w:jc w:val="right"/>
              <w:rPr>
                <w:sz w:val="28"/>
              </w:rPr>
            </w:pPr>
            <w:r w:rsidRPr="00572836">
              <w:rPr>
                <w:rFonts w:ascii="Times New Roman" w:hAnsi="Times New Roman"/>
                <w:sz w:val="28"/>
              </w:rPr>
              <w:t>5.3</w:t>
            </w:r>
          </w:p>
        </w:tc>
        <w:tc>
          <w:tcPr>
            <w:tcW w:w="4848" w:type="dxa"/>
            <w:tcBorders>
              <w:top w:val="nil"/>
              <w:left w:val="nil"/>
              <w:bottom w:val="nil"/>
              <w:right w:val="nil"/>
            </w:tcBorders>
            <w:shd w:val="clear" w:color="auto" w:fill="auto"/>
            <w:noWrap/>
            <w:vAlign w:val="bottom"/>
          </w:tcPr>
          <w:p w14:paraId="74B04E81" w14:textId="77777777" w:rsidR="006D299A" w:rsidRPr="00572836" w:rsidRDefault="006D299A" w:rsidP="006D299A">
            <w:pPr>
              <w:spacing w:line="360" w:lineRule="atLeast"/>
              <w:rPr>
                <w:sz w:val="28"/>
              </w:rPr>
            </w:pPr>
            <w:r w:rsidRPr="00572836">
              <w:rPr>
                <w:rFonts w:ascii="Times New Roman" w:hAnsi="Times New Roman"/>
                <w:sz w:val="28"/>
              </w:rPr>
              <w:t>Fermat's Last Theorem</w:t>
            </w:r>
          </w:p>
        </w:tc>
        <w:tc>
          <w:tcPr>
            <w:tcW w:w="540" w:type="dxa"/>
            <w:tcBorders>
              <w:top w:val="nil"/>
              <w:left w:val="nil"/>
              <w:bottom w:val="nil"/>
              <w:right w:val="nil"/>
            </w:tcBorders>
            <w:shd w:val="clear" w:color="auto" w:fill="auto"/>
            <w:noWrap/>
            <w:vAlign w:val="bottom"/>
          </w:tcPr>
          <w:p w14:paraId="2AC094D0" w14:textId="77777777" w:rsidR="006D299A" w:rsidRPr="00572836" w:rsidRDefault="006D299A" w:rsidP="006D299A">
            <w:pPr>
              <w:spacing w:line="360" w:lineRule="atLeast"/>
              <w:rPr>
                <w:rFonts w:ascii="Verdana" w:hAnsi="Verdana"/>
                <w:sz w:val="28"/>
              </w:rPr>
            </w:pPr>
            <w:r w:rsidRPr="00572836">
              <w:rPr>
                <w:rFonts w:ascii="Times New Roman" w:hAnsi="Times New Roman"/>
                <w:sz w:val="28"/>
              </w:rPr>
              <w:t>55</w:t>
            </w:r>
          </w:p>
        </w:tc>
      </w:tr>
      <w:tr w:rsidR="006D299A" w:rsidRPr="00572836" w14:paraId="153024D9" w14:textId="77777777">
        <w:trPr>
          <w:trHeight w:val="320"/>
        </w:trPr>
        <w:tc>
          <w:tcPr>
            <w:tcW w:w="496" w:type="dxa"/>
            <w:tcBorders>
              <w:top w:val="nil"/>
              <w:left w:val="nil"/>
              <w:bottom w:val="nil"/>
              <w:right w:val="nil"/>
            </w:tcBorders>
            <w:shd w:val="clear" w:color="auto" w:fill="auto"/>
            <w:noWrap/>
            <w:vAlign w:val="bottom"/>
          </w:tcPr>
          <w:p w14:paraId="2C6A5070" w14:textId="77777777" w:rsidR="006D299A" w:rsidRPr="00572836" w:rsidRDefault="006D299A" w:rsidP="006D299A">
            <w:pPr>
              <w:spacing w:line="360" w:lineRule="atLeast"/>
              <w:rPr>
                <w:sz w:val="28"/>
              </w:rPr>
            </w:pPr>
          </w:p>
        </w:tc>
        <w:tc>
          <w:tcPr>
            <w:tcW w:w="706" w:type="dxa"/>
            <w:tcBorders>
              <w:top w:val="nil"/>
              <w:left w:val="nil"/>
              <w:bottom w:val="nil"/>
              <w:right w:val="nil"/>
            </w:tcBorders>
            <w:shd w:val="clear" w:color="auto" w:fill="auto"/>
            <w:noWrap/>
            <w:vAlign w:val="bottom"/>
          </w:tcPr>
          <w:p w14:paraId="059CA27F" w14:textId="77777777" w:rsidR="006D299A" w:rsidRPr="00572836" w:rsidRDefault="006D299A" w:rsidP="006D299A">
            <w:pPr>
              <w:spacing w:line="360" w:lineRule="atLeast"/>
              <w:rPr>
                <w:rFonts w:ascii="Verdana" w:hAnsi="Verdana"/>
                <w:sz w:val="28"/>
              </w:rPr>
            </w:pPr>
          </w:p>
        </w:tc>
        <w:tc>
          <w:tcPr>
            <w:tcW w:w="4848" w:type="dxa"/>
            <w:tcBorders>
              <w:top w:val="nil"/>
              <w:left w:val="nil"/>
              <w:bottom w:val="nil"/>
              <w:right w:val="nil"/>
            </w:tcBorders>
            <w:shd w:val="clear" w:color="auto" w:fill="auto"/>
            <w:noWrap/>
            <w:vAlign w:val="bottom"/>
          </w:tcPr>
          <w:p w14:paraId="65129263" w14:textId="77777777" w:rsidR="006D299A" w:rsidRPr="00572836" w:rsidRDefault="006D299A" w:rsidP="006D299A">
            <w:pPr>
              <w:spacing w:line="360" w:lineRule="atLeast"/>
              <w:rPr>
                <w:rFonts w:ascii="Verdana" w:hAnsi="Verdana"/>
                <w:sz w:val="28"/>
              </w:rPr>
            </w:pPr>
          </w:p>
        </w:tc>
        <w:tc>
          <w:tcPr>
            <w:tcW w:w="540" w:type="dxa"/>
            <w:tcBorders>
              <w:top w:val="nil"/>
              <w:left w:val="nil"/>
              <w:bottom w:val="nil"/>
              <w:right w:val="nil"/>
            </w:tcBorders>
            <w:shd w:val="clear" w:color="auto" w:fill="auto"/>
            <w:noWrap/>
            <w:vAlign w:val="bottom"/>
          </w:tcPr>
          <w:p w14:paraId="1486DF45" w14:textId="77777777" w:rsidR="006D299A" w:rsidRPr="00572836" w:rsidRDefault="006D299A" w:rsidP="006D299A">
            <w:pPr>
              <w:spacing w:line="360" w:lineRule="atLeast"/>
              <w:rPr>
                <w:rFonts w:ascii="Verdana" w:hAnsi="Verdana"/>
                <w:sz w:val="28"/>
              </w:rPr>
            </w:pPr>
          </w:p>
        </w:tc>
      </w:tr>
      <w:tr w:rsidR="006D299A" w:rsidRPr="00572836" w14:paraId="4E47EDEF" w14:textId="77777777">
        <w:trPr>
          <w:trHeight w:val="320"/>
        </w:trPr>
        <w:tc>
          <w:tcPr>
            <w:tcW w:w="496" w:type="dxa"/>
            <w:tcBorders>
              <w:top w:val="nil"/>
              <w:left w:val="nil"/>
              <w:bottom w:val="nil"/>
              <w:right w:val="nil"/>
            </w:tcBorders>
            <w:shd w:val="clear" w:color="auto" w:fill="auto"/>
            <w:noWrap/>
            <w:vAlign w:val="bottom"/>
          </w:tcPr>
          <w:p w14:paraId="730256F2" w14:textId="77777777" w:rsidR="006D299A" w:rsidRPr="00572836" w:rsidRDefault="006D299A" w:rsidP="006D299A">
            <w:pPr>
              <w:spacing w:line="360" w:lineRule="atLeast"/>
              <w:rPr>
                <w:sz w:val="28"/>
              </w:rPr>
            </w:pPr>
            <w:r w:rsidRPr="00572836">
              <w:rPr>
                <w:rFonts w:ascii="Times New Roman" w:hAnsi="Times New Roman"/>
                <w:sz w:val="28"/>
              </w:rPr>
              <w:t>§6</w:t>
            </w:r>
          </w:p>
        </w:tc>
        <w:tc>
          <w:tcPr>
            <w:tcW w:w="5554" w:type="dxa"/>
            <w:gridSpan w:val="2"/>
            <w:tcBorders>
              <w:top w:val="nil"/>
              <w:left w:val="nil"/>
              <w:bottom w:val="nil"/>
              <w:right w:val="nil"/>
            </w:tcBorders>
            <w:shd w:val="clear" w:color="auto" w:fill="auto"/>
            <w:noWrap/>
            <w:vAlign w:val="bottom"/>
          </w:tcPr>
          <w:p w14:paraId="3BCE7202" w14:textId="77777777" w:rsidR="006D299A" w:rsidRPr="00572836" w:rsidRDefault="006D299A" w:rsidP="006D299A">
            <w:pPr>
              <w:spacing w:line="360" w:lineRule="atLeast"/>
              <w:rPr>
                <w:sz w:val="28"/>
              </w:rPr>
            </w:pPr>
            <w:r w:rsidRPr="00572836">
              <w:rPr>
                <w:rFonts w:ascii="Times New Roman" w:hAnsi="Times New Roman"/>
                <w:sz w:val="28"/>
              </w:rPr>
              <w:t>Quadratic forms</w:t>
            </w:r>
          </w:p>
        </w:tc>
        <w:tc>
          <w:tcPr>
            <w:tcW w:w="540" w:type="dxa"/>
            <w:tcBorders>
              <w:top w:val="nil"/>
              <w:left w:val="nil"/>
              <w:bottom w:val="nil"/>
              <w:right w:val="nil"/>
            </w:tcBorders>
            <w:shd w:val="clear" w:color="auto" w:fill="auto"/>
            <w:noWrap/>
            <w:vAlign w:val="bottom"/>
          </w:tcPr>
          <w:p w14:paraId="79F8865F" w14:textId="77777777" w:rsidR="006D299A" w:rsidRPr="00BF6843" w:rsidRDefault="006D299A" w:rsidP="006D299A">
            <w:pPr>
              <w:spacing w:line="360" w:lineRule="atLeast"/>
              <w:rPr>
                <w:rFonts w:ascii="Times New Roman" w:hAnsi="Times New Roman"/>
                <w:sz w:val="28"/>
              </w:rPr>
            </w:pPr>
            <w:r w:rsidRPr="00572836">
              <w:rPr>
                <w:rFonts w:ascii="Times New Roman" w:hAnsi="Times New Roman"/>
                <w:sz w:val="28"/>
              </w:rPr>
              <w:t>57</w:t>
            </w:r>
          </w:p>
        </w:tc>
      </w:tr>
      <w:tr w:rsidR="00BF6843" w:rsidRPr="00572836" w14:paraId="76775C5F" w14:textId="77777777">
        <w:trPr>
          <w:trHeight w:val="320"/>
        </w:trPr>
        <w:tc>
          <w:tcPr>
            <w:tcW w:w="496" w:type="dxa"/>
            <w:tcBorders>
              <w:top w:val="nil"/>
              <w:left w:val="nil"/>
              <w:bottom w:val="nil"/>
              <w:right w:val="nil"/>
            </w:tcBorders>
            <w:shd w:val="clear" w:color="auto" w:fill="auto"/>
            <w:noWrap/>
            <w:vAlign w:val="bottom"/>
          </w:tcPr>
          <w:p w14:paraId="387FDABE" w14:textId="77777777" w:rsidR="00BF6843" w:rsidRPr="00572836" w:rsidRDefault="00BF6843" w:rsidP="006D299A">
            <w:pPr>
              <w:spacing w:line="360" w:lineRule="atLeast"/>
              <w:rPr>
                <w:rFonts w:ascii="Times New Roman" w:hAnsi="Times New Roman"/>
                <w:sz w:val="28"/>
              </w:rPr>
            </w:pPr>
          </w:p>
        </w:tc>
        <w:tc>
          <w:tcPr>
            <w:tcW w:w="5554" w:type="dxa"/>
            <w:gridSpan w:val="2"/>
            <w:tcBorders>
              <w:top w:val="nil"/>
              <w:left w:val="nil"/>
              <w:bottom w:val="nil"/>
              <w:right w:val="nil"/>
            </w:tcBorders>
            <w:shd w:val="clear" w:color="auto" w:fill="auto"/>
            <w:noWrap/>
            <w:vAlign w:val="bottom"/>
          </w:tcPr>
          <w:p w14:paraId="1BF77A9A" w14:textId="77777777" w:rsidR="00BF6843" w:rsidRPr="00572836" w:rsidRDefault="00BF6843" w:rsidP="006D299A">
            <w:pPr>
              <w:spacing w:line="360" w:lineRule="atLeast"/>
              <w:rPr>
                <w:rFonts w:ascii="Times New Roman" w:hAnsi="Times New Roman"/>
                <w:sz w:val="28"/>
              </w:rPr>
            </w:pPr>
          </w:p>
        </w:tc>
        <w:tc>
          <w:tcPr>
            <w:tcW w:w="540" w:type="dxa"/>
            <w:tcBorders>
              <w:top w:val="nil"/>
              <w:left w:val="nil"/>
              <w:bottom w:val="nil"/>
              <w:right w:val="nil"/>
            </w:tcBorders>
            <w:shd w:val="clear" w:color="auto" w:fill="auto"/>
            <w:noWrap/>
            <w:vAlign w:val="bottom"/>
          </w:tcPr>
          <w:p w14:paraId="002715AE" w14:textId="77777777" w:rsidR="00BF6843" w:rsidRPr="00572836" w:rsidRDefault="00BF6843" w:rsidP="006D299A">
            <w:pPr>
              <w:spacing w:line="360" w:lineRule="atLeast"/>
              <w:rPr>
                <w:rFonts w:ascii="Times New Roman" w:hAnsi="Times New Roman"/>
                <w:sz w:val="28"/>
              </w:rPr>
            </w:pPr>
          </w:p>
        </w:tc>
      </w:tr>
      <w:tr w:rsidR="00BF6843" w:rsidRPr="00572836" w14:paraId="6ABE9190" w14:textId="77777777">
        <w:trPr>
          <w:trHeight w:val="320"/>
        </w:trPr>
        <w:tc>
          <w:tcPr>
            <w:tcW w:w="496" w:type="dxa"/>
            <w:tcBorders>
              <w:top w:val="nil"/>
              <w:left w:val="nil"/>
              <w:bottom w:val="nil"/>
              <w:right w:val="nil"/>
            </w:tcBorders>
            <w:shd w:val="clear" w:color="auto" w:fill="auto"/>
            <w:noWrap/>
            <w:vAlign w:val="bottom"/>
          </w:tcPr>
          <w:p w14:paraId="5C1F9023" w14:textId="77777777" w:rsidR="00BF6843" w:rsidRPr="00572836" w:rsidRDefault="00BF6843" w:rsidP="006D299A">
            <w:pPr>
              <w:spacing w:line="360" w:lineRule="atLeast"/>
              <w:rPr>
                <w:rFonts w:ascii="Times New Roman" w:hAnsi="Times New Roman"/>
                <w:sz w:val="28"/>
              </w:rPr>
            </w:pPr>
          </w:p>
        </w:tc>
        <w:tc>
          <w:tcPr>
            <w:tcW w:w="5554" w:type="dxa"/>
            <w:gridSpan w:val="2"/>
            <w:tcBorders>
              <w:top w:val="nil"/>
              <w:left w:val="nil"/>
              <w:bottom w:val="nil"/>
              <w:right w:val="nil"/>
            </w:tcBorders>
            <w:shd w:val="clear" w:color="auto" w:fill="auto"/>
            <w:noWrap/>
            <w:vAlign w:val="bottom"/>
          </w:tcPr>
          <w:p w14:paraId="41E97F08" w14:textId="77777777" w:rsidR="00BF6843" w:rsidRPr="00572836" w:rsidRDefault="00BF6843" w:rsidP="006D299A">
            <w:pPr>
              <w:spacing w:line="360" w:lineRule="atLeast"/>
              <w:rPr>
                <w:rFonts w:ascii="Times New Roman" w:hAnsi="Times New Roman"/>
                <w:sz w:val="28"/>
              </w:rPr>
            </w:pPr>
            <w:r>
              <w:rPr>
                <w:rFonts w:ascii="Times New Roman" w:hAnsi="Times New Roman"/>
                <w:sz w:val="28"/>
              </w:rPr>
              <w:t>Exercises</w:t>
            </w:r>
          </w:p>
        </w:tc>
        <w:tc>
          <w:tcPr>
            <w:tcW w:w="540" w:type="dxa"/>
            <w:tcBorders>
              <w:top w:val="nil"/>
              <w:left w:val="nil"/>
              <w:bottom w:val="nil"/>
              <w:right w:val="nil"/>
            </w:tcBorders>
            <w:shd w:val="clear" w:color="auto" w:fill="auto"/>
            <w:noWrap/>
            <w:vAlign w:val="bottom"/>
          </w:tcPr>
          <w:p w14:paraId="35BB3A76" w14:textId="77777777" w:rsidR="00BF6843" w:rsidRPr="00572836" w:rsidRDefault="00BF6843" w:rsidP="006D299A">
            <w:pPr>
              <w:spacing w:line="360" w:lineRule="atLeast"/>
              <w:rPr>
                <w:rFonts w:ascii="Times New Roman" w:hAnsi="Times New Roman"/>
                <w:sz w:val="28"/>
              </w:rPr>
            </w:pPr>
            <w:r>
              <w:rPr>
                <w:rFonts w:ascii="Times New Roman" w:hAnsi="Times New Roman"/>
                <w:sz w:val="28"/>
              </w:rPr>
              <w:t>61</w:t>
            </w:r>
          </w:p>
        </w:tc>
      </w:tr>
    </w:tbl>
    <w:p w14:paraId="2BE33334"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sz w:val="28"/>
          <w:szCs w:val="28"/>
        </w:rPr>
        <w:br w:type="page"/>
      </w:r>
      <w:r w:rsidRPr="006A0FF4">
        <w:rPr>
          <w:rFonts w:ascii="Times New Roman" w:hAnsi="Times New Roman"/>
          <w:b/>
          <w:sz w:val="28"/>
          <w:szCs w:val="28"/>
        </w:rPr>
        <w:lastRenderedPageBreak/>
        <w:t xml:space="preserve">§0 </w:t>
      </w:r>
      <w:r w:rsidRPr="00D76CD6">
        <w:rPr>
          <w:rFonts w:ascii="Times New Roman" w:hAnsi="Times New Roman"/>
          <w:sz w:val="28"/>
          <w:szCs w:val="28"/>
        </w:rPr>
        <w:tab/>
      </w:r>
      <w:r w:rsidRPr="00D76CD6">
        <w:rPr>
          <w:rFonts w:ascii="Times New Roman" w:hAnsi="Times New Roman"/>
          <w:b/>
          <w:sz w:val="28"/>
          <w:szCs w:val="28"/>
        </w:rPr>
        <w:t>INTRODUCTION</w:t>
      </w:r>
    </w:p>
    <w:p w14:paraId="46302F53" w14:textId="77777777" w:rsidR="006D299A" w:rsidRPr="00D76CD6" w:rsidRDefault="006D299A" w:rsidP="006D299A">
      <w:pPr>
        <w:spacing w:line="360" w:lineRule="atLeast"/>
        <w:jc w:val="both"/>
        <w:rPr>
          <w:rFonts w:ascii="Times New Roman" w:hAnsi="Times New Roman"/>
          <w:sz w:val="28"/>
          <w:szCs w:val="28"/>
        </w:rPr>
      </w:pPr>
    </w:p>
    <w:p w14:paraId="41947066" w14:textId="77777777" w:rsidR="006D299A" w:rsidRPr="00D76CD6" w:rsidRDefault="006D299A" w:rsidP="006D299A">
      <w:pPr>
        <w:spacing w:line="360" w:lineRule="atLeast"/>
        <w:jc w:val="both"/>
        <w:rPr>
          <w:rFonts w:ascii="Times New Roman" w:hAnsi="Times New Roman"/>
          <w:sz w:val="28"/>
          <w:szCs w:val="28"/>
        </w:rPr>
      </w:pPr>
      <w:r w:rsidRPr="006A0FF4">
        <w:rPr>
          <w:rFonts w:ascii="Times New Roman" w:hAnsi="Times New Roman"/>
          <w:b/>
          <w:sz w:val="28"/>
          <w:szCs w:val="28"/>
        </w:rPr>
        <w:t>§0.1</w:t>
      </w:r>
      <w:r w:rsidRPr="00D76CD6">
        <w:rPr>
          <w:rFonts w:ascii="Times New Roman" w:hAnsi="Times New Roman"/>
          <w:sz w:val="28"/>
          <w:szCs w:val="28"/>
        </w:rPr>
        <w:tab/>
      </w:r>
      <w:r w:rsidRPr="0088501F">
        <w:rPr>
          <w:rFonts w:ascii="Times New Roman" w:hAnsi="Times New Roman"/>
          <w:b/>
          <w:sz w:val="28"/>
          <w:szCs w:val="28"/>
        </w:rPr>
        <w:t>References</w:t>
      </w:r>
    </w:p>
    <w:p w14:paraId="76A8CC72" w14:textId="77777777" w:rsidR="006D299A" w:rsidRPr="00D76CD6" w:rsidRDefault="006D299A" w:rsidP="006D299A">
      <w:pPr>
        <w:spacing w:line="360" w:lineRule="atLeast"/>
        <w:jc w:val="both"/>
        <w:rPr>
          <w:rFonts w:ascii="Times New Roman" w:hAnsi="Times New Roman"/>
          <w:sz w:val="28"/>
          <w:szCs w:val="28"/>
        </w:rPr>
      </w:pPr>
    </w:p>
    <w:p w14:paraId="44B837FC" w14:textId="77777777" w:rsidR="006D299A" w:rsidRPr="00D76CD6" w:rsidRDefault="006D299A" w:rsidP="006D299A">
      <w:pPr>
        <w:spacing w:line="360" w:lineRule="atLeast"/>
        <w:ind w:left="720" w:hanging="720"/>
        <w:jc w:val="both"/>
        <w:rPr>
          <w:rFonts w:ascii="Times New Roman" w:hAnsi="Times New Roman"/>
          <w:sz w:val="28"/>
          <w:szCs w:val="28"/>
        </w:rPr>
      </w:pPr>
      <w:bookmarkStart w:id="3" w:name="OLE_LINK218"/>
      <w:bookmarkStart w:id="4" w:name="OLE_LINK219"/>
      <w:r w:rsidRPr="00D76CD6">
        <w:rPr>
          <w:rFonts w:ascii="Times New Roman" w:hAnsi="Times New Roman"/>
          <w:sz w:val="28"/>
          <w:szCs w:val="28"/>
        </w:rPr>
        <w:t>[1]</w:t>
      </w:r>
      <w:r w:rsidRPr="00D76CD6">
        <w:rPr>
          <w:rFonts w:ascii="Times New Roman" w:hAnsi="Times New Roman"/>
          <w:sz w:val="28"/>
          <w:szCs w:val="28"/>
        </w:rPr>
        <w:tab/>
        <w:t xml:space="preserve">R B J T Allenby and E J Redfern, </w:t>
      </w:r>
      <w:r w:rsidRPr="00D76CD6">
        <w:rPr>
          <w:rFonts w:ascii="Times New Roman" w:hAnsi="Times New Roman"/>
          <w:i/>
          <w:sz w:val="28"/>
          <w:szCs w:val="28"/>
        </w:rPr>
        <w:t xml:space="preserve">Introduction to number theory with computing </w:t>
      </w:r>
      <w:r w:rsidRPr="00D76CD6">
        <w:rPr>
          <w:rFonts w:ascii="Times New Roman" w:hAnsi="Times New Roman"/>
          <w:sz w:val="28"/>
          <w:szCs w:val="28"/>
        </w:rPr>
        <w:t>(Edward Arnold 1989)</w:t>
      </w:r>
    </w:p>
    <w:p w14:paraId="6A48A113" w14:textId="77777777" w:rsidR="006D299A" w:rsidRPr="00D76CD6" w:rsidRDefault="006D299A" w:rsidP="006D299A">
      <w:pPr>
        <w:spacing w:line="360" w:lineRule="atLeast"/>
        <w:ind w:left="720" w:hanging="720"/>
        <w:jc w:val="both"/>
        <w:rPr>
          <w:rFonts w:ascii="Times New Roman" w:hAnsi="Times New Roman"/>
          <w:sz w:val="28"/>
          <w:szCs w:val="28"/>
        </w:rPr>
      </w:pPr>
    </w:p>
    <w:p w14:paraId="7F5850A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H Davenport, </w:t>
      </w:r>
      <w:r w:rsidRPr="00D76CD6">
        <w:rPr>
          <w:rFonts w:ascii="Times New Roman" w:hAnsi="Times New Roman"/>
          <w:i/>
          <w:sz w:val="28"/>
          <w:szCs w:val="28"/>
        </w:rPr>
        <w:t>The Higher Arithmetic, an introduction to Number Theory</w:t>
      </w:r>
      <w:r w:rsidRPr="00D76CD6">
        <w:rPr>
          <w:rFonts w:ascii="Times New Roman" w:hAnsi="Times New Roman"/>
          <w:sz w:val="28"/>
          <w:szCs w:val="28"/>
        </w:rPr>
        <w:t xml:space="preserve"> (CUP 1st ed. 1952, 8th ed. 2006)</w:t>
      </w:r>
    </w:p>
    <w:p w14:paraId="7A1A44EB" w14:textId="77777777" w:rsidR="006D299A" w:rsidRPr="00D76CD6" w:rsidRDefault="006D299A" w:rsidP="006D299A">
      <w:pPr>
        <w:spacing w:line="360" w:lineRule="atLeast"/>
        <w:ind w:left="720" w:hanging="720"/>
        <w:jc w:val="both"/>
        <w:rPr>
          <w:rFonts w:ascii="Times New Roman" w:hAnsi="Times New Roman"/>
          <w:sz w:val="28"/>
          <w:szCs w:val="28"/>
        </w:rPr>
      </w:pPr>
    </w:p>
    <w:p w14:paraId="5CD2E521"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A Baker, </w:t>
      </w:r>
      <w:r w:rsidRPr="0088501F">
        <w:rPr>
          <w:rFonts w:ascii="Times New Roman" w:hAnsi="Times New Roman"/>
          <w:i/>
          <w:sz w:val="28"/>
          <w:szCs w:val="28"/>
        </w:rPr>
        <w:t>A concise introduction to the theory of numbers</w:t>
      </w:r>
      <w:r w:rsidRPr="00D76CD6">
        <w:rPr>
          <w:rFonts w:ascii="Times New Roman" w:hAnsi="Times New Roman"/>
          <w:sz w:val="28"/>
          <w:szCs w:val="28"/>
        </w:rPr>
        <w:t xml:space="preserve"> (CUP 1990)</w:t>
      </w:r>
    </w:p>
    <w:bookmarkEnd w:id="3"/>
    <w:bookmarkEnd w:id="4"/>
    <w:p w14:paraId="21AD0346" w14:textId="77777777" w:rsidR="006D299A" w:rsidRPr="00D76CD6" w:rsidRDefault="006D299A" w:rsidP="006D299A">
      <w:pPr>
        <w:spacing w:line="360" w:lineRule="atLeast"/>
        <w:jc w:val="both"/>
        <w:rPr>
          <w:rFonts w:ascii="Times New Roman" w:hAnsi="Times New Roman"/>
          <w:sz w:val="28"/>
          <w:szCs w:val="28"/>
        </w:rPr>
      </w:pPr>
    </w:p>
    <w:p w14:paraId="05635792" w14:textId="77777777" w:rsidR="006D299A" w:rsidRPr="00D76CD6" w:rsidRDefault="006D299A" w:rsidP="006D299A">
      <w:pPr>
        <w:spacing w:line="360" w:lineRule="atLeast"/>
        <w:jc w:val="both"/>
        <w:rPr>
          <w:rFonts w:ascii="Times New Roman" w:hAnsi="Times New Roman"/>
          <w:sz w:val="28"/>
          <w:szCs w:val="28"/>
        </w:rPr>
      </w:pPr>
    </w:p>
    <w:p w14:paraId="4F2325EC" w14:textId="77777777" w:rsidR="006D299A" w:rsidRPr="00D76CD6" w:rsidRDefault="006D299A" w:rsidP="006D299A">
      <w:pPr>
        <w:spacing w:line="360" w:lineRule="atLeast"/>
        <w:jc w:val="both"/>
        <w:rPr>
          <w:rFonts w:ascii="Times New Roman" w:hAnsi="Times New Roman"/>
          <w:sz w:val="28"/>
          <w:szCs w:val="28"/>
        </w:rPr>
      </w:pPr>
    </w:p>
    <w:p w14:paraId="1272BD2F" w14:textId="77777777" w:rsidR="006D299A" w:rsidRPr="00D76CD6" w:rsidRDefault="006D299A" w:rsidP="006D299A">
      <w:pPr>
        <w:spacing w:line="360" w:lineRule="atLeast"/>
        <w:jc w:val="both"/>
        <w:rPr>
          <w:rFonts w:ascii="Times New Roman" w:hAnsi="Times New Roman"/>
          <w:sz w:val="28"/>
          <w:szCs w:val="28"/>
        </w:rPr>
      </w:pPr>
      <w:r w:rsidRPr="006A0FF4">
        <w:rPr>
          <w:rFonts w:ascii="Times New Roman" w:hAnsi="Times New Roman"/>
          <w:b/>
          <w:sz w:val="28"/>
          <w:szCs w:val="28"/>
        </w:rPr>
        <w:t>§0.2</w:t>
      </w:r>
      <w:r w:rsidRPr="00D76CD6">
        <w:rPr>
          <w:rFonts w:ascii="Times New Roman" w:hAnsi="Times New Roman"/>
          <w:sz w:val="28"/>
          <w:szCs w:val="28"/>
        </w:rPr>
        <w:tab/>
      </w:r>
      <w:r w:rsidRPr="00D76CD6">
        <w:rPr>
          <w:rFonts w:ascii="Times New Roman" w:hAnsi="Times New Roman"/>
          <w:b/>
          <w:sz w:val="28"/>
          <w:szCs w:val="28"/>
        </w:rPr>
        <w:t>Preamble</w:t>
      </w:r>
    </w:p>
    <w:p w14:paraId="56D05D82" w14:textId="77777777" w:rsidR="006D299A" w:rsidRPr="00D76CD6" w:rsidRDefault="006D299A" w:rsidP="006D299A">
      <w:pPr>
        <w:spacing w:line="360" w:lineRule="atLeast"/>
        <w:jc w:val="both"/>
        <w:rPr>
          <w:rFonts w:ascii="Times New Roman" w:hAnsi="Times New Roman"/>
          <w:sz w:val="28"/>
          <w:szCs w:val="28"/>
        </w:rPr>
      </w:pPr>
    </w:p>
    <w:p w14:paraId="12A02F3A" w14:textId="77777777" w:rsidR="006D299A" w:rsidRPr="00D76CD6" w:rsidRDefault="006D299A" w:rsidP="006D299A">
      <w:pPr>
        <w:spacing w:line="360" w:lineRule="atLeast"/>
        <w:jc w:val="both"/>
        <w:rPr>
          <w:rFonts w:ascii="Times New Roman" w:hAnsi="Times New Roman"/>
          <w:sz w:val="28"/>
          <w:szCs w:val="28"/>
        </w:rPr>
      </w:pPr>
      <w:bookmarkStart w:id="5" w:name="OLE_LINK220"/>
      <w:bookmarkStart w:id="6" w:name="OLE_LINK221"/>
      <w:r w:rsidRPr="00D76CD6">
        <w:rPr>
          <w:rFonts w:ascii="Times New Roman" w:hAnsi="Times New Roman"/>
          <w:sz w:val="28"/>
          <w:szCs w:val="28"/>
        </w:rPr>
        <w:t xml:space="preserve">This course examines some interesting properties of the ring </w:t>
      </w:r>
      <w:r w:rsidRPr="00D76CD6">
        <w:rPr>
          <w:rFonts w:ascii="Times New Roman" w:hAnsi="Times New Roman"/>
          <w:b/>
          <w:sz w:val="28"/>
          <w:szCs w:val="28"/>
        </w:rPr>
        <w:t>Z</w:t>
      </w:r>
      <w:r w:rsidRPr="00D76CD6">
        <w:rPr>
          <w:rFonts w:ascii="Times New Roman" w:hAnsi="Times New Roman"/>
          <w:sz w:val="28"/>
          <w:szCs w:val="28"/>
        </w:rPr>
        <w:t xml:space="preserve"> of integers. The subject has been studied since the earliest times (the Babylonians and Ancient Greeks made notable contributions) and has exercised the talents of some of the greatest mathematicians (Diophantus, Fermat, Euler, Gauss, Hilbert, </w:t>
      </w:r>
      <w:proofErr w:type="gramStart"/>
      <w:r w:rsidRPr="00D76CD6">
        <w:rPr>
          <w:rFonts w:ascii="Times New Roman" w:hAnsi="Times New Roman"/>
          <w:sz w:val="28"/>
          <w:szCs w:val="28"/>
        </w:rPr>
        <w:t>... )</w:t>
      </w:r>
      <w:proofErr w:type="gramEnd"/>
      <w:r w:rsidRPr="00D76CD6">
        <w:rPr>
          <w:rFonts w:ascii="Times New Roman" w:hAnsi="Times New Roman"/>
          <w:sz w:val="28"/>
          <w:szCs w:val="28"/>
        </w:rPr>
        <w:t>. With the widespread use of computers much of what a few years ago could be regarded as a dry academic study has come back into the mainstream of mathematics.</w:t>
      </w:r>
    </w:p>
    <w:p w14:paraId="2640863C" w14:textId="77777777" w:rsidR="006D299A" w:rsidRPr="00D76CD6" w:rsidRDefault="006D299A" w:rsidP="006D299A">
      <w:pPr>
        <w:spacing w:line="360" w:lineRule="atLeast"/>
        <w:jc w:val="both"/>
        <w:rPr>
          <w:rFonts w:ascii="Times New Roman" w:hAnsi="Times New Roman"/>
          <w:sz w:val="28"/>
          <w:szCs w:val="28"/>
        </w:rPr>
      </w:pPr>
    </w:p>
    <w:p w14:paraId="146A6E3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As G H Hardy and E M Wright wrote in the Preface to </w:t>
      </w:r>
      <w:r w:rsidRPr="00F12094">
        <w:rPr>
          <w:rFonts w:ascii="Times New Roman" w:hAnsi="Times New Roman"/>
          <w:i/>
          <w:sz w:val="28"/>
          <w:szCs w:val="28"/>
        </w:rPr>
        <w:t>An Introduction to the Theory of Numbers</w:t>
      </w:r>
      <w:r w:rsidRPr="00D76CD6">
        <w:rPr>
          <w:rFonts w:ascii="Times New Roman" w:hAnsi="Times New Roman"/>
          <w:sz w:val="28"/>
          <w:szCs w:val="28"/>
        </w:rPr>
        <w:t xml:space="preserve"> (1938):</w:t>
      </w:r>
    </w:p>
    <w:p w14:paraId="5211D85D" w14:textId="77777777" w:rsidR="006D299A" w:rsidRPr="00D76CD6" w:rsidRDefault="006D299A" w:rsidP="006D299A">
      <w:pPr>
        <w:spacing w:line="360" w:lineRule="atLeast"/>
        <w:jc w:val="both"/>
        <w:rPr>
          <w:rFonts w:ascii="Times New Roman" w:hAnsi="Times New Roman"/>
          <w:sz w:val="28"/>
          <w:szCs w:val="28"/>
        </w:rPr>
      </w:pPr>
    </w:p>
    <w:p w14:paraId="11A65914" w14:textId="77777777" w:rsidR="006D299A" w:rsidRPr="00F12094" w:rsidRDefault="006D299A" w:rsidP="006D299A">
      <w:pPr>
        <w:spacing w:line="360" w:lineRule="atLeast"/>
        <w:ind w:left="720" w:right="740"/>
        <w:jc w:val="both"/>
        <w:rPr>
          <w:rFonts w:ascii="Times New Roman" w:hAnsi="Times New Roman"/>
          <w:i/>
          <w:sz w:val="28"/>
          <w:szCs w:val="28"/>
        </w:rPr>
      </w:pPr>
      <w:r w:rsidRPr="00F12094">
        <w:rPr>
          <w:rFonts w:ascii="Times New Roman" w:hAnsi="Times New Roman"/>
          <w:i/>
          <w:sz w:val="28"/>
          <w:szCs w:val="28"/>
        </w:rPr>
        <w:t>... the subject matter is so attractive that only extravagant incompetence could make it dull.</w:t>
      </w:r>
    </w:p>
    <w:bookmarkEnd w:id="5"/>
    <w:bookmarkEnd w:id="6"/>
    <w:p w14:paraId="35B42052" w14:textId="77777777" w:rsidR="006D299A" w:rsidRPr="00F12094" w:rsidRDefault="006D299A" w:rsidP="006D299A">
      <w:pPr>
        <w:spacing w:line="360" w:lineRule="atLeast"/>
        <w:ind w:left="720" w:right="740"/>
        <w:jc w:val="both"/>
        <w:rPr>
          <w:rFonts w:ascii="Times New Roman" w:hAnsi="Times New Roman"/>
          <w:i/>
          <w:sz w:val="28"/>
          <w:szCs w:val="28"/>
        </w:rPr>
      </w:pPr>
    </w:p>
    <w:p w14:paraId="5A48AB46" w14:textId="77777777" w:rsidR="006D299A" w:rsidRPr="0088501F" w:rsidRDefault="006D299A" w:rsidP="006D299A">
      <w:pPr>
        <w:spacing w:line="360" w:lineRule="atLeast"/>
        <w:jc w:val="both"/>
        <w:rPr>
          <w:rFonts w:ascii="Times New Roman" w:hAnsi="Times New Roman"/>
          <w:sz w:val="28"/>
        </w:rPr>
      </w:pPr>
      <w:r w:rsidRPr="0088501F">
        <w:rPr>
          <w:rFonts w:ascii="Times New Roman" w:hAnsi="Times New Roman"/>
          <w:sz w:val="28"/>
        </w:rPr>
        <w:t>Carl Friedrich Gauss (1777 – 1855)</w:t>
      </w:r>
    </w:p>
    <w:p w14:paraId="30DF9331" w14:textId="77777777" w:rsidR="006D299A" w:rsidRPr="0088501F" w:rsidRDefault="006D299A" w:rsidP="006D299A">
      <w:pPr>
        <w:spacing w:line="360" w:lineRule="atLeast"/>
        <w:ind w:left="720" w:right="740"/>
        <w:jc w:val="both"/>
        <w:rPr>
          <w:rFonts w:ascii="Times New Roman" w:hAnsi="Times New Roman"/>
          <w:i/>
          <w:sz w:val="28"/>
        </w:rPr>
      </w:pPr>
      <w:r w:rsidRPr="0088501F">
        <w:rPr>
          <w:rFonts w:ascii="Times New Roman" w:hAnsi="Times New Roman"/>
          <w:i/>
          <w:sz w:val="28"/>
        </w:rPr>
        <w:t>Mathematics is the queen of the sciences and number theory is the queen of mathematics.</w:t>
      </w:r>
    </w:p>
    <w:p w14:paraId="0C1E94D2" w14:textId="77777777" w:rsidR="006D299A" w:rsidRPr="0088501F" w:rsidRDefault="006D299A" w:rsidP="006D299A">
      <w:pPr>
        <w:spacing w:line="360" w:lineRule="atLeast"/>
        <w:jc w:val="both"/>
        <w:rPr>
          <w:rFonts w:ascii="Times New Roman" w:hAnsi="Times New Roman"/>
          <w:sz w:val="28"/>
        </w:rPr>
      </w:pPr>
    </w:p>
    <w:p w14:paraId="0C4003D9" w14:textId="77777777" w:rsidR="006D299A" w:rsidRPr="00F919D6" w:rsidRDefault="006D299A" w:rsidP="006D299A">
      <w:pPr>
        <w:spacing w:line="360" w:lineRule="atLeast"/>
        <w:jc w:val="both"/>
        <w:rPr>
          <w:rFonts w:ascii="Times New Roman" w:hAnsi="Times New Roman"/>
          <w:sz w:val="28"/>
          <w:lang w:val="de-DE"/>
        </w:rPr>
      </w:pPr>
      <w:r w:rsidRPr="00F919D6">
        <w:rPr>
          <w:rFonts w:ascii="Times New Roman" w:hAnsi="Times New Roman"/>
          <w:sz w:val="28"/>
          <w:lang w:val="de-DE"/>
        </w:rPr>
        <w:t>Leopold Kronecker (1823 – 1891)</w:t>
      </w:r>
    </w:p>
    <w:p w14:paraId="0EE06138" w14:textId="77777777" w:rsidR="006D299A" w:rsidRPr="00F919D6" w:rsidRDefault="006D299A" w:rsidP="006D299A">
      <w:pPr>
        <w:spacing w:line="360" w:lineRule="atLeast"/>
        <w:ind w:left="720" w:right="380"/>
        <w:jc w:val="both"/>
        <w:rPr>
          <w:rFonts w:ascii="Times New Roman" w:hAnsi="Times New Roman"/>
          <w:i/>
          <w:sz w:val="28"/>
          <w:lang w:val="de-DE"/>
        </w:rPr>
      </w:pPr>
      <w:r w:rsidRPr="00F919D6">
        <w:rPr>
          <w:rFonts w:ascii="Times New Roman" w:hAnsi="Times New Roman"/>
          <w:i/>
          <w:sz w:val="28"/>
          <w:lang w:val="de-DE"/>
        </w:rPr>
        <w:t xml:space="preserve">Die ganze Zahl schuf der liebe Gott, alles Übrige ist Menschenwerk. </w:t>
      </w:r>
    </w:p>
    <w:p w14:paraId="50FE5C76" w14:textId="77777777" w:rsidR="006D299A" w:rsidRPr="0088501F" w:rsidRDefault="006D299A" w:rsidP="006D299A">
      <w:pPr>
        <w:spacing w:line="360" w:lineRule="atLeast"/>
        <w:ind w:left="720" w:right="380"/>
        <w:jc w:val="both"/>
        <w:rPr>
          <w:rFonts w:ascii="Times New Roman" w:hAnsi="Times New Roman"/>
          <w:sz w:val="28"/>
        </w:rPr>
      </w:pPr>
      <w:r w:rsidRPr="0088501F">
        <w:rPr>
          <w:rFonts w:ascii="Times New Roman" w:hAnsi="Times New Roman"/>
          <w:sz w:val="28"/>
        </w:rPr>
        <w:t>[</w:t>
      </w:r>
      <w:r w:rsidRPr="0088501F">
        <w:rPr>
          <w:rFonts w:ascii="Times New Roman" w:hAnsi="Times New Roman"/>
          <w:i/>
          <w:sz w:val="28"/>
        </w:rPr>
        <w:t>God made the integers, all else is the work of man.</w:t>
      </w:r>
      <w:r w:rsidRPr="0088501F">
        <w:rPr>
          <w:rFonts w:ascii="Times New Roman" w:hAnsi="Times New Roman"/>
          <w:sz w:val="28"/>
        </w:rPr>
        <w:t>]</w:t>
      </w:r>
    </w:p>
    <w:p w14:paraId="492E00C5" w14:textId="77777777" w:rsidR="006D299A" w:rsidRPr="00D76CD6" w:rsidRDefault="006D299A" w:rsidP="006D299A">
      <w:pPr>
        <w:spacing w:line="360" w:lineRule="atLeast"/>
        <w:ind w:right="380"/>
        <w:jc w:val="both"/>
        <w:rPr>
          <w:rFonts w:ascii="Times New Roman" w:hAnsi="Times New Roman"/>
          <w:sz w:val="28"/>
          <w:szCs w:val="28"/>
        </w:rPr>
      </w:pPr>
      <w:r w:rsidRPr="006A0FF4">
        <w:rPr>
          <w:rFonts w:ascii="Times New Roman" w:hAnsi="Times New Roman"/>
          <w:b/>
          <w:sz w:val="28"/>
          <w:szCs w:val="28"/>
        </w:rPr>
        <w:br w:type="page"/>
      </w:r>
      <w:r w:rsidRPr="006A0FF4">
        <w:rPr>
          <w:rFonts w:ascii="Times New Roman" w:hAnsi="Times New Roman"/>
          <w:b/>
          <w:sz w:val="28"/>
          <w:szCs w:val="28"/>
        </w:rPr>
        <w:lastRenderedPageBreak/>
        <w:t>§1</w:t>
      </w:r>
      <w:r w:rsidRPr="00D76CD6">
        <w:rPr>
          <w:rFonts w:ascii="Times New Roman" w:hAnsi="Times New Roman"/>
          <w:sz w:val="28"/>
          <w:szCs w:val="28"/>
        </w:rPr>
        <w:tab/>
      </w:r>
      <w:r w:rsidRPr="00D76CD6">
        <w:rPr>
          <w:rFonts w:ascii="Times New Roman" w:hAnsi="Times New Roman"/>
          <w:b/>
          <w:sz w:val="28"/>
          <w:szCs w:val="28"/>
        </w:rPr>
        <w:t>PRIME NUMBERS</w:t>
      </w:r>
    </w:p>
    <w:p w14:paraId="04E0609C" w14:textId="77777777" w:rsidR="006D299A" w:rsidRPr="00D76CD6" w:rsidRDefault="006D299A" w:rsidP="006D299A">
      <w:pPr>
        <w:spacing w:line="360" w:lineRule="atLeast"/>
        <w:jc w:val="both"/>
        <w:rPr>
          <w:rFonts w:ascii="Times New Roman" w:hAnsi="Times New Roman"/>
          <w:sz w:val="28"/>
          <w:szCs w:val="28"/>
        </w:rPr>
      </w:pPr>
    </w:p>
    <w:p w14:paraId="2EE6E863" w14:textId="77777777" w:rsidR="006D299A" w:rsidRPr="00D76CD6" w:rsidRDefault="006D299A" w:rsidP="006D299A">
      <w:pPr>
        <w:spacing w:line="360" w:lineRule="atLeast"/>
        <w:jc w:val="both"/>
        <w:rPr>
          <w:rFonts w:ascii="Times New Roman" w:hAnsi="Times New Roman"/>
          <w:sz w:val="28"/>
          <w:szCs w:val="28"/>
        </w:rPr>
      </w:pPr>
      <w:r w:rsidRPr="006A0FF4">
        <w:rPr>
          <w:rFonts w:ascii="Times New Roman" w:hAnsi="Times New Roman"/>
          <w:b/>
          <w:sz w:val="28"/>
          <w:szCs w:val="28"/>
        </w:rPr>
        <w:t>§1.1</w:t>
      </w:r>
      <w:r w:rsidRPr="00D76CD6">
        <w:rPr>
          <w:rFonts w:ascii="Times New Roman" w:hAnsi="Times New Roman"/>
          <w:sz w:val="28"/>
          <w:szCs w:val="28"/>
        </w:rPr>
        <w:tab/>
      </w:r>
      <w:r w:rsidRPr="00D76CD6">
        <w:rPr>
          <w:rFonts w:ascii="Times New Roman" w:hAnsi="Times New Roman"/>
          <w:b/>
          <w:sz w:val="28"/>
          <w:szCs w:val="28"/>
        </w:rPr>
        <w:t>Basic properties</w:t>
      </w:r>
    </w:p>
    <w:p w14:paraId="6B6DDBC7" w14:textId="77777777" w:rsidR="006D299A" w:rsidRPr="00D76CD6" w:rsidRDefault="006D299A" w:rsidP="006D299A">
      <w:pPr>
        <w:spacing w:line="360" w:lineRule="atLeast"/>
        <w:jc w:val="both"/>
        <w:rPr>
          <w:rFonts w:ascii="Times New Roman" w:hAnsi="Times New Roman"/>
          <w:sz w:val="28"/>
          <w:szCs w:val="28"/>
        </w:rPr>
      </w:pPr>
    </w:p>
    <w:p w14:paraId="70955BD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Definition</w:t>
      </w:r>
    </w:p>
    <w:p w14:paraId="2CF2808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 positive integer &gt; 1 is called </w:t>
      </w:r>
      <w:r w:rsidRPr="00D76CD6">
        <w:rPr>
          <w:rFonts w:ascii="Times New Roman" w:hAnsi="Times New Roman"/>
          <w:b/>
          <w:sz w:val="28"/>
          <w:szCs w:val="28"/>
        </w:rPr>
        <w:t>prime</w:t>
      </w:r>
      <w:r w:rsidRPr="00D76CD6">
        <w:rPr>
          <w:rFonts w:ascii="Times New Roman" w:hAnsi="Times New Roman"/>
          <w:sz w:val="28"/>
          <w:szCs w:val="28"/>
        </w:rPr>
        <w:t xml:space="preserve"> if it is not divisible by any positive integer other than itself or 1</w:t>
      </w:r>
    </w:p>
    <w:p w14:paraId="6E38D6DD" w14:textId="77777777" w:rsidR="006D299A" w:rsidRPr="00D76CD6" w:rsidRDefault="006D299A" w:rsidP="006D299A">
      <w:pPr>
        <w:spacing w:line="360" w:lineRule="atLeast"/>
        <w:jc w:val="both"/>
        <w:rPr>
          <w:rFonts w:ascii="Times New Roman" w:hAnsi="Times New Roman"/>
          <w:sz w:val="28"/>
          <w:szCs w:val="28"/>
        </w:rPr>
      </w:pPr>
    </w:p>
    <w:p w14:paraId="1597BBB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Remarks</w:t>
      </w:r>
    </w:p>
    <w:p w14:paraId="790A51B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0 and 1 are not regarded as primes. It is sometimes convenient to take the negative numbers –2, –3, –5, –7, ... as primes also.</w:t>
      </w:r>
    </w:p>
    <w:p w14:paraId="1BEEF18B" w14:textId="77777777" w:rsidR="006D299A" w:rsidRPr="00D76CD6" w:rsidRDefault="006D299A" w:rsidP="006D299A">
      <w:pPr>
        <w:spacing w:line="360" w:lineRule="atLeast"/>
        <w:ind w:left="720" w:hanging="720"/>
        <w:jc w:val="both"/>
        <w:rPr>
          <w:rFonts w:ascii="Times New Roman" w:hAnsi="Times New Roman"/>
          <w:sz w:val="28"/>
          <w:szCs w:val="28"/>
        </w:rPr>
      </w:pPr>
    </w:p>
    <w:p w14:paraId="38B51D5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We can locate the primes 2, 3, 5, 7, 11, 13, 17, ... by using the </w:t>
      </w:r>
      <w:r w:rsidRPr="00D76CD6">
        <w:rPr>
          <w:rFonts w:ascii="Times New Roman" w:hAnsi="Times New Roman"/>
          <w:i/>
          <w:sz w:val="28"/>
          <w:szCs w:val="28"/>
        </w:rPr>
        <w:t>Sieve of Eratosthenes</w:t>
      </w:r>
      <w:r w:rsidRPr="00D76CD6">
        <w:rPr>
          <w:rFonts w:ascii="Times New Roman" w:hAnsi="Times New Roman"/>
          <w:sz w:val="28"/>
          <w:szCs w:val="28"/>
        </w:rPr>
        <w:t xml:space="preserve"> (276 BC – 195 BC).</w:t>
      </w:r>
    </w:p>
    <w:p w14:paraId="173457A6"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Start with the natural numbers from 2 onwards and strike out all multiples of 2, then 3, then </w:t>
      </w:r>
      <w:proofErr w:type="gramStart"/>
      <w:r w:rsidRPr="00D76CD6">
        <w:rPr>
          <w:rFonts w:ascii="Times New Roman" w:hAnsi="Times New Roman"/>
          <w:sz w:val="28"/>
          <w:szCs w:val="28"/>
        </w:rPr>
        <w:t>5 ,</w:t>
      </w:r>
      <w:proofErr w:type="gramEnd"/>
      <w:r w:rsidRPr="00D76CD6">
        <w:rPr>
          <w:rFonts w:ascii="Times New Roman" w:hAnsi="Times New Roman"/>
          <w:sz w:val="28"/>
          <w:szCs w:val="28"/>
        </w:rPr>
        <w:t xml:space="preserve"> ... At each stage remove all multiples of the smallest number remaining. This process (for numbers &lt; 1 000 000 say) is surprisingly efficient.</w:t>
      </w:r>
    </w:p>
    <w:p w14:paraId="4E132D22" w14:textId="77777777" w:rsidR="006D299A" w:rsidRPr="00D76CD6" w:rsidRDefault="006D299A" w:rsidP="006D299A">
      <w:pPr>
        <w:spacing w:line="360" w:lineRule="atLeast"/>
        <w:jc w:val="both"/>
        <w:rPr>
          <w:rFonts w:ascii="Times New Roman" w:hAnsi="Times New Roman"/>
          <w:sz w:val="28"/>
          <w:szCs w:val="28"/>
        </w:rPr>
      </w:pPr>
    </w:p>
    <w:p w14:paraId="50B7432C"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b/>
          <w:sz w:val="28"/>
          <w:szCs w:val="28"/>
        </w:rPr>
        <w:t>Theorem</w:t>
      </w:r>
      <w:r w:rsidRPr="00D76CD6">
        <w:rPr>
          <w:rFonts w:ascii="Times New Roman" w:hAnsi="Times New Roman"/>
          <w:sz w:val="28"/>
          <w:szCs w:val="28"/>
        </w:rPr>
        <w:t xml:space="preserve"> (Euclid about 300BC)</w:t>
      </w:r>
    </w:p>
    <w:p w14:paraId="2198D65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There are infinitely many prime numbers</w:t>
      </w:r>
    </w:p>
    <w:p w14:paraId="7F62810B" w14:textId="77777777" w:rsidR="006D299A" w:rsidRPr="00D76CD6" w:rsidRDefault="006D299A" w:rsidP="006D299A">
      <w:pPr>
        <w:spacing w:line="360" w:lineRule="atLeast"/>
        <w:jc w:val="both"/>
        <w:rPr>
          <w:rFonts w:ascii="Times New Roman" w:hAnsi="Times New Roman"/>
          <w:sz w:val="28"/>
          <w:szCs w:val="28"/>
        </w:rPr>
      </w:pPr>
    </w:p>
    <w:p w14:paraId="00FD75DE"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Proof</w:t>
      </w:r>
    </w:p>
    <w:p w14:paraId="169F644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Suppose there are only finitely many: </w:t>
      </w:r>
      <w:r w:rsidRPr="00D76CD6">
        <w:rPr>
          <w:rFonts w:ascii="Times New Roman" w:hAnsi="Times New Roman"/>
          <w:position w:val="-10"/>
          <w:sz w:val="28"/>
          <w:szCs w:val="28"/>
        </w:rPr>
        <w:object w:dxaOrig="1760" w:dyaOrig="340" w14:anchorId="2F55F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6.8pt" o:ole="">
            <v:imagedata r:id="rId6" o:title=""/>
          </v:shape>
          <o:OLEObject Type="Embed" ProgID="Equation.3" ShapeID="_x0000_i1025" DrawAspect="Content" ObjectID="_1585227191" r:id="rId7"/>
        </w:object>
      </w:r>
      <w:r w:rsidRPr="00D76CD6">
        <w:rPr>
          <w:rFonts w:ascii="Times New Roman" w:hAnsi="Times New Roman"/>
          <w:sz w:val="28"/>
          <w:szCs w:val="28"/>
        </w:rPr>
        <w:t xml:space="preserve">. Then look at the number </w:t>
      </w:r>
      <w:bookmarkStart w:id="7" w:name="OLE_LINK31"/>
      <w:bookmarkStart w:id="8" w:name="OLE_LINK32"/>
      <w:r w:rsidRPr="00D76CD6">
        <w:rPr>
          <w:rFonts w:ascii="Times New Roman" w:hAnsi="Times New Roman"/>
          <w:position w:val="-10"/>
          <w:sz w:val="28"/>
          <w:szCs w:val="28"/>
        </w:rPr>
        <w:object w:dxaOrig="2380" w:dyaOrig="340" w14:anchorId="10887A32">
          <v:shape id="_x0000_i1026" type="#_x0000_t75" style="width:119.2pt;height:16.8pt" o:ole="">
            <v:imagedata r:id="rId8" o:title=""/>
          </v:shape>
          <o:OLEObject Type="Embed" ProgID="Equation.3" ShapeID="_x0000_i1026" DrawAspect="Content" ObjectID="_1585227192" r:id="rId9"/>
        </w:object>
      </w:r>
      <w:bookmarkEnd w:id="7"/>
      <w:bookmarkEnd w:id="8"/>
    </w:p>
    <w:p w14:paraId="7BD7763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Now any number is either prime or divisible by a prime (if it is composite then apply the same argument to each factor) and </w:t>
      </w:r>
      <w:r w:rsidRPr="00D76CD6">
        <w:rPr>
          <w:rFonts w:ascii="Times New Roman" w:hAnsi="Times New Roman"/>
          <w:i/>
          <w:sz w:val="28"/>
          <w:szCs w:val="28"/>
        </w:rPr>
        <w:t>N</w:t>
      </w:r>
      <w:r w:rsidRPr="00D76CD6">
        <w:rPr>
          <w:rFonts w:ascii="Times New Roman" w:hAnsi="Times New Roman"/>
          <w:sz w:val="28"/>
          <w:szCs w:val="28"/>
        </w:rPr>
        <w:t xml:space="preserve"> leaves a remainder on division by </w:t>
      </w:r>
      <w:r w:rsidRPr="00D76CD6">
        <w:rPr>
          <w:rFonts w:ascii="Times New Roman" w:hAnsi="Times New Roman"/>
          <w:position w:val="-10"/>
          <w:sz w:val="28"/>
          <w:szCs w:val="28"/>
        </w:rPr>
        <w:object w:dxaOrig="1760" w:dyaOrig="340" w14:anchorId="5EC47BB2">
          <v:shape id="_x0000_i1027" type="#_x0000_t75" style="width:88pt;height:16.8pt" o:ole="">
            <v:imagedata r:id="rId6" o:title=""/>
          </v:shape>
          <o:OLEObject Type="Embed" ProgID="Equation.3" ShapeID="_x0000_i1027" DrawAspect="Content" ObjectID="_1585227193" r:id="rId10"/>
        </w:object>
      </w:r>
      <w:r w:rsidRPr="00D76CD6">
        <w:rPr>
          <w:rFonts w:ascii="Times New Roman" w:hAnsi="Times New Roman"/>
          <w:sz w:val="28"/>
          <w:szCs w:val="28"/>
        </w:rPr>
        <w:t xml:space="preserve">. </w:t>
      </w:r>
    </w:p>
    <w:p w14:paraId="13E054E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Hence it is a prime, contradicting the original assumption.</w:t>
      </w:r>
      <w:r w:rsidRPr="00D76CD6">
        <w:rPr>
          <w:color w:val="000000"/>
          <w:sz w:val="28"/>
        </w:rPr>
        <w:t xml:space="preserve"> </w:t>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32CA49F6" wp14:editId="1584243B">
            <wp:extent cx="132080" cy="132080"/>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r w:rsidRPr="00D76CD6">
        <w:rPr>
          <w:rFonts w:ascii="Times New Roman" w:hAnsi="Times New Roman"/>
          <w:sz w:val="28"/>
          <w:szCs w:val="28"/>
        </w:rPr>
        <w:tab/>
      </w:r>
      <w:r w:rsidRPr="00D76CD6">
        <w:rPr>
          <w:rFonts w:ascii="Times New Roman" w:hAnsi="Times New Roman"/>
          <w:sz w:val="28"/>
          <w:szCs w:val="28"/>
        </w:rPr>
        <w:tab/>
      </w:r>
    </w:p>
    <w:p w14:paraId="2025BD1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Definition</w:t>
      </w:r>
    </w:p>
    <w:p w14:paraId="62D4FF4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w:t>
      </w:r>
      <w:r w:rsidRPr="00D76CD6">
        <w:rPr>
          <w:rFonts w:ascii="Times New Roman" w:hAnsi="Times New Roman"/>
          <w:b/>
          <w:sz w:val="28"/>
          <w:szCs w:val="28"/>
        </w:rPr>
        <w:t>highest co</w:t>
      </w:r>
      <w:r w:rsidRPr="00D76CD6">
        <w:rPr>
          <w:b/>
          <w:sz w:val="28"/>
        </w:rPr>
        <w:t>mmon factor</w:t>
      </w:r>
      <w:r w:rsidRPr="00D76CD6">
        <w:rPr>
          <w:sz w:val="28"/>
        </w:rPr>
        <w:t xml:space="preserve"> (or </w:t>
      </w:r>
      <w:r w:rsidRPr="00D76CD6">
        <w:rPr>
          <w:b/>
          <w:sz w:val="28"/>
        </w:rPr>
        <w:t>greatest common divisor</w:t>
      </w:r>
      <w:r w:rsidRPr="00D76CD6">
        <w:rPr>
          <w:sz w:val="28"/>
        </w:rPr>
        <w:t>) of a pa</w:t>
      </w:r>
      <w:r w:rsidRPr="00D76CD6">
        <w:rPr>
          <w:rFonts w:ascii="Times New Roman" w:hAnsi="Times New Roman"/>
          <w:sz w:val="28"/>
          <w:szCs w:val="28"/>
        </w:rPr>
        <w:t xml:space="preserve">ir of positive integers </w:t>
      </w:r>
      <w:r w:rsidRPr="00D76CD6">
        <w:rPr>
          <w:rFonts w:ascii="Times New Roman" w:hAnsi="Times New Roman"/>
          <w:i/>
          <w:sz w:val="28"/>
          <w:szCs w:val="28"/>
        </w:rPr>
        <w:t>a, b</w:t>
      </w:r>
      <w:r w:rsidRPr="00D76CD6">
        <w:rPr>
          <w:rFonts w:ascii="Times New Roman" w:hAnsi="Times New Roman"/>
          <w:sz w:val="28"/>
          <w:szCs w:val="28"/>
        </w:rPr>
        <w:t xml:space="preserve"> is the largest integer hcf (</w:t>
      </w:r>
      <w:r w:rsidRPr="00D76CD6">
        <w:rPr>
          <w:rFonts w:ascii="Times New Roman" w:hAnsi="Times New Roman"/>
          <w:i/>
          <w:sz w:val="28"/>
          <w:szCs w:val="28"/>
        </w:rPr>
        <w:t>a, b</w:t>
      </w:r>
      <w:r w:rsidRPr="00D76CD6">
        <w:rPr>
          <w:rFonts w:ascii="Times New Roman" w:hAnsi="Times New Roman"/>
          <w:sz w:val="28"/>
          <w:szCs w:val="28"/>
        </w:rPr>
        <w:t>) dividing both.</w:t>
      </w:r>
    </w:p>
    <w:p w14:paraId="2051A59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If hcf (</w:t>
      </w:r>
      <w:r w:rsidRPr="00D76CD6">
        <w:rPr>
          <w:rFonts w:ascii="Times New Roman" w:hAnsi="Times New Roman"/>
          <w:i/>
          <w:sz w:val="28"/>
          <w:szCs w:val="28"/>
        </w:rPr>
        <w:t>a, b</w:t>
      </w:r>
      <w:r w:rsidRPr="00D76CD6">
        <w:rPr>
          <w:rFonts w:ascii="Times New Roman" w:hAnsi="Times New Roman"/>
          <w:sz w:val="28"/>
          <w:szCs w:val="28"/>
        </w:rPr>
        <w:t xml:space="preserve">) = 1 then </w:t>
      </w:r>
      <w:r w:rsidRPr="00D76CD6">
        <w:rPr>
          <w:rFonts w:ascii="Times New Roman" w:hAnsi="Times New Roman"/>
          <w:i/>
          <w:sz w:val="28"/>
          <w:szCs w:val="28"/>
        </w:rPr>
        <w:t>a, b</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called </w:t>
      </w:r>
      <w:r w:rsidRPr="00D76CD6">
        <w:rPr>
          <w:rFonts w:ascii="Times New Roman" w:hAnsi="Times New Roman"/>
          <w:b/>
          <w:sz w:val="28"/>
          <w:szCs w:val="28"/>
        </w:rPr>
        <w:t>coprime</w:t>
      </w:r>
      <w:r w:rsidRPr="00D76CD6">
        <w:rPr>
          <w:rFonts w:ascii="Times New Roman" w:hAnsi="Times New Roman"/>
          <w:sz w:val="28"/>
          <w:szCs w:val="28"/>
        </w:rPr>
        <w:t>.</w:t>
      </w:r>
    </w:p>
    <w:p w14:paraId="774ACCE0" w14:textId="77777777" w:rsidR="006D299A" w:rsidRPr="00D76CD6" w:rsidRDefault="006D299A" w:rsidP="006D299A">
      <w:pPr>
        <w:spacing w:line="360" w:lineRule="atLeast"/>
        <w:jc w:val="both"/>
        <w:rPr>
          <w:rFonts w:ascii="Times New Roman" w:hAnsi="Times New Roman"/>
          <w:sz w:val="28"/>
          <w:szCs w:val="28"/>
        </w:rPr>
      </w:pPr>
    </w:p>
    <w:p w14:paraId="0BA2959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recall the result:</w:t>
      </w:r>
    </w:p>
    <w:p w14:paraId="775201E5" w14:textId="77777777" w:rsidR="006D299A" w:rsidRPr="00D76CD6" w:rsidRDefault="006D299A" w:rsidP="006D299A">
      <w:pPr>
        <w:spacing w:line="360" w:lineRule="atLeast"/>
        <w:jc w:val="both"/>
        <w:rPr>
          <w:rFonts w:ascii="Times New Roman" w:hAnsi="Times New Roman"/>
          <w:sz w:val="28"/>
          <w:szCs w:val="28"/>
        </w:rPr>
      </w:pPr>
    </w:p>
    <w:p w14:paraId="201F9CF0"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The Euclidean Algorithm</w:t>
      </w:r>
    </w:p>
    <w:p w14:paraId="77D468A5"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highest common factor </w:t>
      </w:r>
      <w:r w:rsidRPr="00D76CD6">
        <w:rPr>
          <w:rFonts w:ascii="Times New Roman" w:hAnsi="Times New Roman"/>
          <w:i/>
          <w:sz w:val="28"/>
          <w:szCs w:val="28"/>
        </w:rPr>
        <w:t>d</w:t>
      </w:r>
      <w:r w:rsidRPr="00D76CD6">
        <w:rPr>
          <w:rFonts w:ascii="Times New Roman" w:hAnsi="Times New Roman"/>
          <w:sz w:val="28"/>
          <w:szCs w:val="28"/>
        </w:rPr>
        <w:t xml:space="preserve"> of integers </w:t>
      </w:r>
      <w:r w:rsidRPr="00D76CD6">
        <w:rPr>
          <w:rFonts w:ascii="Times New Roman" w:hAnsi="Times New Roman"/>
          <w:i/>
          <w:sz w:val="28"/>
          <w:szCs w:val="28"/>
        </w:rPr>
        <w:t>a, b</w:t>
      </w:r>
      <w:r w:rsidRPr="00D76CD6">
        <w:rPr>
          <w:rFonts w:ascii="Times New Roman" w:hAnsi="Times New Roman"/>
          <w:sz w:val="28"/>
          <w:szCs w:val="28"/>
        </w:rPr>
        <w:t xml:space="preserve"> </w:t>
      </w:r>
      <w:r w:rsidR="003E7B0E">
        <w:rPr>
          <w:rFonts w:ascii="Times New Roman" w:hAnsi="Times New Roman"/>
          <w:sz w:val="28"/>
          <w:szCs w:val="28"/>
        </w:rPr>
        <w:t>c</w:t>
      </w:r>
      <w:r w:rsidRPr="00D76CD6">
        <w:rPr>
          <w:rFonts w:ascii="Times New Roman" w:hAnsi="Times New Roman"/>
          <w:sz w:val="28"/>
          <w:szCs w:val="28"/>
        </w:rPr>
        <w:t xml:space="preserve">an be written in the form      </w:t>
      </w:r>
      <w:r w:rsidRPr="00D76CD6">
        <w:rPr>
          <w:rFonts w:ascii="Times New Roman" w:hAnsi="Times New Roman"/>
          <w:i/>
          <w:sz w:val="28"/>
          <w:szCs w:val="28"/>
        </w:rPr>
        <w:t>d = ax + b</w:t>
      </w:r>
      <w:r w:rsidRPr="00D76CD6">
        <w:rPr>
          <w:rFonts w:ascii="Times New Roman" w:hAnsi="Times New Roman"/>
          <w:sz w:val="28"/>
          <w:szCs w:val="28"/>
        </w:rPr>
        <w:t xml:space="preserve">y for </w:t>
      </w:r>
      <w:proofErr w:type="gramStart"/>
      <w:r w:rsidRPr="00D76CD6">
        <w:rPr>
          <w:rFonts w:ascii="Times New Roman" w:hAnsi="Times New Roman"/>
          <w:sz w:val="28"/>
          <w:szCs w:val="28"/>
        </w:rPr>
        <w:t xml:space="preserve">some  </w:t>
      </w:r>
      <w:r w:rsidRPr="00D76CD6">
        <w:rPr>
          <w:rFonts w:ascii="Times New Roman" w:hAnsi="Times New Roman"/>
          <w:i/>
          <w:sz w:val="28"/>
          <w:szCs w:val="28"/>
        </w:rPr>
        <w:t>x</w:t>
      </w:r>
      <w:proofErr w:type="gramEnd"/>
      <w:r w:rsidRPr="00D76CD6">
        <w:rPr>
          <w:rFonts w:ascii="Times New Roman" w:hAnsi="Times New Roman"/>
          <w:i/>
          <w:sz w:val="28"/>
          <w:szCs w:val="28"/>
        </w:rPr>
        <w:t>, y</w:t>
      </w:r>
      <w:r w:rsidRPr="00D76CD6">
        <w:rPr>
          <w:rFonts w:ascii="Times New Roman" w:hAnsi="Times New Roman"/>
          <w:sz w:val="28"/>
          <w:szCs w:val="28"/>
        </w:rPr>
        <w:t xml:space="preserve"> in </w:t>
      </w:r>
      <w:r w:rsidRPr="00D76CD6">
        <w:rPr>
          <w:rFonts w:ascii="Times New Roman" w:hAnsi="Times New Roman"/>
          <w:b/>
          <w:sz w:val="28"/>
          <w:szCs w:val="28"/>
        </w:rPr>
        <w:t>Z</w:t>
      </w:r>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bookmarkStart w:id="9" w:name="OLE_LINK41"/>
      <w:bookmarkStart w:id="10" w:name="OLE_LINK42"/>
      <w:r w:rsidRPr="003A0521">
        <w:rPr>
          <w:color w:val="000000"/>
          <w:sz w:val="28"/>
        </w:rPr>
        <w:tab/>
      </w:r>
      <w:bookmarkStart w:id="11" w:name="OLE_LINK301"/>
      <w:bookmarkStart w:id="12" w:name="OLE_LINK302"/>
      <w:r w:rsidR="00423F81">
        <w:rPr>
          <w:noProof/>
          <w:color w:val="000000"/>
          <w:sz w:val="28"/>
          <w:lang w:val="en-GB" w:eastAsia="zh-CN"/>
        </w:rPr>
        <w:drawing>
          <wp:inline distT="0" distB="0" distL="0" distR="0" wp14:anchorId="096EB850" wp14:editId="77A19679">
            <wp:extent cx="132080" cy="13208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bookmarkEnd w:id="9"/>
      <w:bookmarkEnd w:id="10"/>
      <w:bookmarkEnd w:id="11"/>
      <w:bookmarkEnd w:id="12"/>
    </w:p>
    <w:p w14:paraId="2ABF6A65" w14:textId="77777777" w:rsidR="006D299A" w:rsidRPr="00D76CD6" w:rsidRDefault="006D299A" w:rsidP="006D299A">
      <w:pPr>
        <w:spacing w:line="360" w:lineRule="atLeast"/>
        <w:jc w:val="both"/>
        <w:rPr>
          <w:rFonts w:ascii="Times New Roman" w:hAnsi="Times New Roman"/>
          <w:b/>
          <w:sz w:val="28"/>
          <w:szCs w:val="28"/>
        </w:rPr>
      </w:pPr>
    </w:p>
    <w:p w14:paraId="0C616043"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Example</w:t>
      </w:r>
    </w:p>
    <w:p w14:paraId="0EB6AD54"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The highest common factor of 123 and 456 is 3</w:t>
      </w:r>
    </w:p>
    <w:p w14:paraId="112431D5" w14:textId="77777777" w:rsidR="006D299A" w:rsidRPr="00F12094" w:rsidRDefault="006D299A" w:rsidP="006D299A">
      <w:pPr>
        <w:spacing w:line="360" w:lineRule="atLeast"/>
        <w:jc w:val="both"/>
        <w:rPr>
          <w:rFonts w:ascii="Times New Roman" w:hAnsi="Times New Roman"/>
          <w:sz w:val="28"/>
          <w:szCs w:val="28"/>
        </w:rPr>
      </w:pPr>
    </w:p>
    <w:tbl>
      <w:tblPr>
        <w:tblW w:w="0" w:type="auto"/>
        <w:tblInd w:w="1101" w:type="dxa"/>
        <w:tblLook w:val="00A0" w:firstRow="1" w:lastRow="0" w:firstColumn="1" w:lastColumn="0" w:noHBand="0" w:noVBand="0"/>
      </w:tblPr>
      <w:tblGrid>
        <w:gridCol w:w="1818"/>
        <w:gridCol w:w="810"/>
        <w:gridCol w:w="810"/>
        <w:gridCol w:w="2070"/>
      </w:tblGrid>
      <w:tr w:rsidR="006D299A" w:rsidRPr="006D299A" w14:paraId="0B3EA1A2" w14:textId="77777777">
        <w:tc>
          <w:tcPr>
            <w:tcW w:w="1818" w:type="dxa"/>
          </w:tcPr>
          <w:p w14:paraId="34986257"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i/>
                <w:sz w:val="28"/>
                <w:szCs w:val="28"/>
              </w:rPr>
              <w:t>a</w:t>
            </w:r>
            <w:r w:rsidRPr="006D299A">
              <w:rPr>
                <w:rFonts w:ascii="Times New Roman" w:hAnsi="Times New Roman"/>
                <w:sz w:val="28"/>
                <w:szCs w:val="28"/>
              </w:rPr>
              <w:t xml:space="preserve"> =</w:t>
            </w:r>
          </w:p>
        </w:tc>
        <w:tc>
          <w:tcPr>
            <w:tcW w:w="810" w:type="dxa"/>
            <w:tcBorders>
              <w:right w:val="single" w:sz="4" w:space="0" w:color="auto"/>
            </w:tcBorders>
          </w:tcPr>
          <w:p w14:paraId="550172A7"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123</w:t>
            </w:r>
          </w:p>
        </w:tc>
        <w:tc>
          <w:tcPr>
            <w:tcW w:w="810" w:type="dxa"/>
            <w:tcBorders>
              <w:left w:val="single" w:sz="4" w:space="0" w:color="auto"/>
            </w:tcBorders>
          </w:tcPr>
          <w:p w14:paraId="339862B6" w14:textId="77777777" w:rsidR="006D299A" w:rsidRPr="006D299A" w:rsidRDefault="006D299A" w:rsidP="006D299A">
            <w:pPr>
              <w:spacing w:line="360" w:lineRule="atLeast"/>
              <w:jc w:val="both"/>
              <w:rPr>
                <w:rFonts w:ascii="Times New Roman" w:hAnsi="Times New Roman"/>
                <w:sz w:val="28"/>
                <w:szCs w:val="28"/>
              </w:rPr>
            </w:pPr>
            <w:r w:rsidRPr="006D299A">
              <w:rPr>
                <w:rFonts w:ascii="Times New Roman" w:hAnsi="Times New Roman"/>
                <w:sz w:val="28"/>
                <w:szCs w:val="28"/>
              </w:rPr>
              <w:t>456</w:t>
            </w:r>
          </w:p>
        </w:tc>
        <w:tc>
          <w:tcPr>
            <w:tcW w:w="2070" w:type="dxa"/>
          </w:tcPr>
          <w:p w14:paraId="780FA520"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xml:space="preserve">= </w:t>
            </w:r>
            <w:r w:rsidRPr="006D299A">
              <w:rPr>
                <w:rFonts w:ascii="Times New Roman" w:hAnsi="Times New Roman"/>
                <w:i/>
                <w:sz w:val="28"/>
                <w:szCs w:val="28"/>
              </w:rPr>
              <w:t>b</w:t>
            </w:r>
          </w:p>
        </w:tc>
      </w:tr>
      <w:tr w:rsidR="006D299A" w:rsidRPr="006D299A" w14:paraId="38C06A2A" w14:textId="77777777">
        <w:tc>
          <w:tcPr>
            <w:tcW w:w="1818" w:type="dxa"/>
          </w:tcPr>
          <w:p w14:paraId="7CCB71A1"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i/>
                <w:sz w:val="28"/>
                <w:szCs w:val="28"/>
              </w:rPr>
              <w:t>b</w:t>
            </w:r>
            <w:r w:rsidRPr="006D299A">
              <w:rPr>
                <w:rFonts w:ascii="Times New Roman" w:hAnsi="Times New Roman"/>
                <w:sz w:val="28"/>
                <w:szCs w:val="28"/>
              </w:rPr>
              <w:t xml:space="preserve"> – 3</w:t>
            </w:r>
            <w:r w:rsidRPr="006D299A">
              <w:rPr>
                <w:rFonts w:ascii="Times New Roman" w:hAnsi="Times New Roman"/>
                <w:i/>
                <w:sz w:val="28"/>
                <w:szCs w:val="28"/>
              </w:rPr>
              <w:t>a</w:t>
            </w:r>
            <w:r w:rsidRPr="006D299A">
              <w:rPr>
                <w:rFonts w:ascii="Times New Roman" w:hAnsi="Times New Roman"/>
                <w:sz w:val="28"/>
                <w:szCs w:val="28"/>
              </w:rPr>
              <w:t xml:space="preserve"> =</w:t>
            </w:r>
          </w:p>
        </w:tc>
        <w:tc>
          <w:tcPr>
            <w:tcW w:w="810" w:type="dxa"/>
            <w:tcBorders>
              <w:right w:val="single" w:sz="4" w:space="0" w:color="auto"/>
            </w:tcBorders>
          </w:tcPr>
          <w:p w14:paraId="23D32D05" w14:textId="77777777" w:rsidR="006D299A" w:rsidRPr="006D299A" w:rsidRDefault="006D299A" w:rsidP="006D299A">
            <w:pPr>
              <w:spacing w:line="360" w:lineRule="atLeast"/>
              <w:jc w:val="right"/>
              <w:rPr>
                <w:rFonts w:ascii="Times New Roman" w:hAnsi="Times New Roman"/>
                <w:sz w:val="28"/>
                <w:szCs w:val="28"/>
                <w:u w:val="single"/>
              </w:rPr>
            </w:pPr>
            <w:r w:rsidRPr="006D299A">
              <w:rPr>
                <w:rFonts w:ascii="Times New Roman" w:hAnsi="Times New Roman"/>
                <w:sz w:val="28"/>
                <w:szCs w:val="28"/>
                <w:u w:val="single"/>
              </w:rPr>
              <w:t xml:space="preserve"> 87</w:t>
            </w:r>
          </w:p>
        </w:tc>
        <w:tc>
          <w:tcPr>
            <w:tcW w:w="810" w:type="dxa"/>
            <w:tcBorders>
              <w:left w:val="single" w:sz="4" w:space="0" w:color="auto"/>
            </w:tcBorders>
          </w:tcPr>
          <w:p w14:paraId="7772D249" w14:textId="77777777" w:rsidR="006D299A" w:rsidRPr="006D299A" w:rsidRDefault="006D299A" w:rsidP="006D299A">
            <w:pPr>
              <w:spacing w:line="360" w:lineRule="atLeast"/>
              <w:jc w:val="both"/>
              <w:rPr>
                <w:rFonts w:ascii="Times New Roman" w:hAnsi="Times New Roman"/>
                <w:sz w:val="28"/>
                <w:szCs w:val="28"/>
                <w:u w:val="single"/>
              </w:rPr>
            </w:pPr>
            <w:r w:rsidRPr="006D299A">
              <w:rPr>
                <w:rFonts w:ascii="Times New Roman" w:hAnsi="Times New Roman"/>
                <w:sz w:val="28"/>
                <w:szCs w:val="28"/>
                <w:u w:val="single"/>
              </w:rPr>
              <w:t>369</w:t>
            </w:r>
          </w:p>
        </w:tc>
        <w:tc>
          <w:tcPr>
            <w:tcW w:w="2070" w:type="dxa"/>
          </w:tcPr>
          <w:p w14:paraId="0AFA2093"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3</w:t>
            </w:r>
            <w:r w:rsidRPr="006D299A">
              <w:rPr>
                <w:rFonts w:ascii="Times New Roman" w:hAnsi="Times New Roman"/>
                <w:i/>
                <w:sz w:val="28"/>
                <w:szCs w:val="28"/>
              </w:rPr>
              <w:t>a</w:t>
            </w:r>
          </w:p>
        </w:tc>
      </w:tr>
      <w:tr w:rsidR="006D299A" w:rsidRPr="006D299A" w14:paraId="4198A438" w14:textId="77777777">
        <w:tc>
          <w:tcPr>
            <w:tcW w:w="1818" w:type="dxa"/>
          </w:tcPr>
          <w:p w14:paraId="48B5A107"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w:t>
            </w:r>
            <w:r w:rsidRPr="006D299A">
              <w:rPr>
                <w:rFonts w:ascii="Times New Roman" w:hAnsi="Times New Roman"/>
                <w:i/>
                <w:sz w:val="28"/>
                <w:szCs w:val="28"/>
              </w:rPr>
              <w:t>b</w:t>
            </w:r>
            <w:r w:rsidRPr="006D299A">
              <w:rPr>
                <w:rFonts w:ascii="Times New Roman" w:hAnsi="Times New Roman"/>
                <w:sz w:val="28"/>
                <w:szCs w:val="28"/>
              </w:rPr>
              <w:t xml:space="preserve"> + 4</w:t>
            </w:r>
            <w:r w:rsidRPr="006D299A">
              <w:rPr>
                <w:rFonts w:ascii="Times New Roman" w:hAnsi="Times New Roman"/>
                <w:i/>
                <w:sz w:val="28"/>
                <w:szCs w:val="28"/>
              </w:rPr>
              <w:t>a</w:t>
            </w:r>
            <w:r w:rsidRPr="006D299A">
              <w:rPr>
                <w:rFonts w:ascii="Times New Roman" w:hAnsi="Times New Roman"/>
                <w:sz w:val="28"/>
                <w:szCs w:val="28"/>
              </w:rPr>
              <w:t xml:space="preserve"> =</w:t>
            </w:r>
          </w:p>
        </w:tc>
        <w:tc>
          <w:tcPr>
            <w:tcW w:w="810" w:type="dxa"/>
            <w:tcBorders>
              <w:right w:val="single" w:sz="4" w:space="0" w:color="auto"/>
            </w:tcBorders>
          </w:tcPr>
          <w:p w14:paraId="7AEF663A"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36</w:t>
            </w:r>
          </w:p>
        </w:tc>
        <w:tc>
          <w:tcPr>
            <w:tcW w:w="810" w:type="dxa"/>
            <w:tcBorders>
              <w:left w:val="single" w:sz="4" w:space="0" w:color="auto"/>
            </w:tcBorders>
          </w:tcPr>
          <w:p w14:paraId="4D31B35C" w14:textId="77777777" w:rsidR="006D299A" w:rsidRPr="006D299A" w:rsidRDefault="006D299A" w:rsidP="006D299A">
            <w:pPr>
              <w:spacing w:line="360" w:lineRule="atLeast"/>
              <w:jc w:val="both"/>
              <w:rPr>
                <w:rFonts w:ascii="Times New Roman" w:hAnsi="Times New Roman"/>
                <w:sz w:val="28"/>
                <w:szCs w:val="28"/>
              </w:rPr>
            </w:pPr>
            <w:r w:rsidRPr="006D299A">
              <w:rPr>
                <w:rFonts w:ascii="Times New Roman" w:hAnsi="Times New Roman"/>
                <w:sz w:val="28"/>
                <w:szCs w:val="28"/>
              </w:rPr>
              <w:t xml:space="preserve"> 87</w:t>
            </w:r>
          </w:p>
        </w:tc>
        <w:tc>
          <w:tcPr>
            <w:tcW w:w="2070" w:type="dxa"/>
          </w:tcPr>
          <w:p w14:paraId="06BAA6AB"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xml:space="preserve">= </w:t>
            </w:r>
            <w:r w:rsidRPr="006D299A">
              <w:rPr>
                <w:rFonts w:ascii="Times New Roman" w:hAnsi="Times New Roman"/>
                <w:i/>
                <w:sz w:val="28"/>
                <w:szCs w:val="28"/>
              </w:rPr>
              <w:t>b</w:t>
            </w:r>
            <w:r w:rsidRPr="006D299A">
              <w:rPr>
                <w:rFonts w:ascii="Times New Roman" w:hAnsi="Times New Roman"/>
                <w:sz w:val="28"/>
                <w:szCs w:val="28"/>
              </w:rPr>
              <w:t xml:space="preserve"> – 3</w:t>
            </w:r>
            <w:r w:rsidRPr="006D299A">
              <w:rPr>
                <w:rFonts w:ascii="Times New Roman" w:hAnsi="Times New Roman"/>
                <w:i/>
                <w:sz w:val="28"/>
                <w:szCs w:val="28"/>
              </w:rPr>
              <w:t>a</w:t>
            </w:r>
          </w:p>
        </w:tc>
      </w:tr>
      <w:tr w:rsidR="006D299A" w:rsidRPr="006D299A" w14:paraId="434F1160" w14:textId="77777777">
        <w:tc>
          <w:tcPr>
            <w:tcW w:w="1818" w:type="dxa"/>
          </w:tcPr>
          <w:p w14:paraId="17E0D7BB"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6</w:t>
            </w:r>
            <w:r w:rsidRPr="006D299A">
              <w:rPr>
                <w:rFonts w:ascii="Times New Roman" w:hAnsi="Times New Roman"/>
                <w:i/>
                <w:sz w:val="28"/>
                <w:szCs w:val="28"/>
              </w:rPr>
              <w:t>b</w:t>
            </w:r>
            <w:r w:rsidRPr="006D299A">
              <w:rPr>
                <w:rFonts w:ascii="Times New Roman" w:hAnsi="Times New Roman"/>
                <w:sz w:val="28"/>
                <w:szCs w:val="28"/>
              </w:rPr>
              <w:t xml:space="preserve"> – 22</w:t>
            </w:r>
            <w:r w:rsidRPr="006D299A">
              <w:rPr>
                <w:rFonts w:ascii="Times New Roman" w:hAnsi="Times New Roman"/>
                <w:i/>
                <w:sz w:val="28"/>
                <w:szCs w:val="28"/>
              </w:rPr>
              <w:t>a</w:t>
            </w:r>
            <w:r w:rsidRPr="006D299A">
              <w:rPr>
                <w:rFonts w:ascii="Times New Roman" w:hAnsi="Times New Roman"/>
                <w:sz w:val="28"/>
                <w:szCs w:val="28"/>
              </w:rPr>
              <w:t xml:space="preserve"> =</w:t>
            </w:r>
          </w:p>
        </w:tc>
        <w:tc>
          <w:tcPr>
            <w:tcW w:w="810" w:type="dxa"/>
            <w:tcBorders>
              <w:right w:val="single" w:sz="4" w:space="0" w:color="auto"/>
            </w:tcBorders>
          </w:tcPr>
          <w:p w14:paraId="27C0DD2E" w14:textId="77777777" w:rsidR="006D299A" w:rsidRPr="006D299A" w:rsidRDefault="006D299A" w:rsidP="006D299A">
            <w:pPr>
              <w:spacing w:line="360" w:lineRule="atLeast"/>
              <w:jc w:val="right"/>
              <w:rPr>
                <w:rFonts w:ascii="Times New Roman" w:hAnsi="Times New Roman"/>
                <w:sz w:val="28"/>
                <w:szCs w:val="28"/>
                <w:u w:val="single"/>
              </w:rPr>
            </w:pPr>
            <w:r w:rsidRPr="006D299A">
              <w:rPr>
                <w:rFonts w:ascii="Times New Roman" w:hAnsi="Times New Roman"/>
                <w:sz w:val="28"/>
                <w:szCs w:val="28"/>
                <w:u w:val="single"/>
              </w:rPr>
              <w:t>30</w:t>
            </w:r>
          </w:p>
        </w:tc>
        <w:tc>
          <w:tcPr>
            <w:tcW w:w="810" w:type="dxa"/>
            <w:tcBorders>
              <w:left w:val="single" w:sz="4" w:space="0" w:color="auto"/>
            </w:tcBorders>
          </w:tcPr>
          <w:p w14:paraId="2CF1E2B0" w14:textId="77777777" w:rsidR="006D299A" w:rsidRPr="006D299A" w:rsidRDefault="006D299A" w:rsidP="006D299A">
            <w:pPr>
              <w:spacing w:line="360" w:lineRule="atLeast"/>
              <w:jc w:val="both"/>
              <w:rPr>
                <w:rFonts w:ascii="Times New Roman" w:hAnsi="Times New Roman"/>
                <w:sz w:val="28"/>
                <w:szCs w:val="28"/>
                <w:u w:val="single"/>
              </w:rPr>
            </w:pPr>
            <w:r w:rsidRPr="006D299A">
              <w:rPr>
                <w:rFonts w:ascii="Times New Roman" w:hAnsi="Times New Roman"/>
                <w:sz w:val="28"/>
                <w:szCs w:val="28"/>
              </w:rPr>
              <w:t xml:space="preserve"> </w:t>
            </w:r>
            <w:r w:rsidRPr="006D299A">
              <w:rPr>
                <w:rFonts w:ascii="Times New Roman" w:hAnsi="Times New Roman"/>
                <w:sz w:val="28"/>
                <w:szCs w:val="28"/>
                <w:u w:val="single"/>
              </w:rPr>
              <w:t>72</w:t>
            </w:r>
          </w:p>
        </w:tc>
        <w:tc>
          <w:tcPr>
            <w:tcW w:w="2070" w:type="dxa"/>
          </w:tcPr>
          <w:p w14:paraId="56923D86"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–2</w:t>
            </w:r>
            <w:r w:rsidRPr="006D299A">
              <w:rPr>
                <w:rFonts w:ascii="Times New Roman" w:hAnsi="Times New Roman"/>
                <w:i/>
                <w:sz w:val="28"/>
                <w:szCs w:val="28"/>
              </w:rPr>
              <w:t>b</w:t>
            </w:r>
            <w:r w:rsidRPr="006D299A">
              <w:rPr>
                <w:rFonts w:ascii="Times New Roman" w:hAnsi="Times New Roman"/>
                <w:sz w:val="28"/>
                <w:szCs w:val="28"/>
              </w:rPr>
              <w:t xml:space="preserve"> + 8</w:t>
            </w:r>
            <w:r w:rsidRPr="006D299A">
              <w:rPr>
                <w:rFonts w:ascii="Times New Roman" w:hAnsi="Times New Roman"/>
                <w:i/>
                <w:sz w:val="28"/>
                <w:szCs w:val="28"/>
              </w:rPr>
              <w:t>a</w:t>
            </w:r>
          </w:p>
        </w:tc>
      </w:tr>
      <w:tr w:rsidR="006D299A" w:rsidRPr="006D299A" w14:paraId="537EF8CE" w14:textId="77777777">
        <w:tc>
          <w:tcPr>
            <w:tcW w:w="1818" w:type="dxa"/>
          </w:tcPr>
          <w:p w14:paraId="4B5A6598"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–7</w:t>
            </w:r>
            <w:r w:rsidRPr="006D299A">
              <w:rPr>
                <w:rFonts w:ascii="Times New Roman" w:hAnsi="Times New Roman"/>
                <w:i/>
                <w:sz w:val="28"/>
                <w:szCs w:val="28"/>
              </w:rPr>
              <w:t>b</w:t>
            </w:r>
            <w:r w:rsidRPr="006D299A">
              <w:rPr>
                <w:rFonts w:ascii="Times New Roman" w:hAnsi="Times New Roman"/>
                <w:sz w:val="28"/>
                <w:szCs w:val="28"/>
              </w:rPr>
              <w:t xml:space="preserve"> + 26</w:t>
            </w:r>
            <w:r w:rsidRPr="006D299A">
              <w:rPr>
                <w:rFonts w:ascii="Times New Roman" w:hAnsi="Times New Roman"/>
                <w:i/>
                <w:sz w:val="28"/>
                <w:szCs w:val="28"/>
              </w:rPr>
              <w:t>a</w:t>
            </w:r>
            <w:r w:rsidRPr="006D299A">
              <w:rPr>
                <w:rFonts w:ascii="Times New Roman" w:hAnsi="Times New Roman"/>
                <w:sz w:val="28"/>
                <w:szCs w:val="28"/>
              </w:rPr>
              <w:t xml:space="preserve"> =</w:t>
            </w:r>
          </w:p>
        </w:tc>
        <w:tc>
          <w:tcPr>
            <w:tcW w:w="810" w:type="dxa"/>
            <w:tcBorders>
              <w:right w:val="single" w:sz="4" w:space="0" w:color="auto"/>
            </w:tcBorders>
          </w:tcPr>
          <w:p w14:paraId="65F84A43"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6</w:t>
            </w:r>
          </w:p>
        </w:tc>
        <w:tc>
          <w:tcPr>
            <w:tcW w:w="810" w:type="dxa"/>
            <w:tcBorders>
              <w:left w:val="single" w:sz="4" w:space="0" w:color="auto"/>
            </w:tcBorders>
          </w:tcPr>
          <w:p w14:paraId="0145E893" w14:textId="77777777" w:rsidR="006D299A" w:rsidRPr="006D299A" w:rsidRDefault="006D299A" w:rsidP="006D299A">
            <w:pPr>
              <w:spacing w:line="360" w:lineRule="atLeast"/>
              <w:jc w:val="both"/>
              <w:rPr>
                <w:rFonts w:ascii="Times New Roman" w:hAnsi="Times New Roman"/>
                <w:sz w:val="28"/>
                <w:szCs w:val="28"/>
              </w:rPr>
            </w:pPr>
            <w:r w:rsidRPr="006D299A">
              <w:rPr>
                <w:rFonts w:ascii="Times New Roman" w:hAnsi="Times New Roman"/>
                <w:sz w:val="28"/>
                <w:szCs w:val="28"/>
              </w:rPr>
              <w:t xml:space="preserve"> 15</w:t>
            </w:r>
          </w:p>
        </w:tc>
        <w:tc>
          <w:tcPr>
            <w:tcW w:w="2070" w:type="dxa"/>
          </w:tcPr>
          <w:p w14:paraId="71F80905"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3</w:t>
            </w:r>
            <w:r w:rsidRPr="006D299A">
              <w:rPr>
                <w:rFonts w:ascii="Times New Roman" w:hAnsi="Times New Roman"/>
                <w:i/>
                <w:sz w:val="28"/>
                <w:szCs w:val="28"/>
              </w:rPr>
              <w:t>b</w:t>
            </w:r>
            <w:r w:rsidRPr="006D299A">
              <w:rPr>
                <w:rFonts w:ascii="Times New Roman" w:hAnsi="Times New Roman"/>
                <w:sz w:val="28"/>
                <w:szCs w:val="28"/>
              </w:rPr>
              <w:t xml:space="preserve"> – 11</w:t>
            </w:r>
            <w:r w:rsidRPr="006D299A">
              <w:rPr>
                <w:rFonts w:ascii="Times New Roman" w:hAnsi="Times New Roman"/>
                <w:i/>
                <w:sz w:val="28"/>
                <w:szCs w:val="28"/>
              </w:rPr>
              <w:t>a</w:t>
            </w:r>
          </w:p>
        </w:tc>
      </w:tr>
      <w:tr w:rsidR="006D299A" w:rsidRPr="006D299A" w14:paraId="03AE3BB7" w14:textId="77777777">
        <w:tc>
          <w:tcPr>
            <w:tcW w:w="1818" w:type="dxa"/>
          </w:tcPr>
          <w:p w14:paraId="491BE31B" w14:textId="77777777" w:rsidR="006D299A" w:rsidRPr="006D299A" w:rsidRDefault="006D299A" w:rsidP="006D299A">
            <w:pPr>
              <w:spacing w:line="360" w:lineRule="atLeast"/>
              <w:jc w:val="right"/>
              <w:rPr>
                <w:rFonts w:ascii="Times New Roman" w:hAnsi="Times New Roman"/>
                <w:sz w:val="28"/>
                <w:szCs w:val="28"/>
              </w:rPr>
            </w:pPr>
          </w:p>
        </w:tc>
        <w:tc>
          <w:tcPr>
            <w:tcW w:w="810" w:type="dxa"/>
            <w:tcBorders>
              <w:right w:val="single" w:sz="4" w:space="0" w:color="auto"/>
            </w:tcBorders>
          </w:tcPr>
          <w:p w14:paraId="4DE46EB4" w14:textId="77777777" w:rsidR="006D299A" w:rsidRPr="006D299A" w:rsidRDefault="006D299A" w:rsidP="006D299A">
            <w:pPr>
              <w:spacing w:line="360" w:lineRule="atLeast"/>
              <w:jc w:val="right"/>
              <w:rPr>
                <w:rFonts w:ascii="Times New Roman" w:hAnsi="Times New Roman"/>
                <w:sz w:val="28"/>
                <w:szCs w:val="28"/>
                <w:u w:val="single"/>
              </w:rPr>
            </w:pPr>
            <w:r w:rsidRPr="006D299A">
              <w:rPr>
                <w:rFonts w:ascii="Times New Roman" w:hAnsi="Times New Roman"/>
                <w:sz w:val="28"/>
                <w:szCs w:val="28"/>
                <w:u w:val="single"/>
              </w:rPr>
              <w:t>6</w:t>
            </w:r>
          </w:p>
        </w:tc>
        <w:tc>
          <w:tcPr>
            <w:tcW w:w="810" w:type="dxa"/>
            <w:tcBorders>
              <w:left w:val="single" w:sz="4" w:space="0" w:color="auto"/>
            </w:tcBorders>
          </w:tcPr>
          <w:p w14:paraId="4F77DECF" w14:textId="77777777" w:rsidR="006D299A" w:rsidRPr="006D299A" w:rsidRDefault="006D299A" w:rsidP="006D299A">
            <w:pPr>
              <w:spacing w:line="360" w:lineRule="atLeast"/>
              <w:jc w:val="both"/>
              <w:rPr>
                <w:rFonts w:ascii="Times New Roman" w:hAnsi="Times New Roman"/>
                <w:sz w:val="28"/>
                <w:szCs w:val="28"/>
                <w:u w:val="single"/>
              </w:rPr>
            </w:pPr>
            <w:r w:rsidRPr="006D299A">
              <w:rPr>
                <w:rFonts w:ascii="Times New Roman" w:hAnsi="Times New Roman"/>
                <w:sz w:val="28"/>
                <w:szCs w:val="28"/>
              </w:rPr>
              <w:t xml:space="preserve"> </w:t>
            </w:r>
            <w:r w:rsidRPr="006D299A">
              <w:rPr>
                <w:rFonts w:ascii="Times New Roman" w:hAnsi="Times New Roman"/>
                <w:sz w:val="28"/>
                <w:szCs w:val="28"/>
                <w:u w:val="single"/>
              </w:rPr>
              <w:t>12</w:t>
            </w:r>
          </w:p>
        </w:tc>
        <w:tc>
          <w:tcPr>
            <w:tcW w:w="2070" w:type="dxa"/>
          </w:tcPr>
          <w:p w14:paraId="44AB88DC" w14:textId="77777777" w:rsidR="006D299A" w:rsidRPr="006D299A" w:rsidRDefault="006D299A" w:rsidP="006D299A">
            <w:pPr>
              <w:spacing w:line="360" w:lineRule="atLeast"/>
              <w:rPr>
                <w:rFonts w:ascii="Times New Roman" w:hAnsi="Times New Roman"/>
                <w:sz w:val="28"/>
                <w:szCs w:val="28"/>
              </w:rPr>
            </w:pPr>
            <w:r w:rsidRPr="006D299A">
              <w:rPr>
                <w:rFonts w:ascii="Times New Roman" w:hAnsi="Times New Roman"/>
                <w:sz w:val="28"/>
                <w:szCs w:val="28"/>
              </w:rPr>
              <w:t>= –14</w:t>
            </w:r>
            <w:r w:rsidRPr="006D299A">
              <w:rPr>
                <w:rFonts w:ascii="Times New Roman" w:hAnsi="Times New Roman"/>
                <w:i/>
                <w:sz w:val="28"/>
                <w:szCs w:val="28"/>
              </w:rPr>
              <w:t>b</w:t>
            </w:r>
            <w:r w:rsidRPr="006D299A">
              <w:rPr>
                <w:rFonts w:ascii="Times New Roman" w:hAnsi="Times New Roman"/>
                <w:sz w:val="28"/>
                <w:szCs w:val="28"/>
              </w:rPr>
              <w:t xml:space="preserve"> + 52</w:t>
            </w:r>
            <w:r w:rsidRPr="006D299A">
              <w:rPr>
                <w:rFonts w:ascii="Times New Roman" w:hAnsi="Times New Roman"/>
                <w:i/>
                <w:sz w:val="28"/>
                <w:szCs w:val="28"/>
              </w:rPr>
              <w:t>a</w:t>
            </w:r>
          </w:p>
        </w:tc>
      </w:tr>
      <w:tr w:rsidR="006D299A" w:rsidRPr="006D299A" w14:paraId="58052DD7" w14:textId="77777777">
        <w:tc>
          <w:tcPr>
            <w:tcW w:w="1818" w:type="dxa"/>
          </w:tcPr>
          <w:p w14:paraId="4E357C26" w14:textId="77777777" w:rsidR="006D299A" w:rsidRPr="006D299A" w:rsidRDefault="006D299A" w:rsidP="006D299A">
            <w:pPr>
              <w:spacing w:line="360" w:lineRule="atLeast"/>
              <w:jc w:val="right"/>
              <w:rPr>
                <w:rFonts w:ascii="Times New Roman" w:hAnsi="Times New Roman"/>
                <w:sz w:val="28"/>
                <w:szCs w:val="28"/>
              </w:rPr>
            </w:pPr>
          </w:p>
        </w:tc>
        <w:tc>
          <w:tcPr>
            <w:tcW w:w="810" w:type="dxa"/>
            <w:tcBorders>
              <w:right w:val="single" w:sz="4" w:space="0" w:color="auto"/>
            </w:tcBorders>
          </w:tcPr>
          <w:p w14:paraId="74E89F22"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sz w:val="28"/>
                <w:szCs w:val="28"/>
              </w:rPr>
              <w:t>0</w:t>
            </w:r>
          </w:p>
        </w:tc>
        <w:tc>
          <w:tcPr>
            <w:tcW w:w="810" w:type="dxa"/>
            <w:tcBorders>
              <w:left w:val="single" w:sz="4" w:space="0" w:color="auto"/>
            </w:tcBorders>
          </w:tcPr>
          <w:p w14:paraId="1B2DD9AF" w14:textId="77777777" w:rsidR="006D299A" w:rsidRPr="006D299A" w:rsidRDefault="006D299A" w:rsidP="006D299A">
            <w:pPr>
              <w:spacing w:line="360" w:lineRule="atLeast"/>
              <w:jc w:val="both"/>
              <w:rPr>
                <w:rFonts w:ascii="Times New Roman" w:hAnsi="Times New Roman"/>
                <w:b/>
                <w:sz w:val="28"/>
                <w:szCs w:val="28"/>
              </w:rPr>
            </w:pPr>
            <w:r w:rsidRPr="006D299A">
              <w:rPr>
                <w:rFonts w:ascii="Times New Roman" w:hAnsi="Times New Roman"/>
                <w:b/>
                <w:sz w:val="28"/>
                <w:szCs w:val="28"/>
              </w:rPr>
              <w:t xml:space="preserve">  3</w:t>
            </w:r>
          </w:p>
        </w:tc>
        <w:tc>
          <w:tcPr>
            <w:tcW w:w="2070" w:type="dxa"/>
          </w:tcPr>
          <w:p w14:paraId="4904CBA4" w14:textId="77777777" w:rsidR="006D299A" w:rsidRPr="006D299A" w:rsidRDefault="006D299A" w:rsidP="006D299A">
            <w:pPr>
              <w:spacing w:line="360" w:lineRule="atLeast"/>
              <w:rPr>
                <w:rFonts w:ascii="Times New Roman" w:hAnsi="Times New Roman"/>
                <w:b/>
                <w:sz w:val="28"/>
                <w:szCs w:val="28"/>
              </w:rPr>
            </w:pPr>
            <w:r w:rsidRPr="006D299A">
              <w:rPr>
                <w:rFonts w:ascii="Times New Roman" w:hAnsi="Times New Roman"/>
                <w:b/>
                <w:sz w:val="28"/>
                <w:szCs w:val="28"/>
              </w:rPr>
              <w:t>= 17</w:t>
            </w:r>
            <w:r w:rsidRPr="006D299A">
              <w:rPr>
                <w:rFonts w:ascii="Times New Roman" w:hAnsi="Times New Roman"/>
                <w:b/>
                <w:i/>
                <w:sz w:val="28"/>
                <w:szCs w:val="28"/>
              </w:rPr>
              <w:t>b</w:t>
            </w:r>
            <w:r w:rsidRPr="006D299A">
              <w:rPr>
                <w:rFonts w:ascii="Times New Roman" w:hAnsi="Times New Roman"/>
                <w:b/>
                <w:sz w:val="28"/>
                <w:szCs w:val="28"/>
              </w:rPr>
              <w:t xml:space="preserve"> – 63</w:t>
            </w:r>
            <w:r w:rsidRPr="006D299A">
              <w:rPr>
                <w:rFonts w:ascii="Times New Roman" w:hAnsi="Times New Roman"/>
                <w:b/>
                <w:i/>
                <w:sz w:val="28"/>
                <w:szCs w:val="28"/>
              </w:rPr>
              <w:t>a</w:t>
            </w:r>
          </w:p>
        </w:tc>
      </w:tr>
    </w:tbl>
    <w:p w14:paraId="59BC7416" w14:textId="77777777" w:rsidR="006D299A" w:rsidRPr="00D76CD6" w:rsidRDefault="006D299A" w:rsidP="006D299A">
      <w:pPr>
        <w:spacing w:line="360" w:lineRule="atLeast"/>
        <w:jc w:val="both"/>
        <w:rPr>
          <w:rFonts w:ascii="Times New Roman" w:hAnsi="Times New Roman"/>
          <w:sz w:val="28"/>
          <w:szCs w:val="28"/>
        </w:rPr>
      </w:pPr>
    </w:p>
    <w:p w14:paraId="2DBE47CF" w14:textId="77777777" w:rsidR="006D299A" w:rsidRPr="00566074" w:rsidRDefault="006D299A" w:rsidP="006D299A">
      <w:pPr>
        <w:spacing w:line="360" w:lineRule="atLeast"/>
        <w:jc w:val="both"/>
        <w:rPr>
          <w:rFonts w:ascii="Times New Roman" w:hAnsi="Times New Roman"/>
          <w:b/>
          <w:sz w:val="28"/>
          <w:szCs w:val="28"/>
        </w:rPr>
      </w:pPr>
      <w:r w:rsidRPr="00566074">
        <w:rPr>
          <w:rFonts w:ascii="Times New Roman" w:hAnsi="Times New Roman"/>
          <w:b/>
          <w:sz w:val="28"/>
          <w:szCs w:val="28"/>
        </w:rPr>
        <w:t>Remarks</w:t>
      </w:r>
    </w:p>
    <w:p w14:paraId="77D5A58A"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The proof that the algorithm works is essentially by construction, following the above example.</w:t>
      </w:r>
    </w:p>
    <w:p w14:paraId="5A3C9B10" w14:textId="77777777" w:rsidR="006D299A" w:rsidRPr="00D76CD6" w:rsidRDefault="006D299A" w:rsidP="006D299A">
      <w:pPr>
        <w:spacing w:line="360" w:lineRule="atLeast"/>
        <w:ind w:left="720" w:hanging="720"/>
        <w:jc w:val="both"/>
        <w:rPr>
          <w:rFonts w:ascii="Times New Roman" w:hAnsi="Times New Roman"/>
          <w:sz w:val="28"/>
          <w:szCs w:val="28"/>
        </w:rPr>
      </w:pPr>
    </w:p>
    <w:p w14:paraId="62159F6F"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Note that to prove the Euclidean algorithm we only needed the Division algorithm to hold.</w:t>
      </w:r>
    </w:p>
    <w:p w14:paraId="7292515E" w14:textId="77777777" w:rsidR="006D299A" w:rsidRPr="00D76CD6" w:rsidRDefault="006D299A" w:rsidP="006D299A">
      <w:pPr>
        <w:spacing w:line="360" w:lineRule="atLeast"/>
        <w:ind w:left="720" w:hanging="720"/>
        <w:jc w:val="both"/>
        <w:rPr>
          <w:rFonts w:ascii="Times New Roman" w:hAnsi="Times New Roman"/>
          <w:sz w:val="28"/>
          <w:szCs w:val="28"/>
        </w:rPr>
      </w:pPr>
    </w:p>
    <w:p w14:paraId="7248808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We note that this process is "computationally efficient". That is, its difficulty increases in proportion to the number of digits of </w:t>
      </w:r>
      <w:r w:rsidRPr="000C346D">
        <w:rPr>
          <w:rFonts w:ascii="Times New Roman" w:hAnsi="Times New Roman"/>
          <w:i/>
          <w:sz w:val="28"/>
          <w:szCs w:val="28"/>
        </w:rPr>
        <w:t>a, b</w:t>
      </w:r>
      <w:r w:rsidRPr="00D76CD6">
        <w:rPr>
          <w:rFonts w:ascii="Times New Roman" w:hAnsi="Times New Roman"/>
          <w:sz w:val="28"/>
          <w:szCs w:val="28"/>
        </w:rPr>
        <w:t xml:space="preserve"> not in proportion to the size of </w:t>
      </w:r>
      <w:r w:rsidRPr="000C346D">
        <w:rPr>
          <w:rFonts w:ascii="Times New Roman" w:hAnsi="Times New Roman"/>
          <w:i/>
          <w:sz w:val="28"/>
          <w:szCs w:val="28"/>
        </w:rPr>
        <w:t>a, b</w:t>
      </w:r>
      <w:r w:rsidRPr="00D76CD6">
        <w:rPr>
          <w:rFonts w:ascii="Times New Roman" w:hAnsi="Times New Roman"/>
          <w:sz w:val="28"/>
          <w:szCs w:val="28"/>
        </w:rPr>
        <w:t>.</w:t>
      </w:r>
    </w:p>
    <w:p w14:paraId="6276AA5B" w14:textId="77777777" w:rsidR="006D299A" w:rsidRPr="00D76CD6" w:rsidRDefault="006D299A" w:rsidP="006D299A">
      <w:pPr>
        <w:spacing w:line="360" w:lineRule="atLeast"/>
        <w:jc w:val="both"/>
        <w:rPr>
          <w:rFonts w:ascii="Times New Roman" w:hAnsi="Times New Roman"/>
          <w:sz w:val="28"/>
          <w:szCs w:val="28"/>
        </w:rPr>
      </w:pPr>
    </w:p>
    <w:p w14:paraId="7D7248A3"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use the Euclidean algorithm to prove:</w:t>
      </w:r>
    </w:p>
    <w:p w14:paraId="24597E6B" w14:textId="77777777" w:rsidR="006D299A" w:rsidRPr="00D76CD6" w:rsidRDefault="006D299A" w:rsidP="006D299A">
      <w:pPr>
        <w:spacing w:line="360" w:lineRule="atLeast"/>
        <w:jc w:val="both"/>
        <w:rPr>
          <w:rFonts w:ascii="Times New Roman" w:hAnsi="Times New Roman"/>
          <w:sz w:val="28"/>
          <w:szCs w:val="28"/>
        </w:rPr>
      </w:pPr>
    </w:p>
    <w:p w14:paraId="18538340"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The Fundamental Theorem of Arithmetic</w:t>
      </w:r>
    </w:p>
    <w:p w14:paraId="56DEE07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Every positive integer can be written as a product of primes in an essentially unique way (i.e. unique up to the order of the factors).</w:t>
      </w:r>
    </w:p>
    <w:p w14:paraId="3F559071" w14:textId="77777777" w:rsidR="006D299A" w:rsidRPr="00D76CD6" w:rsidRDefault="006D299A" w:rsidP="006D299A">
      <w:pPr>
        <w:spacing w:line="360" w:lineRule="atLeast"/>
        <w:jc w:val="both"/>
        <w:rPr>
          <w:rFonts w:ascii="Times New Roman" w:hAnsi="Times New Roman"/>
          <w:sz w:val="28"/>
          <w:szCs w:val="28"/>
        </w:rPr>
      </w:pPr>
    </w:p>
    <w:p w14:paraId="509311C5"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 xml:space="preserve">Proof </w:t>
      </w:r>
    </w:p>
    <w:p w14:paraId="351DA0C9"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 xml:space="preserve">a) </w:t>
      </w:r>
      <w:r w:rsidRPr="00D76CD6">
        <w:rPr>
          <w:rFonts w:ascii="Times New Roman" w:hAnsi="Times New Roman"/>
          <w:sz w:val="28"/>
          <w:szCs w:val="28"/>
        </w:rPr>
        <w:tab/>
        <w:t>It is easy to see that any number can be written as a product of primes:</w:t>
      </w:r>
    </w:p>
    <w:p w14:paraId="4CAE2047" w14:textId="77777777" w:rsidR="006D299A" w:rsidRPr="00C47493" w:rsidRDefault="006D299A" w:rsidP="006D299A">
      <w:pPr>
        <w:spacing w:line="360" w:lineRule="atLeast"/>
        <w:ind w:left="720" w:hanging="360"/>
        <w:jc w:val="both"/>
        <w:rPr>
          <w:color w:val="000000"/>
          <w:sz w:val="28"/>
        </w:rPr>
      </w:pPr>
      <w:r w:rsidRPr="00D76CD6">
        <w:rPr>
          <w:rFonts w:ascii="Times New Roman" w:hAnsi="Times New Roman"/>
          <w:sz w:val="28"/>
          <w:szCs w:val="28"/>
        </w:rPr>
        <w:tab/>
        <w:t xml:space="preserve">If </w:t>
      </w:r>
      <w:r w:rsidRPr="00D76CD6">
        <w:rPr>
          <w:rFonts w:ascii="Times New Roman" w:hAnsi="Times New Roman"/>
          <w:i/>
          <w:sz w:val="28"/>
          <w:szCs w:val="28"/>
        </w:rPr>
        <w:t>n</w:t>
      </w:r>
      <w:r w:rsidRPr="00D76CD6">
        <w:rPr>
          <w:rFonts w:ascii="Times New Roman" w:hAnsi="Times New Roman"/>
          <w:sz w:val="28"/>
          <w:szCs w:val="28"/>
        </w:rPr>
        <w:t xml:space="preserve"> is not prime it can be written as a product of smaller numbers. Then apply the argument to each of these smaller numbers until one is left with a product of numbers which cannot be split up further.</w:t>
      </w:r>
      <w:r w:rsidRPr="00D76CD6">
        <w:rPr>
          <w:rFonts w:ascii="Times New Roman" w:hAnsi="Times New Roman"/>
          <w:sz w:val="28"/>
          <w:szCs w:val="28"/>
        </w:rPr>
        <w:tab/>
      </w:r>
    </w:p>
    <w:p w14:paraId="4F1914CA" w14:textId="77777777" w:rsidR="006D299A" w:rsidRPr="00D76CD6" w:rsidRDefault="006D299A" w:rsidP="006D299A">
      <w:pPr>
        <w:spacing w:line="360" w:lineRule="atLeast"/>
        <w:ind w:left="720" w:hanging="360"/>
        <w:jc w:val="both"/>
        <w:rPr>
          <w:rFonts w:ascii="Times New Roman" w:hAnsi="Times New Roman"/>
          <w:sz w:val="28"/>
          <w:szCs w:val="28"/>
        </w:rPr>
      </w:pPr>
    </w:p>
    <w:p w14:paraId="103F70C9"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b)</w:t>
      </w:r>
      <w:r w:rsidRPr="00D76CD6">
        <w:rPr>
          <w:rFonts w:ascii="Times New Roman" w:hAnsi="Times New Roman"/>
          <w:sz w:val="28"/>
          <w:szCs w:val="28"/>
        </w:rPr>
        <w:tab/>
        <w:t>Uniqueness is the tricky bit.</w:t>
      </w:r>
    </w:p>
    <w:p w14:paraId="6CD69BF8" w14:textId="77777777" w:rsidR="006D299A" w:rsidRPr="00D76CD6" w:rsidRDefault="006D299A" w:rsidP="006D299A">
      <w:pPr>
        <w:spacing w:line="360" w:lineRule="atLeast"/>
        <w:jc w:val="both"/>
        <w:rPr>
          <w:rFonts w:ascii="Times New Roman" w:hAnsi="Times New Roman"/>
          <w:sz w:val="28"/>
          <w:szCs w:val="28"/>
        </w:rPr>
      </w:pPr>
    </w:p>
    <w:p w14:paraId="002A67D8"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 xml:space="preserve">Lemma </w:t>
      </w:r>
    </w:p>
    <w:p w14:paraId="75DE689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If a prime </w:t>
      </w:r>
      <w:r w:rsidRPr="00D76CD6">
        <w:rPr>
          <w:rFonts w:ascii="Times New Roman" w:hAnsi="Times New Roman"/>
          <w:i/>
          <w:sz w:val="28"/>
          <w:szCs w:val="28"/>
        </w:rPr>
        <w:t>p</w:t>
      </w:r>
      <w:r w:rsidRPr="00D76CD6">
        <w:rPr>
          <w:rFonts w:ascii="Times New Roman" w:hAnsi="Times New Roman"/>
          <w:sz w:val="28"/>
          <w:szCs w:val="28"/>
        </w:rPr>
        <w:t xml:space="preserve"> divides a product </w:t>
      </w:r>
      <w:r w:rsidRPr="00D76CD6">
        <w:rPr>
          <w:rFonts w:ascii="Times New Roman" w:hAnsi="Times New Roman"/>
          <w:i/>
          <w:sz w:val="28"/>
          <w:szCs w:val="28"/>
        </w:rPr>
        <w:t>ab</w:t>
      </w:r>
      <w:r w:rsidRPr="00D76CD6">
        <w:rPr>
          <w:rFonts w:ascii="Times New Roman" w:hAnsi="Times New Roman"/>
          <w:sz w:val="28"/>
          <w:szCs w:val="28"/>
        </w:rPr>
        <w:t xml:space="preserve"> then it either divides </w:t>
      </w:r>
      <w:r w:rsidRPr="00D76CD6">
        <w:rPr>
          <w:rFonts w:ascii="Times New Roman" w:hAnsi="Times New Roman"/>
          <w:i/>
          <w:sz w:val="28"/>
          <w:szCs w:val="28"/>
        </w:rPr>
        <w:t>a</w:t>
      </w:r>
      <w:r w:rsidRPr="00D76CD6">
        <w:rPr>
          <w:rFonts w:ascii="Times New Roman" w:hAnsi="Times New Roman"/>
          <w:sz w:val="28"/>
          <w:szCs w:val="28"/>
        </w:rPr>
        <w:t xml:space="preserve"> or it divides </w:t>
      </w:r>
      <w:r w:rsidRPr="00D76CD6">
        <w:rPr>
          <w:rFonts w:ascii="Times New Roman" w:hAnsi="Times New Roman"/>
          <w:i/>
          <w:sz w:val="28"/>
          <w:szCs w:val="28"/>
        </w:rPr>
        <w:t>b</w:t>
      </w:r>
      <w:r w:rsidRPr="00D76CD6">
        <w:rPr>
          <w:rFonts w:ascii="Times New Roman" w:hAnsi="Times New Roman"/>
          <w:sz w:val="28"/>
          <w:szCs w:val="28"/>
        </w:rPr>
        <w:t>.</w:t>
      </w:r>
    </w:p>
    <w:p w14:paraId="705E44C3" w14:textId="77777777" w:rsidR="006D299A" w:rsidRPr="00D76CD6" w:rsidRDefault="006D299A" w:rsidP="006D299A">
      <w:pPr>
        <w:spacing w:line="360" w:lineRule="atLeast"/>
        <w:jc w:val="both"/>
        <w:rPr>
          <w:rFonts w:ascii="Times New Roman" w:hAnsi="Times New Roman"/>
          <w:sz w:val="28"/>
          <w:szCs w:val="28"/>
        </w:rPr>
      </w:pPr>
    </w:p>
    <w:p w14:paraId="6B80DD01"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lastRenderedPageBreak/>
        <w:t>Proof</w:t>
      </w:r>
    </w:p>
    <w:p w14:paraId="49AB6C6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D76CD6">
        <w:rPr>
          <w:rFonts w:ascii="Times New Roman" w:hAnsi="Times New Roman"/>
          <w:i/>
          <w:sz w:val="28"/>
          <w:szCs w:val="28"/>
        </w:rPr>
        <w:t>p</w:t>
      </w:r>
      <w:r w:rsidRPr="00D76CD6">
        <w:rPr>
          <w:rFonts w:ascii="Times New Roman" w:hAnsi="Times New Roman"/>
          <w:sz w:val="28"/>
          <w:szCs w:val="28"/>
        </w:rPr>
        <w:t xml:space="preserve"> does not divide </w:t>
      </w:r>
      <w:r w:rsidRPr="00D76CD6">
        <w:rPr>
          <w:rFonts w:ascii="Times New Roman" w:hAnsi="Times New Roman"/>
          <w:i/>
          <w:sz w:val="28"/>
          <w:szCs w:val="28"/>
        </w:rPr>
        <w:t>a</w:t>
      </w:r>
      <w:r w:rsidRPr="00D76CD6">
        <w:rPr>
          <w:rFonts w:ascii="Times New Roman" w:hAnsi="Times New Roman"/>
          <w:sz w:val="28"/>
          <w:szCs w:val="28"/>
        </w:rPr>
        <w:t xml:space="preserve"> then (since the only factors of </w:t>
      </w:r>
      <w:r w:rsidRPr="00D76CD6">
        <w:rPr>
          <w:rFonts w:ascii="Times New Roman" w:hAnsi="Times New Roman"/>
          <w:i/>
          <w:sz w:val="28"/>
          <w:szCs w:val="28"/>
        </w:rPr>
        <w:t>p</w:t>
      </w:r>
      <w:r w:rsidRPr="00D76CD6">
        <w:rPr>
          <w:rFonts w:ascii="Times New Roman" w:hAnsi="Times New Roman"/>
          <w:sz w:val="28"/>
          <w:szCs w:val="28"/>
        </w:rPr>
        <w:t xml:space="preserve"> are 1 and </w:t>
      </w:r>
      <w:proofErr w:type="gramStart"/>
      <w:r w:rsidRPr="00D76CD6">
        <w:rPr>
          <w:rFonts w:ascii="Times New Roman" w:hAnsi="Times New Roman"/>
          <w:i/>
          <w:sz w:val="28"/>
          <w:szCs w:val="28"/>
        </w:rPr>
        <w:t>p</w:t>
      </w:r>
      <w:r w:rsidRPr="00D76CD6">
        <w:rPr>
          <w:rFonts w:ascii="Times New Roman" w:hAnsi="Times New Roman"/>
          <w:sz w:val="28"/>
          <w:szCs w:val="28"/>
        </w:rPr>
        <w:t xml:space="preserve">)   </w:t>
      </w:r>
      <w:proofErr w:type="gramEnd"/>
      <w:r w:rsidRPr="00D76CD6">
        <w:rPr>
          <w:rFonts w:ascii="Times New Roman" w:hAnsi="Times New Roman"/>
          <w:sz w:val="28"/>
          <w:szCs w:val="28"/>
        </w:rPr>
        <w:t xml:space="preserve"> hcf(</w:t>
      </w:r>
      <w:r w:rsidRPr="00D76CD6">
        <w:rPr>
          <w:rFonts w:ascii="Times New Roman" w:hAnsi="Times New Roman"/>
          <w:i/>
          <w:sz w:val="28"/>
          <w:szCs w:val="28"/>
        </w:rPr>
        <w:t>a, p</w:t>
      </w:r>
      <w:r w:rsidRPr="00D76CD6">
        <w:rPr>
          <w:rFonts w:ascii="Times New Roman" w:hAnsi="Times New Roman"/>
          <w:sz w:val="28"/>
          <w:szCs w:val="28"/>
        </w:rPr>
        <w:t xml:space="preserve">) = 1 and so by the Euclidean Algorithm </w:t>
      </w:r>
      <w:r w:rsidRPr="00D76CD6">
        <w:rPr>
          <w:rFonts w:ascii="Times New Roman" w:hAnsi="Times New Roman"/>
          <w:i/>
          <w:sz w:val="28"/>
          <w:szCs w:val="28"/>
        </w:rPr>
        <w:t>ax + py</w:t>
      </w:r>
      <w:r w:rsidRPr="00D76CD6">
        <w:rPr>
          <w:rFonts w:ascii="Times New Roman" w:hAnsi="Times New Roman"/>
          <w:sz w:val="28"/>
          <w:szCs w:val="28"/>
        </w:rPr>
        <w:t xml:space="preserve"> = 1 for some </w:t>
      </w:r>
      <w:r w:rsidRPr="00D76CD6">
        <w:rPr>
          <w:rFonts w:ascii="Times New Roman" w:hAnsi="Times New Roman"/>
          <w:i/>
          <w:sz w:val="28"/>
          <w:szCs w:val="28"/>
        </w:rPr>
        <w:t>x, y</w:t>
      </w:r>
      <w:r w:rsidRPr="00D76CD6">
        <w:rPr>
          <w:rFonts w:ascii="Times New Roman" w:hAnsi="Times New Roman"/>
          <w:sz w:val="28"/>
          <w:szCs w:val="28"/>
        </w:rPr>
        <w:t xml:space="preserve"> in </w:t>
      </w:r>
      <w:r w:rsidRPr="00D76CD6">
        <w:rPr>
          <w:rFonts w:ascii="Times New Roman" w:hAnsi="Times New Roman"/>
          <w:b/>
          <w:sz w:val="28"/>
          <w:szCs w:val="28"/>
        </w:rPr>
        <w:t>Z</w:t>
      </w:r>
      <w:r w:rsidRPr="00D76CD6">
        <w:rPr>
          <w:rFonts w:ascii="Times New Roman" w:hAnsi="Times New Roman"/>
          <w:sz w:val="28"/>
          <w:szCs w:val="28"/>
        </w:rPr>
        <w:t>.</w:t>
      </w:r>
    </w:p>
    <w:p w14:paraId="506B24D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Hence </w:t>
      </w:r>
      <w:r w:rsidRPr="00D76CD6">
        <w:rPr>
          <w:rFonts w:ascii="Times New Roman" w:hAnsi="Times New Roman"/>
          <w:i/>
          <w:sz w:val="28"/>
          <w:szCs w:val="28"/>
        </w:rPr>
        <w:t>abx +pby = b</w:t>
      </w:r>
      <w:r w:rsidRPr="00D76CD6">
        <w:rPr>
          <w:rFonts w:ascii="Times New Roman" w:hAnsi="Times New Roman"/>
          <w:sz w:val="28"/>
          <w:szCs w:val="28"/>
        </w:rPr>
        <w:t xml:space="preserve"> and since </w:t>
      </w:r>
      <w:r w:rsidRPr="00391ED7">
        <w:rPr>
          <w:rFonts w:ascii="Times New Roman" w:hAnsi="Times New Roman"/>
          <w:i/>
          <w:sz w:val="28"/>
          <w:szCs w:val="28"/>
        </w:rPr>
        <w:t>p</w:t>
      </w:r>
      <w:r w:rsidRPr="00D76CD6">
        <w:rPr>
          <w:rFonts w:ascii="Times New Roman" w:hAnsi="Times New Roman"/>
          <w:sz w:val="28"/>
          <w:szCs w:val="28"/>
        </w:rPr>
        <w:t xml:space="preserve"> divides both terms on the LHS it must divide </w:t>
      </w:r>
      <w:r w:rsidRPr="00D76CD6">
        <w:rPr>
          <w:rFonts w:ascii="Times New Roman" w:hAnsi="Times New Roman"/>
          <w:i/>
          <w:sz w:val="28"/>
          <w:szCs w:val="28"/>
        </w:rPr>
        <w:t>b</w:t>
      </w:r>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0D168FC1" wp14:editId="359592E4">
            <wp:extent cx="132080" cy="13208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3971B32F" w14:textId="77777777" w:rsidR="006D299A" w:rsidRPr="00D76CD6" w:rsidRDefault="006D299A" w:rsidP="006D299A">
      <w:pPr>
        <w:spacing w:line="360" w:lineRule="atLeast"/>
        <w:jc w:val="both"/>
        <w:rPr>
          <w:rFonts w:ascii="Times New Roman" w:hAnsi="Times New Roman"/>
          <w:sz w:val="28"/>
          <w:szCs w:val="28"/>
        </w:rPr>
      </w:pPr>
    </w:p>
    <w:p w14:paraId="59F3F2C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To finish the proof of the theorem</w:t>
      </w:r>
    </w:p>
    <w:p w14:paraId="7EB6B5C7" w14:textId="77777777" w:rsidR="006D299A" w:rsidRPr="00D76CD6" w:rsidRDefault="006D299A" w:rsidP="006D299A">
      <w:pPr>
        <w:spacing w:line="360" w:lineRule="atLeast"/>
        <w:jc w:val="both"/>
        <w:rPr>
          <w:rFonts w:ascii="Times New Roman" w:hAnsi="Times New Roman"/>
          <w:sz w:val="28"/>
          <w:szCs w:val="28"/>
        </w:rPr>
      </w:pPr>
    </w:p>
    <w:p w14:paraId="4268978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bookmarkStart w:id="13" w:name="OLE_LINK33"/>
      <w:bookmarkStart w:id="14" w:name="OLE_LINK34"/>
      <w:r w:rsidRPr="00D76CD6">
        <w:rPr>
          <w:rFonts w:ascii="Times New Roman" w:hAnsi="Times New Roman"/>
          <w:position w:val="-10"/>
          <w:sz w:val="28"/>
          <w:szCs w:val="28"/>
        </w:rPr>
        <w:object w:dxaOrig="3620" w:dyaOrig="340" w14:anchorId="4630FC03">
          <v:shape id="_x0000_i1028" type="#_x0000_t75" style="width:180.8pt;height:16.8pt" o:ole="">
            <v:imagedata r:id="rId12" o:title=""/>
          </v:shape>
          <o:OLEObject Type="Embed" ProgID="Equation.3" ShapeID="_x0000_i1028" DrawAspect="Content" ObjectID="_1585227194" r:id="rId13"/>
        </w:object>
      </w:r>
      <w:bookmarkEnd w:id="13"/>
      <w:bookmarkEnd w:id="14"/>
      <w:r w:rsidRPr="00D76CD6">
        <w:rPr>
          <w:rFonts w:ascii="Times New Roman" w:hAnsi="Times New Roman"/>
          <w:sz w:val="28"/>
          <w:szCs w:val="28"/>
        </w:rPr>
        <w:t xml:space="preserve"> is a product of primes in two ways, then </w:t>
      </w:r>
      <w:r w:rsidRPr="00D76CD6">
        <w:rPr>
          <w:rFonts w:ascii="Times New Roman" w:hAnsi="Times New Roman"/>
          <w:position w:val="-10"/>
          <w:sz w:val="28"/>
          <w:szCs w:val="28"/>
        </w:rPr>
        <w:object w:dxaOrig="300" w:dyaOrig="340" w14:anchorId="6040C7FE">
          <v:shape id="_x0000_i1029" type="#_x0000_t75" style="width:15.2pt;height:16.8pt" o:ole="">
            <v:imagedata r:id="rId14" o:title=""/>
          </v:shape>
          <o:OLEObject Type="Embed" ProgID="Equation.3" ShapeID="_x0000_i1029" DrawAspect="Content" ObjectID="_1585227195" r:id="rId15"/>
        </w:object>
      </w:r>
      <w:r w:rsidRPr="00D76CD6">
        <w:rPr>
          <w:rFonts w:ascii="Times New Roman" w:hAnsi="Times New Roman"/>
          <w:sz w:val="28"/>
          <w:szCs w:val="28"/>
        </w:rPr>
        <w:t xml:space="preserve"> divides </w:t>
      </w:r>
      <w:bookmarkStart w:id="15" w:name="OLE_LINK35"/>
      <w:bookmarkStart w:id="16" w:name="OLE_LINK36"/>
      <w:r w:rsidRPr="00D76CD6">
        <w:rPr>
          <w:rFonts w:ascii="Times New Roman" w:hAnsi="Times New Roman"/>
          <w:position w:val="-10"/>
          <w:sz w:val="28"/>
          <w:szCs w:val="28"/>
        </w:rPr>
        <w:object w:dxaOrig="1620" w:dyaOrig="340" w14:anchorId="3045515D">
          <v:shape id="_x0000_i1030" type="#_x0000_t75" style="width:80.8pt;height:16.8pt" o:ole="">
            <v:imagedata r:id="rId16" o:title=""/>
          </v:shape>
          <o:OLEObject Type="Embed" ProgID="Equation.3" ShapeID="_x0000_i1030" DrawAspect="Content" ObjectID="_1585227196" r:id="rId17"/>
        </w:object>
      </w:r>
      <w:bookmarkEnd w:id="15"/>
      <w:bookmarkEnd w:id="16"/>
      <w:r w:rsidRPr="00D76CD6">
        <w:rPr>
          <w:rFonts w:ascii="Times New Roman" w:hAnsi="Times New Roman"/>
          <w:sz w:val="28"/>
          <w:szCs w:val="28"/>
        </w:rPr>
        <w:t xml:space="preserve"> and hence either </w:t>
      </w:r>
      <w:r w:rsidRPr="00D76CD6">
        <w:rPr>
          <w:rFonts w:ascii="Times New Roman" w:hAnsi="Times New Roman"/>
          <w:position w:val="-10"/>
          <w:sz w:val="28"/>
          <w:szCs w:val="28"/>
        </w:rPr>
        <w:object w:dxaOrig="820" w:dyaOrig="340" w14:anchorId="6E4F1A73">
          <v:shape id="_x0000_i1031" type="#_x0000_t75" style="width:40.8pt;height:16.8pt" o:ole="">
            <v:imagedata r:id="rId18" o:title=""/>
          </v:shape>
          <o:OLEObject Type="Embed" ProgID="Equation.3" ShapeID="_x0000_i1031" DrawAspect="Content" ObjectID="_1585227197" r:id="rId19"/>
        </w:object>
      </w:r>
      <w:r w:rsidRPr="00D76CD6">
        <w:rPr>
          <w:rFonts w:ascii="Times New Roman" w:hAnsi="Times New Roman"/>
          <w:sz w:val="28"/>
          <w:szCs w:val="28"/>
        </w:rPr>
        <w:t xml:space="preserve"> or </w:t>
      </w:r>
      <w:bookmarkStart w:id="17" w:name="OLE_LINK37"/>
      <w:bookmarkStart w:id="18" w:name="OLE_LINK38"/>
      <w:r w:rsidRPr="00D76CD6">
        <w:rPr>
          <w:rFonts w:ascii="Times New Roman" w:hAnsi="Times New Roman"/>
          <w:position w:val="-10"/>
          <w:sz w:val="28"/>
          <w:szCs w:val="28"/>
        </w:rPr>
        <w:object w:dxaOrig="300" w:dyaOrig="340" w14:anchorId="6BB69A6C">
          <v:shape id="_x0000_i1032" type="#_x0000_t75" style="width:15.2pt;height:16.8pt" o:ole="">
            <v:imagedata r:id="rId14" o:title=""/>
          </v:shape>
          <o:OLEObject Type="Embed" ProgID="Equation.3" ShapeID="_x0000_i1032" DrawAspect="Content" ObjectID="_1585227198" r:id="rId20"/>
        </w:object>
      </w:r>
      <w:bookmarkEnd w:id="17"/>
      <w:bookmarkEnd w:id="18"/>
      <w:r w:rsidRPr="00D76CD6">
        <w:rPr>
          <w:rFonts w:ascii="Times New Roman" w:hAnsi="Times New Roman"/>
          <w:sz w:val="28"/>
          <w:szCs w:val="28"/>
        </w:rPr>
        <w:t xml:space="preserve"> divides </w:t>
      </w:r>
      <w:r w:rsidRPr="00D76CD6">
        <w:rPr>
          <w:rFonts w:ascii="Times New Roman" w:hAnsi="Times New Roman"/>
          <w:position w:val="-10"/>
          <w:sz w:val="28"/>
          <w:szCs w:val="28"/>
        </w:rPr>
        <w:object w:dxaOrig="1160" w:dyaOrig="340" w14:anchorId="574F09C2">
          <v:shape id="_x0000_i1033" type="#_x0000_t75" style="width:58.4pt;height:16.8pt" o:ole="">
            <v:imagedata r:id="rId21" o:title=""/>
          </v:shape>
          <o:OLEObject Type="Embed" ProgID="Equation.3" ShapeID="_x0000_i1033" DrawAspect="Content" ObjectID="_1585227199" r:id="rId22"/>
        </w:object>
      </w:r>
      <w:r w:rsidRPr="00D76CD6">
        <w:rPr>
          <w:rFonts w:ascii="Times New Roman" w:hAnsi="Times New Roman"/>
          <w:sz w:val="28"/>
          <w:szCs w:val="28"/>
        </w:rPr>
        <w:t xml:space="preserve"> and we can repeat the process to (eventually) get </w:t>
      </w:r>
      <w:bookmarkStart w:id="19" w:name="OLE_LINK39"/>
      <w:bookmarkStart w:id="20" w:name="OLE_LINK40"/>
      <w:r w:rsidRPr="00D76CD6">
        <w:rPr>
          <w:rFonts w:ascii="Times New Roman" w:hAnsi="Times New Roman"/>
          <w:position w:val="-10"/>
          <w:sz w:val="28"/>
          <w:szCs w:val="28"/>
        </w:rPr>
        <w:object w:dxaOrig="300" w:dyaOrig="340" w14:anchorId="0E36404E">
          <v:shape id="_x0000_i1034" type="#_x0000_t75" style="width:15.2pt;height:16.8pt" o:ole="">
            <v:imagedata r:id="rId14" o:title=""/>
          </v:shape>
          <o:OLEObject Type="Embed" ProgID="Equation.3" ShapeID="_x0000_i1034" DrawAspect="Content" ObjectID="_1585227200" r:id="rId23"/>
        </w:object>
      </w:r>
      <w:bookmarkEnd w:id="19"/>
      <w:bookmarkEnd w:id="20"/>
      <w:r w:rsidRPr="00D76CD6">
        <w:rPr>
          <w:rFonts w:ascii="Times New Roman" w:hAnsi="Times New Roman"/>
          <w:sz w:val="28"/>
          <w:szCs w:val="28"/>
        </w:rPr>
        <w:t xml:space="preserve"> = some </w:t>
      </w:r>
      <w:r w:rsidRPr="00D76CD6">
        <w:rPr>
          <w:rFonts w:ascii="Times New Roman" w:hAnsi="Times New Roman"/>
          <w:position w:val="-10"/>
          <w:sz w:val="28"/>
          <w:szCs w:val="28"/>
        </w:rPr>
        <w:object w:dxaOrig="260" w:dyaOrig="340" w14:anchorId="524DA83B">
          <v:shape id="_x0000_i1035" type="#_x0000_t75" style="width:12.8pt;height:16.8pt" o:ole="">
            <v:imagedata r:id="rId24" o:title=""/>
          </v:shape>
          <o:OLEObject Type="Embed" ProgID="Equation.3" ShapeID="_x0000_i1035" DrawAspect="Content" ObjectID="_1585227201" r:id="rId25"/>
        </w:object>
      </w:r>
      <w:r w:rsidRPr="00D76CD6">
        <w:rPr>
          <w:rFonts w:ascii="Times New Roman" w:hAnsi="Times New Roman"/>
          <w:sz w:val="28"/>
          <w:szCs w:val="28"/>
        </w:rPr>
        <w:t>.</w:t>
      </w:r>
      <w:r w:rsidRPr="00D76CD6">
        <w:rPr>
          <w:rFonts w:ascii="Times New Roman" w:hAnsi="Times New Roman"/>
          <w:sz w:val="28"/>
          <w:szCs w:val="28"/>
        </w:rPr>
        <w:br/>
        <w:t xml:space="preserve">Then cancel out these two and repeat the process to match each of the  </w:t>
      </w:r>
      <w:r w:rsidRPr="00D76CD6">
        <w:rPr>
          <w:rFonts w:ascii="Times New Roman" w:hAnsi="Times New Roman"/>
          <w:position w:val="-10"/>
          <w:sz w:val="28"/>
          <w:szCs w:val="28"/>
        </w:rPr>
        <w:object w:dxaOrig="280" w:dyaOrig="340" w14:anchorId="083BCC9C">
          <v:shape id="_x0000_i1036" type="#_x0000_t75" style="width:14.4pt;height:16.8pt" o:ole="">
            <v:imagedata r:id="rId26" o:title=""/>
          </v:shape>
          <o:OLEObject Type="Embed" ProgID="Equation.3" ShapeID="_x0000_i1036" DrawAspect="Content" ObjectID="_1585227202" r:id="rId27"/>
        </w:object>
      </w:r>
      <w:r w:rsidRPr="00D76CD6">
        <w:rPr>
          <w:rFonts w:ascii="Times New Roman" w:hAnsi="Times New Roman"/>
          <w:sz w:val="28"/>
          <w:szCs w:val="28"/>
        </w:rPr>
        <w:t xml:space="preserve">s with one of the  </w:t>
      </w:r>
      <w:r w:rsidRPr="00D76CD6">
        <w:rPr>
          <w:rFonts w:ascii="Times New Roman" w:hAnsi="Times New Roman"/>
          <w:position w:val="-14"/>
          <w:sz w:val="28"/>
          <w:szCs w:val="28"/>
        </w:rPr>
        <w:object w:dxaOrig="300" w:dyaOrig="380" w14:anchorId="792522BB">
          <v:shape id="_x0000_i1037" type="#_x0000_t75" style="width:15.2pt;height:19.2pt" o:ole="">
            <v:imagedata r:id="rId28" o:title=""/>
          </v:shape>
          <o:OLEObject Type="Embed" ProgID="Equation.3" ShapeID="_x0000_i1037" DrawAspect="Content" ObjectID="_1585227203" r:id="rId29"/>
        </w:object>
      </w:r>
      <w:r w:rsidRPr="00D76CD6">
        <w:rPr>
          <w:rFonts w:ascii="Times New Roman" w:hAnsi="Times New Roman"/>
          <w:sz w:val="28"/>
          <w:szCs w:val="28"/>
        </w:rPr>
        <w:t>s.</w:t>
      </w:r>
    </w:p>
    <w:p w14:paraId="418A79E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i.e. the two factorisations are "essentially" the same.</w:t>
      </w:r>
      <w:r w:rsidRPr="00D76CD6">
        <w:rPr>
          <w:rFonts w:ascii="Times New Roman" w:hAnsi="Times New Roman"/>
          <w:sz w:val="28"/>
          <w:szCs w:val="28"/>
        </w:rPr>
        <w:tab/>
      </w:r>
      <w:r w:rsidRPr="00D76CD6">
        <w:rPr>
          <w:rFonts w:ascii="Times New Roman" w:hAnsi="Times New Roman"/>
          <w:sz w:val="28"/>
          <w:szCs w:val="28"/>
        </w:rPr>
        <w:tab/>
      </w:r>
      <w:bookmarkStart w:id="21" w:name="OLE_LINK56"/>
      <w:bookmarkStart w:id="22" w:name="OLE_LINK57"/>
      <w:r w:rsidRPr="003A0521">
        <w:rPr>
          <w:color w:val="000000"/>
          <w:sz w:val="28"/>
        </w:rPr>
        <w:tab/>
      </w:r>
      <w:r w:rsidR="00423F81">
        <w:rPr>
          <w:noProof/>
          <w:color w:val="000000"/>
          <w:sz w:val="28"/>
          <w:lang w:val="en-GB" w:eastAsia="zh-CN"/>
        </w:rPr>
        <w:drawing>
          <wp:inline distT="0" distB="0" distL="0" distR="0" wp14:anchorId="20B26AA1" wp14:editId="77B15E5A">
            <wp:extent cx="132080" cy="132080"/>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bookmarkEnd w:id="21"/>
    <w:bookmarkEnd w:id="22"/>
    <w:p w14:paraId="7873548D" w14:textId="77777777" w:rsidR="006D299A" w:rsidRPr="00D76CD6" w:rsidRDefault="006D299A" w:rsidP="006D299A">
      <w:pPr>
        <w:spacing w:line="360" w:lineRule="atLeast"/>
        <w:jc w:val="both"/>
        <w:rPr>
          <w:rFonts w:ascii="Times New Roman" w:hAnsi="Times New Roman"/>
          <w:sz w:val="28"/>
          <w:szCs w:val="28"/>
        </w:rPr>
      </w:pPr>
    </w:p>
    <w:p w14:paraId="7B7FA9EB"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Remarks</w:t>
      </w:r>
    </w:p>
    <w:p w14:paraId="6BA6909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Although the Fundamental Theorem may seem "obvious" the uniqueness property is by no means trivial. There are systems in which, although factorisation is possible, uniqueness fails.</w:t>
      </w:r>
    </w:p>
    <w:p w14:paraId="700599D7" w14:textId="77777777" w:rsidR="006D299A" w:rsidRPr="00D76CD6" w:rsidRDefault="006D299A" w:rsidP="006D299A">
      <w:pPr>
        <w:spacing w:line="360" w:lineRule="atLeast"/>
        <w:ind w:left="720" w:hanging="720"/>
        <w:jc w:val="both"/>
        <w:rPr>
          <w:rFonts w:ascii="Times New Roman" w:hAnsi="Times New Roman"/>
          <w:sz w:val="28"/>
          <w:szCs w:val="28"/>
        </w:rPr>
      </w:pPr>
    </w:p>
    <w:p w14:paraId="21EBB4B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The above proof shows that any ring which has a "Division Algorithm"</w:t>
      </w:r>
      <w:proofErr w:type="gramStart"/>
      <w:r w:rsidRPr="00D76CD6">
        <w:rPr>
          <w:rFonts w:ascii="Times New Roman" w:hAnsi="Times New Roman"/>
          <w:sz w:val="28"/>
          <w:szCs w:val="28"/>
        </w:rPr>
        <w:t xml:space="preserve">   [</w:t>
      </w:r>
      <w:proofErr w:type="gramEnd"/>
      <w:r w:rsidRPr="00D76CD6">
        <w:rPr>
          <w:rFonts w:ascii="Times New Roman" w:hAnsi="Times New Roman"/>
          <w:i/>
          <w:sz w:val="28"/>
          <w:szCs w:val="28"/>
        </w:rPr>
        <w:t>a</w:t>
      </w:r>
      <w:r w:rsidRPr="00D76CD6">
        <w:rPr>
          <w:rFonts w:ascii="Times New Roman" w:hAnsi="Times New Roman"/>
          <w:sz w:val="28"/>
          <w:szCs w:val="28"/>
        </w:rPr>
        <w:t xml:space="preserve"> can be written as </w:t>
      </w:r>
      <w:r w:rsidRPr="00D76CD6">
        <w:rPr>
          <w:rFonts w:ascii="Times New Roman" w:hAnsi="Times New Roman"/>
          <w:i/>
          <w:sz w:val="28"/>
          <w:szCs w:val="28"/>
        </w:rPr>
        <w:t>qb + r</w:t>
      </w:r>
      <w:r w:rsidRPr="00D76CD6">
        <w:rPr>
          <w:rFonts w:ascii="Times New Roman" w:hAnsi="Times New Roman"/>
          <w:sz w:val="28"/>
          <w:szCs w:val="28"/>
        </w:rPr>
        <w:t xml:space="preserve"> with |</w:t>
      </w:r>
      <w:r w:rsidRPr="00D76CD6">
        <w:rPr>
          <w:rFonts w:ascii="Times New Roman" w:hAnsi="Times New Roman"/>
          <w:i/>
          <w:sz w:val="28"/>
          <w:szCs w:val="28"/>
        </w:rPr>
        <w:t>r</w:t>
      </w:r>
      <w:r w:rsidRPr="00D76CD6">
        <w:rPr>
          <w:rFonts w:ascii="Times New Roman" w:hAnsi="Times New Roman"/>
          <w:sz w:val="28"/>
          <w:szCs w:val="28"/>
        </w:rPr>
        <w:t xml:space="preserve">| &lt; </w:t>
      </w:r>
      <w:r w:rsidRPr="00D76CD6">
        <w:rPr>
          <w:rFonts w:ascii="Times New Roman" w:hAnsi="Times New Roman"/>
          <w:i/>
          <w:sz w:val="28"/>
          <w:szCs w:val="28"/>
        </w:rPr>
        <w:t>b</w:t>
      </w:r>
      <w:r w:rsidRPr="00D76CD6">
        <w:rPr>
          <w:rFonts w:ascii="Times New Roman" w:hAnsi="Times New Roman"/>
          <w:sz w:val="28"/>
          <w:szCs w:val="28"/>
        </w:rPr>
        <w:t xml:space="preserve"> ] and hence a Euclidean Algorithm will have unique factorisation. There are other systems in which unique factorisation holds even though they do not have a division algorithm.</w:t>
      </w:r>
    </w:p>
    <w:p w14:paraId="6A814BDD" w14:textId="77777777" w:rsidR="006D299A" w:rsidRPr="00D76CD6" w:rsidRDefault="006D299A" w:rsidP="006D299A">
      <w:pPr>
        <w:spacing w:line="360" w:lineRule="atLeast"/>
        <w:ind w:left="720" w:hanging="720"/>
        <w:jc w:val="both"/>
        <w:rPr>
          <w:rFonts w:ascii="Times New Roman" w:hAnsi="Times New Roman"/>
          <w:sz w:val="28"/>
          <w:szCs w:val="28"/>
        </w:rPr>
      </w:pPr>
    </w:p>
    <w:p w14:paraId="7D4846A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There is a different proof of the above theorem in [1] §1.4 and in [2] §1.4.</w:t>
      </w:r>
    </w:p>
    <w:p w14:paraId="58CA9D86" w14:textId="77777777" w:rsidR="006D299A" w:rsidRPr="00D76CD6" w:rsidRDefault="006D299A" w:rsidP="006D299A">
      <w:pPr>
        <w:spacing w:line="360" w:lineRule="atLeast"/>
        <w:ind w:left="720" w:hanging="720"/>
        <w:jc w:val="both"/>
        <w:rPr>
          <w:rFonts w:ascii="Times New Roman" w:hAnsi="Times New Roman"/>
          <w:sz w:val="28"/>
          <w:szCs w:val="28"/>
        </w:rPr>
      </w:pPr>
    </w:p>
    <w:p w14:paraId="700A147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4)</w:t>
      </w:r>
      <w:r w:rsidRPr="00D76CD6">
        <w:rPr>
          <w:rFonts w:ascii="Times New Roman" w:hAnsi="Times New Roman"/>
          <w:sz w:val="28"/>
          <w:szCs w:val="28"/>
        </w:rPr>
        <w:tab/>
        <w:t>Factoring numbers is in general a computationally very difficult process. Hence although for small numbers (say &lt; 1000) finding the hcf by factorising them is OK, the Euclidean Algorithm is much easier for bigger ones.</w:t>
      </w:r>
    </w:p>
    <w:p w14:paraId="4DBF0911" w14:textId="77777777" w:rsidR="006D299A" w:rsidRPr="0088501F" w:rsidRDefault="006D299A" w:rsidP="006D299A">
      <w:pPr>
        <w:spacing w:line="360" w:lineRule="atLeast"/>
        <w:ind w:left="720" w:hanging="720"/>
        <w:jc w:val="both"/>
        <w:rPr>
          <w:rFonts w:ascii="Times New Roman" w:hAnsi="Times New Roman"/>
          <w:b/>
          <w:sz w:val="28"/>
          <w:szCs w:val="28"/>
        </w:rPr>
      </w:pPr>
    </w:p>
    <w:p w14:paraId="34CBBF19" w14:textId="77777777" w:rsidR="006D299A" w:rsidRPr="0088501F" w:rsidRDefault="006D299A" w:rsidP="006D299A">
      <w:pPr>
        <w:spacing w:line="360" w:lineRule="atLeast"/>
        <w:ind w:left="720" w:hanging="720"/>
        <w:jc w:val="both"/>
        <w:rPr>
          <w:rFonts w:ascii="Times New Roman" w:hAnsi="Times New Roman"/>
          <w:b/>
          <w:sz w:val="28"/>
          <w:szCs w:val="28"/>
        </w:rPr>
      </w:pPr>
    </w:p>
    <w:p w14:paraId="076EE778" w14:textId="77777777" w:rsidR="006D299A" w:rsidRPr="0088501F" w:rsidRDefault="006D299A" w:rsidP="006D299A">
      <w:pPr>
        <w:spacing w:line="360" w:lineRule="atLeast"/>
        <w:ind w:left="720" w:hanging="720"/>
        <w:jc w:val="both"/>
        <w:rPr>
          <w:rFonts w:ascii="Times New Roman" w:hAnsi="Times New Roman"/>
          <w:b/>
          <w:sz w:val="28"/>
          <w:szCs w:val="28"/>
        </w:rPr>
      </w:pPr>
    </w:p>
    <w:p w14:paraId="44B2A1B6" w14:textId="77777777" w:rsidR="006D299A" w:rsidRPr="00D76CD6" w:rsidRDefault="006D299A" w:rsidP="006D299A">
      <w:pPr>
        <w:spacing w:line="360" w:lineRule="atLeast"/>
        <w:jc w:val="both"/>
        <w:rPr>
          <w:rFonts w:ascii="Times New Roman" w:hAnsi="Times New Roman"/>
          <w:sz w:val="28"/>
          <w:szCs w:val="28"/>
        </w:rPr>
      </w:pPr>
      <w:r w:rsidRPr="006A0FF4">
        <w:rPr>
          <w:rFonts w:ascii="Times New Roman" w:hAnsi="Times New Roman"/>
          <w:b/>
          <w:sz w:val="28"/>
          <w:szCs w:val="28"/>
        </w:rPr>
        <w:br w:type="page"/>
      </w:r>
      <w:r w:rsidRPr="006A0FF4">
        <w:rPr>
          <w:rFonts w:ascii="Times New Roman" w:hAnsi="Times New Roman"/>
          <w:b/>
          <w:sz w:val="28"/>
          <w:szCs w:val="28"/>
        </w:rPr>
        <w:lastRenderedPageBreak/>
        <w:t>§1.2</w:t>
      </w:r>
      <w:r w:rsidRPr="00D76CD6">
        <w:rPr>
          <w:rFonts w:ascii="Times New Roman" w:hAnsi="Times New Roman"/>
          <w:sz w:val="28"/>
          <w:szCs w:val="28"/>
        </w:rPr>
        <w:tab/>
      </w:r>
      <w:r w:rsidRPr="00D76CD6">
        <w:rPr>
          <w:rFonts w:ascii="Times New Roman" w:hAnsi="Times New Roman"/>
          <w:b/>
          <w:sz w:val="28"/>
          <w:szCs w:val="28"/>
        </w:rPr>
        <w:t>Some applications of Group Theory</w:t>
      </w:r>
    </w:p>
    <w:p w14:paraId="13F2A906" w14:textId="77777777" w:rsidR="006D299A" w:rsidRPr="00D76CD6" w:rsidRDefault="006D299A" w:rsidP="006D299A">
      <w:pPr>
        <w:spacing w:line="360" w:lineRule="atLeast"/>
        <w:jc w:val="both"/>
        <w:rPr>
          <w:rFonts w:ascii="Times New Roman" w:hAnsi="Times New Roman"/>
          <w:sz w:val="28"/>
          <w:szCs w:val="28"/>
        </w:rPr>
      </w:pPr>
    </w:p>
    <w:p w14:paraId="5F4AFFDA"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recall some facts from elementary group theory.</w:t>
      </w:r>
    </w:p>
    <w:p w14:paraId="5B4642A2" w14:textId="77777777" w:rsidR="006D299A" w:rsidRPr="00D76CD6" w:rsidRDefault="006D299A" w:rsidP="006D299A">
      <w:pPr>
        <w:spacing w:line="360" w:lineRule="atLeast"/>
        <w:jc w:val="both"/>
        <w:rPr>
          <w:rFonts w:ascii="Times New Roman" w:hAnsi="Times New Roman"/>
          <w:sz w:val="28"/>
          <w:szCs w:val="28"/>
        </w:rPr>
      </w:pPr>
    </w:p>
    <w:p w14:paraId="31772508"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Theorem</w:t>
      </w:r>
    </w:p>
    <w:p w14:paraId="42D47820"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set of all integers in the range </w:t>
      </w:r>
      <w:bookmarkStart w:id="23" w:name="OLE_LINK43"/>
      <w:bookmarkStart w:id="24" w:name="OLE_LINK44"/>
      <w:r w:rsidRPr="00D76CD6">
        <w:rPr>
          <w:rFonts w:ascii="Times New Roman" w:hAnsi="Times New Roman"/>
          <w:sz w:val="28"/>
          <w:szCs w:val="28"/>
        </w:rPr>
        <w:t xml:space="preserve">1, 2, 3,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w:t>
      </w:r>
      <w:r w:rsidRPr="00D76CD6">
        <w:rPr>
          <w:rFonts w:ascii="Times New Roman" w:hAnsi="Times New Roman"/>
          <w:i/>
          <w:sz w:val="28"/>
          <w:szCs w:val="28"/>
        </w:rPr>
        <w:t>n</w:t>
      </w:r>
      <w:r w:rsidRPr="00D76CD6">
        <w:rPr>
          <w:rFonts w:ascii="Times New Roman" w:hAnsi="Times New Roman"/>
          <w:sz w:val="28"/>
          <w:szCs w:val="28"/>
        </w:rPr>
        <w:t xml:space="preserve"> – 1</w:t>
      </w:r>
      <w:bookmarkEnd w:id="23"/>
      <w:bookmarkEnd w:id="24"/>
      <w:r w:rsidRPr="00D76CD6">
        <w:rPr>
          <w:rFonts w:ascii="Times New Roman" w:hAnsi="Times New Roman"/>
          <w:sz w:val="28"/>
          <w:szCs w:val="28"/>
        </w:rPr>
        <w:t xml:space="preserve"> which are coprime to </w:t>
      </w:r>
      <w:r w:rsidRPr="00D76CD6">
        <w:rPr>
          <w:rFonts w:ascii="Times New Roman" w:hAnsi="Times New Roman"/>
          <w:i/>
          <w:sz w:val="28"/>
          <w:szCs w:val="28"/>
        </w:rPr>
        <w:t>n</w:t>
      </w:r>
      <w:r w:rsidRPr="00D76CD6">
        <w:rPr>
          <w:rFonts w:ascii="Times New Roman" w:hAnsi="Times New Roman"/>
          <w:sz w:val="28"/>
          <w:szCs w:val="28"/>
        </w:rPr>
        <w:t xml:space="preserve"> forms an abelian group under multiplication modulo </w:t>
      </w:r>
      <w:r w:rsidRPr="00D76CD6">
        <w:rPr>
          <w:rFonts w:ascii="Times New Roman" w:hAnsi="Times New Roman"/>
          <w:i/>
          <w:sz w:val="28"/>
          <w:szCs w:val="28"/>
        </w:rPr>
        <w:t>n</w:t>
      </w:r>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6A7DA7EA" wp14:editId="719FBAB5">
            <wp:extent cx="132080" cy="132080"/>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C1143C1" w14:textId="77777777" w:rsidR="006D299A" w:rsidRPr="00D76CD6" w:rsidRDefault="006D299A" w:rsidP="006D299A">
      <w:pPr>
        <w:spacing w:line="360" w:lineRule="atLeast"/>
        <w:jc w:val="both"/>
        <w:rPr>
          <w:rFonts w:ascii="Times New Roman" w:hAnsi="Times New Roman"/>
          <w:sz w:val="28"/>
          <w:szCs w:val="28"/>
        </w:rPr>
      </w:pPr>
    </w:p>
    <w:p w14:paraId="6D61450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This group is called </w:t>
      </w:r>
      <w:r w:rsidRPr="00D76CD6">
        <w:rPr>
          <w:rFonts w:ascii="Times New Roman" w:hAnsi="Times New Roman"/>
          <w:position w:val="-10"/>
          <w:sz w:val="28"/>
          <w:szCs w:val="28"/>
        </w:rPr>
        <w:object w:dxaOrig="360" w:dyaOrig="340" w14:anchorId="17CAB7E1">
          <v:shape id="_x0000_i1038" type="#_x0000_t75" style="width:18.4pt;height:16.8pt" o:ole="">
            <v:imagedata r:id="rId30" o:title=""/>
          </v:shape>
          <o:OLEObject Type="Embed" ProgID="Equation.3" ShapeID="_x0000_i1038" DrawAspect="Content" ObjectID="_1585227204" r:id="rId31"/>
        </w:object>
      </w:r>
      <w:r w:rsidRPr="00D76CD6">
        <w:rPr>
          <w:rFonts w:ascii="Times New Roman" w:hAnsi="Times New Roman"/>
          <w:sz w:val="28"/>
          <w:szCs w:val="28"/>
        </w:rPr>
        <w:t xml:space="preserve"> (the group of </w:t>
      </w:r>
      <w:r w:rsidRPr="00D76CD6">
        <w:rPr>
          <w:rFonts w:ascii="Times New Roman" w:hAnsi="Times New Roman"/>
          <w:i/>
          <w:sz w:val="28"/>
          <w:szCs w:val="28"/>
        </w:rPr>
        <w:t>units</w:t>
      </w:r>
      <w:r w:rsidRPr="00D76CD6">
        <w:rPr>
          <w:rFonts w:ascii="Times New Roman" w:hAnsi="Times New Roman"/>
          <w:sz w:val="28"/>
          <w:szCs w:val="28"/>
        </w:rPr>
        <w:t xml:space="preserve"> in the ring </w:t>
      </w:r>
      <w:r w:rsidRPr="00D76CD6">
        <w:rPr>
          <w:rFonts w:ascii="Times New Roman" w:hAnsi="Times New Roman"/>
          <w:position w:val="-10"/>
          <w:sz w:val="28"/>
          <w:szCs w:val="28"/>
        </w:rPr>
        <w:object w:dxaOrig="360" w:dyaOrig="340" w14:anchorId="56FCEB9C">
          <v:shape id="_x0000_i1039" type="#_x0000_t75" style="width:18.4pt;height:16.8pt" o:ole="">
            <v:imagedata r:id="rId32" o:title=""/>
          </v:shape>
          <o:OLEObject Type="Embed" ProgID="Equation.3" ShapeID="_x0000_i1039" DrawAspect="Content" ObjectID="_1585227205" r:id="rId33"/>
        </w:object>
      </w:r>
      <w:r w:rsidRPr="00D76CD6">
        <w:rPr>
          <w:rFonts w:ascii="Times New Roman" w:hAnsi="Times New Roman"/>
          <w:sz w:val="28"/>
          <w:szCs w:val="28"/>
        </w:rPr>
        <w:t xml:space="preserve"> ).</w:t>
      </w:r>
    </w:p>
    <w:p w14:paraId="47A26946"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particular, if </w:t>
      </w:r>
      <w:r w:rsidRPr="00D76CD6">
        <w:rPr>
          <w:rFonts w:ascii="Times New Roman" w:hAnsi="Times New Roman"/>
          <w:i/>
          <w:sz w:val="28"/>
          <w:szCs w:val="28"/>
        </w:rPr>
        <w:t>p</w:t>
      </w:r>
      <w:r w:rsidRPr="00D76CD6">
        <w:rPr>
          <w:rFonts w:ascii="Times New Roman" w:hAnsi="Times New Roman"/>
          <w:sz w:val="28"/>
          <w:szCs w:val="28"/>
        </w:rPr>
        <w:t xml:space="preserve"> is prime then </w:t>
      </w:r>
      <w:r w:rsidRPr="00D76CD6">
        <w:rPr>
          <w:rFonts w:ascii="Times New Roman" w:hAnsi="Times New Roman"/>
          <w:position w:val="-14"/>
          <w:sz w:val="28"/>
          <w:szCs w:val="28"/>
        </w:rPr>
        <w:object w:dxaOrig="1660" w:dyaOrig="380" w14:anchorId="3FE79457">
          <v:shape id="_x0000_i1040" type="#_x0000_t75" style="width:83.2pt;height:19.2pt" o:ole="">
            <v:imagedata r:id="rId34" o:title=""/>
          </v:shape>
          <o:OLEObject Type="Embed" ProgID="Equation.3" ShapeID="_x0000_i1040" DrawAspect="Content" ObjectID="_1585227206" r:id="rId35"/>
        </w:object>
      </w:r>
      <w:r w:rsidRPr="00D76CD6">
        <w:rPr>
          <w:rFonts w:ascii="Times New Roman" w:hAnsi="Times New Roman"/>
          <w:sz w:val="28"/>
          <w:szCs w:val="28"/>
        </w:rPr>
        <w:t>.</w:t>
      </w:r>
    </w:p>
    <w:p w14:paraId="3CAD77C6" w14:textId="77777777" w:rsidR="006D299A" w:rsidRPr="00D76CD6" w:rsidRDefault="006D299A" w:rsidP="006D299A">
      <w:pPr>
        <w:spacing w:line="360" w:lineRule="atLeast"/>
        <w:jc w:val="both"/>
        <w:rPr>
          <w:rFonts w:ascii="Times New Roman" w:hAnsi="Times New Roman"/>
          <w:sz w:val="28"/>
          <w:szCs w:val="28"/>
        </w:rPr>
      </w:pPr>
    </w:p>
    <w:p w14:paraId="65D8BC7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Definition</w:t>
      </w:r>
    </w:p>
    <w:p w14:paraId="46C43E9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order of the </w:t>
      </w:r>
      <w:proofErr w:type="gramStart"/>
      <w:r w:rsidRPr="00D76CD6">
        <w:rPr>
          <w:rFonts w:ascii="Times New Roman" w:hAnsi="Times New Roman"/>
          <w:sz w:val="28"/>
          <w:szCs w:val="28"/>
        </w:rPr>
        <w:t>group  is</w:t>
      </w:r>
      <w:proofErr w:type="gramEnd"/>
      <w:r w:rsidRPr="00D76CD6">
        <w:rPr>
          <w:rFonts w:ascii="Times New Roman" w:hAnsi="Times New Roman"/>
          <w:sz w:val="28"/>
          <w:szCs w:val="28"/>
        </w:rPr>
        <w:t xml:space="preserve"> called </w:t>
      </w:r>
      <w:r w:rsidRPr="00D76CD6">
        <w:rPr>
          <w:rFonts w:ascii="Times New Roman" w:hAnsi="Times New Roman"/>
          <w:b/>
          <w:sz w:val="28"/>
          <w:szCs w:val="28"/>
        </w:rPr>
        <w:t xml:space="preserve">Euler's </w:t>
      </w:r>
      <w:bookmarkStart w:id="25" w:name="OLE_LINK45"/>
      <w:bookmarkStart w:id="26" w:name="OLE_LINK46"/>
      <w:r w:rsidRPr="00D76CD6">
        <w:rPr>
          <w:rFonts w:ascii="Times New Roman" w:hAnsi="Times New Roman"/>
          <w:b/>
          <w:position w:val="-8"/>
          <w:sz w:val="28"/>
          <w:szCs w:val="28"/>
        </w:rPr>
        <w:object w:dxaOrig="200" w:dyaOrig="280" w14:anchorId="3232B130">
          <v:shape id="_x0000_i1041" type="#_x0000_t75" style="width:10.4pt;height:14.4pt" o:ole="">
            <v:imagedata r:id="rId36" o:title=""/>
          </v:shape>
          <o:OLEObject Type="Embed" ProgID="Equation.3" ShapeID="_x0000_i1041" DrawAspect="Content" ObjectID="_1585227207" r:id="rId37"/>
        </w:object>
      </w:r>
      <w:bookmarkEnd w:id="25"/>
      <w:bookmarkEnd w:id="26"/>
      <w:r w:rsidRPr="00D76CD6">
        <w:rPr>
          <w:rFonts w:ascii="Times New Roman" w:hAnsi="Times New Roman"/>
          <w:b/>
          <w:sz w:val="28"/>
          <w:szCs w:val="28"/>
        </w:rPr>
        <w:t>-function</w:t>
      </w:r>
      <w:r w:rsidRPr="00D76CD6">
        <w:rPr>
          <w:rFonts w:ascii="Times New Roman" w:hAnsi="Times New Roman"/>
          <w:sz w:val="28"/>
          <w:szCs w:val="28"/>
        </w:rPr>
        <w:t xml:space="preserve">. That is, </w:t>
      </w:r>
      <w:bookmarkStart w:id="27" w:name="OLE_LINK47"/>
      <w:bookmarkStart w:id="28" w:name="OLE_LINK48"/>
      <w:bookmarkStart w:id="29" w:name="OLE_LINK76"/>
      <w:r w:rsidRPr="00D76CD6">
        <w:rPr>
          <w:rFonts w:ascii="Times New Roman" w:hAnsi="Times New Roman"/>
          <w:position w:val="-8"/>
          <w:sz w:val="28"/>
          <w:szCs w:val="28"/>
        </w:rPr>
        <w:object w:dxaOrig="540" w:dyaOrig="280" w14:anchorId="5DC44146">
          <v:shape id="_x0000_i1042" type="#_x0000_t75" style="width:27.2pt;height:14.4pt" o:ole="">
            <v:imagedata r:id="rId38" o:title=""/>
          </v:shape>
          <o:OLEObject Type="Embed" ProgID="Equation.3" ShapeID="_x0000_i1042" DrawAspect="Content" ObjectID="_1585227208" r:id="rId39"/>
        </w:object>
      </w:r>
      <w:bookmarkEnd w:id="27"/>
      <w:bookmarkEnd w:id="28"/>
      <w:bookmarkEnd w:id="29"/>
      <w:r w:rsidRPr="00D76CD6">
        <w:rPr>
          <w:rFonts w:ascii="Times New Roman" w:hAnsi="Times New Roman"/>
          <w:sz w:val="28"/>
          <w:szCs w:val="28"/>
        </w:rPr>
        <w:t xml:space="preserve"> is the number of integers in {1, 2, 3,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w:t>
      </w:r>
      <w:r w:rsidRPr="00D76CD6">
        <w:rPr>
          <w:rFonts w:ascii="Times New Roman" w:hAnsi="Times New Roman"/>
          <w:i/>
          <w:sz w:val="28"/>
          <w:szCs w:val="28"/>
        </w:rPr>
        <w:t>n</w:t>
      </w:r>
      <w:r w:rsidRPr="00D76CD6">
        <w:rPr>
          <w:rFonts w:ascii="Times New Roman" w:hAnsi="Times New Roman"/>
          <w:sz w:val="28"/>
          <w:szCs w:val="28"/>
        </w:rPr>
        <w:t xml:space="preserve"> – 1} which are coprime to </w:t>
      </w:r>
      <w:r w:rsidRPr="00D76CD6">
        <w:rPr>
          <w:rFonts w:ascii="Times New Roman" w:hAnsi="Times New Roman"/>
          <w:i/>
          <w:sz w:val="28"/>
          <w:szCs w:val="28"/>
        </w:rPr>
        <w:t>n</w:t>
      </w:r>
      <w:r w:rsidRPr="00D76CD6">
        <w:rPr>
          <w:rFonts w:ascii="Times New Roman" w:hAnsi="Times New Roman"/>
          <w:sz w:val="28"/>
          <w:szCs w:val="28"/>
        </w:rPr>
        <w:t>.</w:t>
      </w:r>
    </w:p>
    <w:p w14:paraId="71A2C4C7" w14:textId="77777777" w:rsidR="006D299A" w:rsidRPr="00D76CD6" w:rsidRDefault="006D299A" w:rsidP="006D299A">
      <w:pPr>
        <w:spacing w:line="360" w:lineRule="atLeast"/>
        <w:jc w:val="both"/>
        <w:rPr>
          <w:rFonts w:ascii="Times New Roman" w:hAnsi="Times New Roman"/>
          <w:sz w:val="28"/>
          <w:szCs w:val="28"/>
        </w:rPr>
      </w:pPr>
    </w:p>
    <w:p w14:paraId="0C640BE5"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If </w:t>
      </w:r>
      <w:r w:rsidRPr="00D76CD6">
        <w:rPr>
          <w:rFonts w:ascii="Times New Roman" w:hAnsi="Times New Roman"/>
          <w:i/>
          <w:sz w:val="28"/>
          <w:szCs w:val="28"/>
        </w:rPr>
        <w:t>p</w:t>
      </w:r>
      <w:r w:rsidRPr="00D76CD6">
        <w:rPr>
          <w:rFonts w:ascii="Times New Roman" w:hAnsi="Times New Roman"/>
          <w:sz w:val="28"/>
          <w:szCs w:val="28"/>
        </w:rPr>
        <w:t xml:space="preserve"> is prime than </w:t>
      </w:r>
      <w:r w:rsidRPr="00D76CD6">
        <w:rPr>
          <w:rFonts w:ascii="Times New Roman" w:hAnsi="Times New Roman"/>
          <w:position w:val="-8"/>
          <w:sz w:val="28"/>
          <w:szCs w:val="28"/>
        </w:rPr>
        <w:object w:dxaOrig="1360" w:dyaOrig="280" w14:anchorId="4D08F52B">
          <v:shape id="_x0000_i1043" type="#_x0000_t75" style="width:68pt;height:14.4pt" o:ole="">
            <v:imagedata r:id="rId40" o:title=""/>
          </v:shape>
          <o:OLEObject Type="Embed" ProgID="Equation.3" ShapeID="_x0000_i1043" DrawAspect="Content" ObjectID="_1585227209" r:id="rId41"/>
        </w:object>
      </w:r>
      <w:r w:rsidRPr="00D76CD6">
        <w:rPr>
          <w:rFonts w:ascii="Times New Roman" w:hAnsi="Times New Roman"/>
          <w:sz w:val="28"/>
          <w:szCs w:val="28"/>
        </w:rPr>
        <w:t>.</w:t>
      </w:r>
    </w:p>
    <w:p w14:paraId="7528FE92"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For other </w:t>
      </w:r>
      <w:proofErr w:type="gramStart"/>
      <w:r w:rsidRPr="00D76CD6">
        <w:rPr>
          <w:rFonts w:ascii="Times New Roman" w:hAnsi="Times New Roman"/>
          <w:sz w:val="28"/>
          <w:szCs w:val="28"/>
        </w:rPr>
        <w:t>numbers</w:t>
      </w:r>
      <w:proofErr w:type="gramEnd"/>
      <w:r w:rsidRPr="00D76CD6">
        <w:rPr>
          <w:rFonts w:ascii="Times New Roman" w:hAnsi="Times New Roman"/>
          <w:sz w:val="28"/>
          <w:szCs w:val="28"/>
        </w:rPr>
        <w:t xml:space="preserve"> we may calculate </w:t>
      </w:r>
      <w:r w:rsidRPr="00D76CD6">
        <w:rPr>
          <w:rFonts w:ascii="Times New Roman" w:hAnsi="Times New Roman"/>
          <w:position w:val="-8"/>
          <w:sz w:val="28"/>
          <w:szCs w:val="28"/>
        </w:rPr>
        <w:object w:dxaOrig="540" w:dyaOrig="280" w14:anchorId="6BB24B2F">
          <v:shape id="_x0000_i1044" type="#_x0000_t75" style="width:27.2pt;height:14.4pt" o:ole="">
            <v:imagedata r:id="rId38" o:title=""/>
          </v:shape>
          <o:OLEObject Type="Embed" ProgID="Equation.3" ShapeID="_x0000_i1044" DrawAspect="Content" ObjectID="_1585227210" r:id="rId42"/>
        </w:object>
      </w:r>
      <w:r w:rsidRPr="00D76CD6">
        <w:rPr>
          <w:rFonts w:ascii="Times New Roman" w:hAnsi="Times New Roman"/>
          <w:sz w:val="28"/>
          <w:szCs w:val="28"/>
        </w:rPr>
        <w:t xml:space="preserve"> using the result:</w:t>
      </w:r>
    </w:p>
    <w:p w14:paraId="40BB1196" w14:textId="77777777" w:rsidR="006D299A" w:rsidRPr="00D76CD6" w:rsidRDefault="006D299A" w:rsidP="006D299A">
      <w:pPr>
        <w:spacing w:line="360" w:lineRule="atLeast"/>
        <w:jc w:val="both"/>
        <w:rPr>
          <w:rFonts w:ascii="Times New Roman" w:hAnsi="Times New Roman"/>
          <w:b/>
          <w:sz w:val="28"/>
          <w:szCs w:val="28"/>
        </w:rPr>
      </w:pPr>
    </w:p>
    <w:p w14:paraId="639E8CB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b/>
          <w:sz w:val="28"/>
          <w:szCs w:val="28"/>
        </w:rPr>
        <w:t>Theorem</w:t>
      </w:r>
      <w:r w:rsidRPr="00D76CD6">
        <w:rPr>
          <w:rFonts w:ascii="Times New Roman" w:hAnsi="Times New Roman"/>
          <w:sz w:val="28"/>
          <w:szCs w:val="28"/>
        </w:rPr>
        <w:t xml:space="preserve"> (Euler 1760)</w:t>
      </w:r>
    </w:p>
    <w:p w14:paraId="548957E4"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1) </w:t>
      </w:r>
      <w:r w:rsidRPr="00D76CD6">
        <w:rPr>
          <w:rFonts w:ascii="Times New Roman" w:hAnsi="Times New Roman"/>
          <w:sz w:val="28"/>
          <w:szCs w:val="28"/>
        </w:rPr>
        <w:tab/>
        <w:t xml:space="preserve">If </w:t>
      </w:r>
      <w:r w:rsidRPr="00D76CD6">
        <w:rPr>
          <w:rFonts w:ascii="Times New Roman" w:hAnsi="Times New Roman"/>
          <w:i/>
          <w:sz w:val="28"/>
          <w:szCs w:val="28"/>
        </w:rPr>
        <w:t>m, n</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coprime then </w:t>
      </w:r>
      <w:bookmarkStart w:id="30" w:name="OLE_LINK49"/>
      <w:bookmarkStart w:id="31" w:name="OLE_LINK50"/>
      <w:bookmarkStart w:id="32" w:name="OLE_LINK55"/>
      <w:r w:rsidRPr="00D76CD6">
        <w:rPr>
          <w:rFonts w:ascii="Times New Roman" w:hAnsi="Times New Roman"/>
          <w:position w:val="-8"/>
          <w:sz w:val="28"/>
          <w:szCs w:val="28"/>
        </w:rPr>
        <w:object w:dxaOrig="2080" w:dyaOrig="280" w14:anchorId="31FB3EBD">
          <v:shape id="_x0000_i1045" type="#_x0000_t75" style="width:104pt;height:14.4pt" o:ole="">
            <v:imagedata r:id="rId43" o:title=""/>
          </v:shape>
          <o:OLEObject Type="Embed" ProgID="Equation.3" ShapeID="_x0000_i1045" DrawAspect="Content" ObjectID="_1585227211" r:id="rId44"/>
        </w:object>
      </w:r>
      <w:bookmarkEnd w:id="30"/>
      <w:bookmarkEnd w:id="31"/>
      <w:bookmarkEnd w:id="32"/>
      <w:r w:rsidRPr="00D76CD6">
        <w:rPr>
          <w:rFonts w:ascii="Times New Roman" w:hAnsi="Times New Roman"/>
          <w:sz w:val="28"/>
          <w:szCs w:val="28"/>
        </w:rPr>
        <w:t>.</w:t>
      </w:r>
    </w:p>
    <w:p w14:paraId="33FDB8FE"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If </w:t>
      </w:r>
      <w:r w:rsidRPr="00D76CD6">
        <w:rPr>
          <w:rFonts w:ascii="Times New Roman" w:hAnsi="Times New Roman"/>
          <w:i/>
          <w:sz w:val="28"/>
          <w:szCs w:val="28"/>
        </w:rPr>
        <w:t>p</w:t>
      </w:r>
      <w:r w:rsidRPr="00D76CD6">
        <w:rPr>
          <w:rFonts w:ascii="Times New Roman" w:hAnsi="Times New Roman"/>
          <w:sz w:val="28"/>
          <w:szCs w:val="28"/>
        </w:rPr>
        <w:t xml:space="preserve"> is prime and </w:t>
      </w:r>
      <w:r w:rsidRPr="00D76CD6">
        <w:rPr>
          <w:rFonts w:ascii="Times New Roman" w:hAnsi="Times New Roman"/>
          <w:i/>
          <w:sz w:val="28"/>
          <w:szCs w:val="28"/>
        </w:rPr>
        <w:t>k</w:t>
      </w:r>
      <w:r w:rsidRPr="00D76CD6">
        <w:rPr>
          <w:rFonts w:ascii="Times New Roman" w:hAnsi="Times New Roman"/>
          <w:sz w:val="28"/>
          <w:szCs w:val="28"/>
        </w:rPr>
        <w:t xml:space="preserve"> is any positive integer, then</w:t>
      </w:r>
    </w:p>
    <w:p w14:paraId="27AEC915"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 </w:t>
      </w:r>
      <w:r w:rsidRPr="00D76CD6">
        <w:rPr>
          <w:rFonts w:ascii="Times New Roman" w:hAnsi="Times New Roman"/>
          <w:position w:val="-32"/>
          <w:sz w:val="28"/>
          <w:szCs w:val="28"/>
        </w:rPr>
        <w:object w:dxaOrig="3560" w:dyaOrig="780" w14:anchorId="0EA2AB76">
          <v:shape id="_x0000_i1046" type="#_x0000_t75" style="width:178.4pt;height:39.2pt" o:ole="">
            <v:imagedata r:id="rId45" o:title=""/>
          </v:shape>
          <o:OLEObject Type="Embed" ProgID="Equation.3" ShapeID="_x0000_i1046" DrawAspect="Content" ObjectID="_1585227212" r:id="rId46"/>
        </w:object>
      </w:r>
      <w:r w:rsidRPr="00D76CD6">
        <w:rPr>
          <w:rFonts w:ascii="Times New Roman" w:hAnsi="Times New Roman"/>
          <w:sz w:val="28"/>
          <w:szCs w:val="28"/>
        </w:rPr>
        <w:t>.</w:t>
      </w:r>
    </w:p>
    <w:p w14:paraId="7764F82D"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Proof</w:t>
      </w:r>
    </w:p>
    <w:p w14:paraId="7791D67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By elementary ring theory, if </w:t>
      </w:r>
      <w:r w:rsidRPr="00D76CD6">
        <w:rPr>
          <w:rFonts w:ascii="Times New Roman" w:hAnsi="Times New Roman"/>
          <w:i/>
          <w:sz w:val="28"/>
          <w:szCs w:val="28"/>
        </w:rPr>
        <w:t>m, n</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coprime then </w:t>
      </w:r>
      <w:bookmarkStart w:id="33" w:name="OLE_LINK51"/>
      <w:bookmarkStart w:id="34" w:name="OLE_LINK52"/>
      <w:bookmarkStart w:id="35" w:name="OLE_LINK309"/>
      <w:r w:rsidRPr="00D76CD6">
        <w:rPr>
          <w:rFonts w:ascii="Times New Roman" w:hAnsi="Times New Roman"/>
          <w:position w:val="-10"/>
          <w:sz w:val="28"/>
          <w:szCs w:val="28"/>
        </w:rPr>
        <w:object w:dxaOrig="520" w:dyaOrig="340" w14:anchorId="11987655">
          <v:shape id="_x0000_i1047" type="#_x0000_t75" style="width:27.2pt;height:16.8pt" o:ole="">
            <v:imagedata r:id="rId47" o:title=""/>
          </v:shape>
          <o:OLEObject Type="Embed" ProgID="Equation.3" ShapeID="_x0000_i1047" DrawAspect="Content" ObjectID="_1585227213" r:id="rId48"/>
        </w:object>
      </w:r>
      <w:bookmarkEnd w:id="33"/>
      <w:bookmarkEnd w:id="34"/>
      <w:bookmarkEnd w:id="35"/>
      <w:r w:rsidRPr="00D76CD6">
        <w:rPr>
          <w:rFonts w:ascii="Times New Roman" w:hAnsi="Times New Roman"/>
          <w:sz w:val="28"/>
          <w:szCs w:val="28"/>
        </w:rPr>
        <w:t xml:space="preserve"> is the direct product </w:t>
      </w:r>
      <w:bookmarkStart w:id="36" w:name="OLE_LINK53"/>
      <w:bookmarkStart w:id="37" w:name="OLE_LINK54"/>
      <w:r w:rsidRPr="00D76CD6">
        <w:rPr>
          <w:rFonts w:ascii="Times New Roman" w:hAnsi="Times New Roman"/>
          <w:position w:val="-10"/>
          <w:sz w:val="28"/>
          <w:szCs w:val="28"/>
        </w:rPr>
        <w:object w:dxaOrig="1000" w:dyaOrig="340" w14:anchorId="210051A7">
          <v:shape id="_x0000_i1048" type="#_x0000_t75" style="width:52pt;height:16.8pt" o:ole="">
            <v:imagedata r:id="rId49" o:title=""/>
          </v:shape>
          <o:OLEObject Type="Embed" ProgID="Equation.3" ShapeID="_x0000_i1048" DrawAspect="Content" ObjectID="_1585227214" r:id="rId50"/>
        </w:object>
      </w:r>
      <w:bookmarkEnd w:id="36"/>
      <w:bookmarkEnd w:id="37"/>
      <w:r w:rsidRPr="00D76CD6">
        <w:rPr>
          <w:rFonts w:ascii="Times New Roman" w:hAnsi="Times New Roman"/>
          <w:sz w:val="28"/>
          <w:szCs w:val="28"/>
        </w:rPr>
        <w:t xml:space="preserve">. The multiplicative identity in </w:t>
      </w:r>
      <w:r w:rsidRPr="00D76CD6">
        <w:rPr>
          <w:rFonts w:ascii="Times New Roman" w:hAnsi="Times New Roman"/>
          <w:position w:val="-10"/>
          <w:sz w:val="28"/>
          <w:szCs w:val="28"/>
        </w:rPr>
        <w:object w:dxaOrig="1000" w:dyaOrig="340" w14:anchorId="2449450B">
          <v:shape id="_x0000_i1049" type="#_x0000_t75" style="width:52pt;height:16.8pt" o:ole="">
            <v:imagedata r:id="rId49" o:title=""/>
          </v:shape>
          <o:OLEObject Type="Embed" ProgID="Equation.3" ShapeID="_x0000_i1049" DrawAspect="Content" ObjectID="_1585227215" r:id="rId51"/>
        </w:object>
      </w:r>
      <w:r w:rsidRPr="00D76CD6">
        <w:rPr>
          <w:rFonts w:ascii="Times New Roman" w:hAnsi="Times New Roman"/>
          <w:sz w:val="28"/>
          <w:szCs w:val="28"/>
        </w:rPr>
        <w:t xml:space="preserve"> is (1, 1) and so an element (</w:t>
      </w:r>
      <w:r w:rsidRPr="00D76CD6">
        <w:rPr>
          <w:rFonts w:ascii="Times New Roman" w:hAnsi="Times New Roman"/>
          <w:i/>
          <w:sz w:val="28"/>
          <w:szCs w:val="28"/>
        </w:rPr>
        <w:t>a, b</w:t>
      </w:r>
      <w:r w:rsidRPr="00D76CD6">
        <w:rPr>
          <w:rFonts w:ascii="Times New Roman" w:hAnsi="Times New Roman"/>
          <w:sz w:val="28"/>
          <w:szCs w:val="28"/>
        </w:rPr>
        <w:t xml:space="preserve">) in </w:t>
      </w:r>
      <w:r w:rsidRPr="00D76CD6">
        <w:rPr>
          <w:rFonts w:ascii="Times New Roman" w:hAnsi="Times New Roman"/>
          <w:position w:val="-10"/>
          <w:sz w:val="28"/>
          <w:szCs w:val="28"/>
        </w:rPr>
        <w:object w:dxaOrig="520" w:dyaOrig="340" w14:anchorId="29EA7484">
          <v:shape id="_x0000_i1050" type="#_x0000_t75" style="width:27.2pt;height:16.8pt" o:ole="">
            <v:imagedata r:id="rId47" o:title=""/>
          </v:shape>
          <o:OLEObject Type="Embed" ProgID="Equation.3" ShapeID="_x0000_i1050" DrawAspect="Content" ObjectID="_1585227216" r:id="rId52"/>
        </w:object>
      </w:r>
      <w:r w:rsidRPr="00D76CD6">
        <w:rPr>
          <w:rFonts w:ascii="Times New Roman" w:hAnsi="Times New Roman"/>
          <w:sz w:val="28"/>
          <w:szCs w:val="28"/>
        </w:rPr>
        <w:t xml:space="preserve"> has a multiplicative inverse if and only if </w:t>
      </w:r>
      <w:r w:rsidRPr="00D76CD6">
        <w:rPr>
          <w:rFonts w:ascii="Times New Roman" w:hAnsi="Times New Roman"/>
          <w:i/>
          <w:sz w:val="28"/>
          <w:szCs w:val="28"/>
        </w:rPr>
        <w:t>a</w:t>
      </w:r>
      <w:r w:rsidRPr="00D76CD6">
        <w:rPr>
          <w:rFonts w:ascii="Times New Roman" w:hAnsi="Times New Roman"/>
          <w:sz w:val="28"/>
          <w:szCs w:val="28"/>
        </w:rPr>
        <w:t xml:space="preserve"> is invertible in </w:t>
      </w:r>
      <w:r w:rsidRPr="00D76CD6">
        <w:rPr>
          <w:rFonts w:ascii="Times New Roman" w:hAnsi="Times New Roman"/>
          <w:position w:val="-10"/>
          <w:sz w:val="28"/>
          <w:szCs w:val="28"/>
        </w:rPr>
        <w:object w:dxaOrig="400" w:dyaOrig="340" w14:anchorId="2284A44D">
          <v:shape id="_x0000_i1051" type="#_x0000_t75" style="width:20.8pt;height:16.8pt" o:ole="">
            <v:imagedata r:id="rId53" o:title=""/>
          </v:shape>
          <o:OLEObject Type="Embed" ProgID="Equation.3" ShapeID="_x0000_i1051" DrawAspect="Content" ObjectID="_1585227217" r:id="rId54"/>
        </w:object>
      </w:r>
      <w:r w:rsidRPr="00D76CD6">
        <w:rPr>
          <w:rFonts w:ascii="Times New Roman" w:hAnsi="Times New Roman"/>
          <w:sz w:val="28"/>
          <w:szCs w:val="28"/>
        </w:rPr>
        <w:t xml:space="preserve"> and </w:t>
      </w:r>
      <w:r w:rsidRPr="00D76CD6">
        <w:rPr>
          <w:rFonts w:ascii="Times New Roman" w:hAnsi="Times New Roman"/>
          <w:i/>
          <w:sz w:val="28"/>
          <w:szCs w:val="28"/>
        </w:rPr>
        <w:t>b</w:t>
      </w:r>
      <w:r w:rsidRPr="00D76CD6">
        <w:rPr>
          <w:rFonts w:ascii="Times New Roman" w:hAnsi="Times New Roman"/>
          <w:sz w:val="28"/>
          <w:szCs w:val="28"/>
        </w:rPr>
        <w:t xml:space="preserve"> is invertible in </w:t>
      </w:r>
      <w:r w:rsidRPr="00D76CD6">
        <w:rPr>
          <w:rFonts w:ascii="Times New Roman" w:hAnsi="Times New Roman"/>
          <w:position w:val="-10"/>
          <w:sz w:val="28"/>
          <w:szCs w:val="28"/>
        </w:rPr>
        <w:object w:dxaOrig="360" w:dyaOrig="340" w14:anchorId="559FE83A">
          <v:shape id="_x0000_i1052" type="#_x0000_t75" style="width:18.4pt;height:16.8pt" o:ole="">
            <v:imagedata r:id="rId32" o:title=""/>
          </v:shape>
          <o:OLEObject Type="Embed" ProgID="Equation.3" ShapeID="_x0000_i1052" DrawAspect="Content" ObjectID="_1585227218" r:id="rId55"/>
        </w:object>
      </w:r>
      <w:r w:rsidRPr="00D76CD6">
        <w:rPr>
          <w:rFonts w:ascii="Times New Roman" w:hAnsi="Times New Roman"/>
          <w:sz w:val="28"/>
          <w:szCs w:val="28"/>
        </w:rPr>
        <w:t xml:space="preserve">. Hence the number of invertible elements in </w:t>
      </w:r>
      <w:r w:rsidRPr="00D76CD6">
        <w:rPr>
          <w:rFonts w:ascii="Times New Roman" w:hAnsi="Times New Roman"/>
          <w:position w:val="-10"/>
          <w:sz w:val="28"/>
          <w:szCs w:val="28"/>
        </w:rPr>
        <w:object w:dxaOrig="1000" w:dyaOrig="340" w14:anchorId="729CD322">
          <v:shape id="_x0000_i1053" type="#_x0000_t75" style="width:52pt;height:16.8pt" o:ole="">
            <v:imagedata r:id="rId49" o:title=""/>
          </v:shape>
          <o:OLEObject Type="Embed" ProgID="Equation.3" ShapeID="_x0000_i1053" DrawAspect="Content" ObjectID="_1585227219" r:id="rId56"/>
        </w:object>
      </w:r>
      <w:r w:rsidRPr="00D76CD6">
        <w:rPr>
          <w:rFonts w:ascii="Times New Roman" w:hAnsi="Times New Roman"/>
          <w:sz w:val="28"/>
          <w:szCs w:val="28"/>
        </w:rPr>
        <w:t xml:space="preserve"> is </w:t>
      </w:r>
      <w:r w:rsidRPr="00D76CD6">
        <w:rPr>
          <w:rFonts w:ascii="Times New Roman" w:hAnsi="Times New Roman"/>
          <w:position w:val="-8"/>
          <w:sz w:val="28"/>
          <w:szCs w:val="28"/>
        </w:rPr>
        <w:object w:dxaOrig="1100" w:dyaOrig="280" w14:anchorId="055CA5EF">
          <v:shape id="_x0000_i1054" type="#_x0000_t75" style="width:55.2pt;height:14.4pt" o:ole="">
            <v:imagedata r:id="rId57" o:title=""/>
          </v:shape>
          <o:OLEObject Type="Embed" ProgID="Equation.3" ShapeID="_x0000_i1054" DrawAspect="Content" ObjectID="_1585227220" r:id="rId58"/>
        </w:object>
      </w:r>
      <w:r w:rsidRPr="00D76CD6">
        <w:rPr>
          <w:rFonts w:ascii="Times New Roman" w:hAnsi="Times New Roman"/>
          <w:sz w:val="28"/>
          <w:szCs w:val="28"/>
        </w:rPr>
        <w:t>.</w:t>
      </w:r>
    </w:p>
    <w:p w14:paraId="30DDD12D" w14:textId="77777777" w:rsidR="006D299A" w:rsidRPr="00D76CD6" w:rsidRDefault="006D299A" w:rsidP="006D299A">
      <w:pPr>
        <w:spacing w:line="360" w:lineRule="atLeast"/>
        <w:ind w:left="720" w:hanging="720"/>
        <w:jc w:val="both"/>
        <w:rPr>
          <w:rFonts w:ascii="Times New Roman" w:hAnsi="Times New Roman"/>
          <w:sz w:val="28"/>
          <w:szCs w:val="28"/>
        </w:rPr>
      </w:pPr>
    </w:p>
    <w:p w14:paraId="48AE708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The only elements in 1, 2, 3,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w:t>
      </w:r>
      <w:r w:rsidRPr="00D76CD6">
        <w:rPr>
          <w:rFonts w:ascii="Times New Roman" w:hAnsi="Times New Roman"/>
          <w:position w:val="-8"/>
          <w:sz w:val="28"/>
          <w:szCs w:val="28"/>
        </w:rPr>
        <w:object w:dxaOrig="340" w:dyaOrig="380" w14:anchorId="4E566890">
          <v:shape id="_x0000_i1055" type="#_x0000_t75" style="width:16.8pt;height:19.2pt" o:ole="">
            <v:imagedata r:id="rId59" o:title=""/>
          </v:shape>
          <o:OLEObject Type="Embed" ProgID="Equation.3" ShapeID="_x0000_i1055" DrawAspect="Content" ObjectID="_1585227221" r:id="rId60"/>
        </w:object>
      </w:r>
      <w:r w:rsidRPr="00D76CD6">
        <w:rPr>
          <w:rFonts w:ascii="Times New Roman" w:hAnsi="Times New Roman"/>
          <w:sz w:val="28"/>
          <w:szCs w:val="28"/>
        </w:rPr>
        <w:t xml:space="preserve"> which are not invertible modulo </w:t>
      </w:r>
      <w:bookmarkStart w:id="38" w:name="OLE_LINK58"/>
      <w:bookmarkStart w:id="39" w:name="OLE_LINK59"/>
      <w:r w:rsidRPr="00D76CD6">
        <w:rPr>
          <w:rFonts w:ascii="Times New Roman" w:hAnsi="Times New Roman"/>
          <w:position w:val="-8"/>
          <w:sz w:val="28"/>
          <w:szCs w:val="28"/>
        </w:rPr>
        <w:object w:dxaOrig="340" w:dyaOrig="380" w14:anchorId="63F632A1">
          <v:shape id="_x0000_i1056" type="#_x0000_t75" style="width:16.8pt;height:19.2pt" o:ole="">
            <v:imagedata r:id="rId59" o:title=""/>
          </v:shape>
          <o:OLEObject Type="Embed" ProgID="Equation.3" ShapeID="_x0000_i1056" DrawAspect="Content" ObjectID="_1585227222" r:id="rId61"/>
        </w:object>
      </w:r>
      <w:bookmarkEnd w:id="38"/>
      <w:bookmarkEnd w:id="39"/>
      <w:r w:rsidRPr="00D76CD6">
        <w:rPr>
          <w:rFonts w:ascii="Times New Roman" w:hAnsi="Times New Roman"/>
          <w:sz w:val="28"/>
          <w:szCs w:val="28"/>
        </w:rPr>
        <w:t xml:space="preserve"> are the </w:t>
      </w:r>
      <w:r w:rsidRPr="004D4E0C">
        <w:rPr>
          <w:position w:val="-8"/>
        </w:rPr>
        <w:object w:dxaOrig="560" w:dyaOrig="420" w14:anchorId="77012DEA">
          <v:shape id="_x0000_i1057" type="#_x0000_t75" style="width:28pt;height:20.8pt" o:ole="">
            <v:imagedata r:id="rId62" o:title=""/>
          </v:shape>
          <o:OLEObject Type="Embed" ProgID="Equation.3" ShapeID="_x0000_i1057" DrawAspect="Content" ObjectID="_1585227223" r:id="rId63"/>
        </w:object>
      </w:r>
      <w:r>
        <w:t xml:space="preserve"> </w:t>
      </w:r>
      <w:r w:rsidRPr="00D76CD6">
        <w:rPr>
          <w:sz w:val="28"/>
        </w:rPr>
        <w:t>elements</w:t>
      </w:r>
      <w:r w:rsidRPr="00D76CD6">
        <w:rPr>
          <w:rFonts w:ascii="Times New Roman" w:hAnsi="Times New Roman"/>
          <w:sz w:val="28"/>
          <w:szCs w:val="28"/>
        </w:rPr>
        <w:t xml:space="preserve"> </w:t>
      </w:r>
      <w:r w:rsidRPr="004D4E0C">
        <w:rPr>
          <w:rFonts w:ascii="Times New Roman" w:hAnsi="Times New Roman"/>
          <w:position w:val="-10"/>
          <w:sz w:val="28"/>
          <w:szCs w:val="28"/>
        </w:rPr>
        <w:object w:dxaOrig="2660" w:dyaOrig="440" w14:anchorId="034B6BA3">
          <v:shape id="_x0000_i1058" type="#_x0000_t75" style="width:132.8pt;height:22.4pt" o:ole="">
            <v:imagedata r:id="rId64" o:title=""/>
          </v:shape>
          <o:OLEObject Type="Embed" ProgID="Equation.3" ShapeID="_x0000_i1058" DrawAspect="Content" ObjectID="_1585227224" r:id="rId65"/>
        </w:object>
      </w:r>
      <w:r w:rsidRPr="00D76CD6">
        <w:rPr>
          <w:rFonts w:ascii="Times New Roman" w:hAnsi="Times New Roman"/>
          <w:sz w:val="28"/>
          <w:szCs w:val="28"/>
        </w:rPr>
        <w:t>.</w:t>
      </w:r>
    </w:p>
    <w:p w14:paraId="671EF7C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Hence </w:t>
      </w:r>
      <w:bookmarkStart w:id="40" w:name="OLE_LINK60"/>
      <w:bookmarkStart w:id="41" w:name="OLE_LINK61"/>
      <w:r w:rsidRPr="00D76CD6">
        <w:rPr>
          <w:rFonts w:ascii="Times New Roman" w:hAnsi="Times New Roman"/>
          <w:position w:val="-8"/>
          <w:sz w:val="28"/>
          <w:szCs w:val="28"/>
        </w:rPr>
        <w:object w:dxaOrig="2040" w:dyaOrig="380" w14:anchorId="7F6D08FA">
          <v:shape id="_x0000_i1059" type="#_x0000_t75" style="width:102.4pt;height:19.2pt" o:ole="">
            <v:imagedata r:id="rId66" o:title=""/>
          </v:shape>
          <o:OLEObject Type="Embed" ProgID="Equation.3" ShapeID="_x0000_i1059" DrawAspect="Content" ObjectID="_1585227225" r:id="rId67"/>
        </w:object>
      </w:r>
      <w:bookmarkEnd w:id="40"/>
      <w:bookmarkEnd w:id="41"/>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14FE6AF1" wp14:editId="7F595D5D">
            <wp:extent cx="132080" cy="132080"/>
            <wp:effectExtent l="2540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2A1565BD" w14:textId="77777777" w:rsidR="006D299A" w:rsidRPr="00D76CD6" w:rsidRDefault="006D299A" w:rsidP="006D299A">
      <w:pPr>
        <w:spacing w:line="360" w:lineRule="atLeast"/>
        <w:jc w:val="both"/>
        <w:rPr>
          <w:rFonts w:ascii="Times New Roman" w:hAnsi="Times New Roman"/>
          <w:sz w:val="28"/>
          <w:szCs w:val="28"/>
        </w:rPr>
      </w:pPr>
    </w:p>
    <w:p w14:paraId="11ECDD94"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w:t>
      </w:r>
    </w:p>
    <w:p w14:paraId="46FD290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You can find direct proofs of this in [1] §3.3 and in [2] §II.4.</w:t>
      </w:r>
    </w:p>
    <w:p w14:paraId="791C6043" w14:textId="77777777" w:rsidR="006D299A" w:rsidRPr="00D76CD6" w:rsidRDefault="006D299A" w:rsidP="006D299A">
      <w:pPr>
        <w:spacing w:line="360" w:lineRule="atLeast"/>
        <w:jc w:val="both"/>
        <w:rPr>
          <w:rFonts w:ascii="Times New Roman" w:hAnsi="Times New Roman"/>
          <w:sz w:val="28"/>
          <w:szCs w:val="28"/>
        </w:rPr>
      </w:pPr>
    </w:p>
    <w:p w14:paraId="50A5DF4D"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Example</w:t>
      </w:r>
    </w:p>
    <w:p w14:paraId="06747BA5" w14:textId="77777777" w:rsidR="006D299A" w:rsidRPr="00D76CD6" w:rsidRDefault="006D299A" w:rsidP="006D299A">
      <w:pPr>
        <w:spacing w:line="360" w:lineRule="atLeast"/>
        <w:ind w:firstLine="720"/>
        <w:jc w:val="both"/>
        <w:rPr>
          <w:rFonts w:ascii="Times New Roman" w:hAnsi="Times New Roman"/>
          <w:sz w:val="28"/>
          <w:szCs w:val="28"/>
        </w:rPr>
      </w:pPr>
      <w:r w:rsidRPr="00D76CD6">
        <w:rPr>
          <w:rFonts w:ascii="Times New Roman" w:hAnsi="Times New Roman"/>
          <w:sz w:val="28"/>
          <w:szCs w:val="28"/>
        </w:rPr>
        <w:t xml:space="preserve">To calculate </w:t>
      </w:r>
      <w:r w:rsidRPr="00D76CD6">
        <w:rPr>
          <w:rFonts w:ascii="Times New Roman" w:hAnsi="Times New Roman"/>
          <w:position w:val="-8"/>
          <w:sz w:val="28"/>
          <w:szCs w:val="28"/>
        </w:rPr>
        <w:object w:dxaOrig="680" w:dyaOrig="280" w14:anchorId="225FB35F">
          <v:shape id="_x0000_i1060" type="#_x0000_t75" style="width:34.4pt;height:14.4pt" o:ole="">
            <v:imagedata r:id="rId68" o:title=""/>
          </v:shape>
          <o:OLEObject Type="Embed" ProgID="Equation.3" ShapeID="_x0000_i1060" DrawAspect="Content" ObjectID="_1585227226" r:id="rId69"/>
        </w:object>
      </w:r>
    </w:p>
    <w:p w14:paraId="3DB82748" w14:textId="77777777" w:rsidR="006D299A" w:rsidRPr="00D76CD6" w:rsidRDefault="006D299A" w:rsidP="006D299A">
      <w:pPr>
        <w:spacing w:line="360" w:lineRule="atLeast"/>
        <w:ind w:firstLine="720"/>
        <w:jc w:val="both"/>
        <w:rPr>
          <w:rFonts w:ascii="Times New Roman" w:hAnsi="Times New Roman"/>
          <w:sz w:val="28"/>
          <w:szCs w:val="28"/>
        </w:rPr>
      </w:pPr>
      <w:r w:rsidRPr="00D76CD6">
        <w:rPr>
          <w:rFonts w:ascii="Times New Roman" w:hAnsi="Times New Roman"/>
          <w:position w:val="-2"/>
          <w:sz w:val="28"/>
          <w:szCs w:val="28"/>
        </w:rPr>
        <w:object w:dxaOrig="1120" w:dyaOrig="320" w14:anchorId="4C70FD48">
          <v:shape id="_x0000_i1061" type="#_x0000_t75" style="width:56pt;height:16pt" o:ole="">
            <v:imagedata r:id="rId70" o:title=""/>
          </v:shape>
          <o:OLEObject Type="Embed" ProgID="Equation.3" ShapeID="_x0000_i1061" DrawAspect="Content" ObjectID="_1585227227" r:id="rId71"/>
        </w:object>
      </w:r>
      <w:r w:rsidRPr="00D76CD6">
        <w:rPr>
          <w:rFonts w:ascii="Times New Roman" w:hAnsi="Times New Roman"/>
          <w:sz w:val="28"/>
          <w:szCs w:val="28"/>
        </w:rPr>
        <w:t xml:space="preserve"> and so </w:t>
      </w:r>
      <w:r w:rsidRPr="00D76CD6">
        <w:rPr>
          <w:rFonts w:ascii="Times New Roman" w:hAnsi="Times New Roman"/>
          <w:position w:val="-8"/>
          <w:sz w:val="28"/>
          <w:szCs w:val="28"/>
        </w:rPr>
        <w:object w:dxaOrig="4840" w:dyaOrig="380" w14:anchorId="25B18EB8">
          <v:shape id="_x0000_i1062" type="#_x0000_t75" style="width:242.4pt;height:19.2pt" o:ole="">
            <v:imagedata r:id="rId72" o:title=""/>
          </v:shape>
          <o:OLEObject Type="Embed" ProgID="Equation.3" ShapeID="_x0000_i1062" DrawAspect="Content" ObjectID="_1585227228" r:id="rId73"/>
        </w:object>
      </w:r>
      <w:r w:rsidRPr="00D76CD6">
        <w:rPr>
          <w:rFonts w:ascii="Times New Roman" w:hAnsi="Times New Roman"/>
          <w:sz w:val="28"/>
          <w:szCs w:val="28"/>
        </w:rPr>
        <w:t>.</w:t>
      </w:r>
    </w:p>
    <w:p w14:paraId="5CC7D3CA" w14:textId="77777777" w:rsidR="006D299A" w:rsidRPr="00D76CD6" w:rsidRDefault="006D299A" w:rsidP="006D299A">
      <w:pPr>
        <w:spacing w:line="360" w:lineRule="atLeast"/>
        <w:jc w:val="both"/>
        <w:rPr>
          <w:rFonts w:ascii="Times New Roman" w:hAnsi="Times New Roman"/>
          <w:sz w:val="28"/>
          <w:szCs w:val="28"/>
        </w:rPr>
      </w:pPr>
    </w:p>
    <w:p w14:paraId="7914D607"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From elementary group theory recall:</w:t>
      </w:r>
    </w:p>
    <w:p w14:paraId="2F63CF18" w14:textId="77777777" w:rsidR="006D299A" w:rsidRPr="00D76CD6" w:rsidRDefault="006D299A" w:rsidP="006D299A">
      <w:pPr>
        <w:spacing w:line="360" w:lineRule="atLeast"/>
        <w:jc w:val="both"/>
        <w:rPr>
          <w:rFonts w:ascii="Times New Roman" w:hAnsi="Times New Roman"/>
          <w:sz w:val="28"/>
          <w:szCs w:val="28"/>
        </w:rPr>
      </w:pPr>
    </w:p>
    <w:p w14:paraId="230C8BA2"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Corollaries to Lagrange's Theorem</w:t>
      </w:r>
    </w:p>
    <w:p w14:paraId="33559D5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If </w:t>
      </w:r>
      <w:r w:rsidRPr="00D76CD6">
        <w:rPr>
          <w:rFonts w:ascii="Times New Roman" w:hAnsi="Times New Roman"/>
          <w:i/>
          <w:sz w:val="28"/>
          <w:szCs w:val="28"/>
        </w:rPr>
        <w:t>g</w:t>
      </w:r>
      <w:r w:rsidRPr="00D76CD6">
        <w:rPr>
          <w:rFonts w:ascii="Times New Roman" w:hAnsi="Times New Roman"/>
          <w:sz w:val="28"/>
          <w:szCs w:val="28"/>
        </w:rPr>
        <w:t xml:space="preserve"> is an element of a finite group </w:t>
      </w:r>
      <w:r w:rsidRPr="00D76CD6">
        <w:rPr>
          <w:rFonts w:ascii="Times New Roman" w:hAnsi="Times New Roman"/>
          <w:i/>
          <w:sz w:val="28"/>
          <w:szCs w:val="28"/>
        </w:rPr>
        <w:t>G</w:t>
      </w:r>
      <w:r w:rsidRPr="00D76CD6">
        <w:rPr>
          <w:rFonts w:ascii="Times New Roman" w:hAnsi="Times New Roman"/>
          <w:sz w:val="28"/>
          <w:szCs w:val="28"/>
        </w:rPr>
        <w:t xml:space="preserve"> the order of </w:t>
      </w:r>
      <w:r w:rsidRPr="00D76CD6">
        <w:rPr>
          <w:rFonts w:ascii="Times New Roman" w:hAnsi="Times New Roman"/>
          <w:i/>
          <w:sz w:val="28"/>
          <w:szCs w:val="28"/>
        </w:rPr>
        <w:t>g</w:t>
      </w:r>
      <w:r w:rsidRPr="00D76CD6">
        <w:rPr>
          <w:rFonts w:ascii="Times New Roman" w:hAnsi="Times New Roman"/>
          <w:sz w:val="28"/>
          <w:szCs w:val="28"/>
        </w:rPr>
        <w:t xml:space="preserve"> divides |</w:t>
      </w:r>
      <w:r w:rsidRPr="00D76CD6">
        <w:rPr>
          <w:rFonts w:ascii="Times New Roman" w:hAnsi="Times New Roman"/>
          <w:i/>
          <w:sz w:val="28"/>
          <w:szCs w:val="28"/>
        </w:rPr>
        <w:t>G</w:t>
      </w:r>
      <w:r w:rsidRPr="00D76CD6">
        <w:rPr>
          <w:rFonts w:ascii="Times New Roman" w:hAnsi="Times New Roman"/>
          <w:sz w:val="28"/>
          <w:szCs w:val="28"/>
        </w:rPr>
        <w:t xml:space="preserve">| and </w:t>
      </w:r>
      <w:r w:rsidRPr="00D76CD6">
        <w:rPr>
          <w:rFonts w:ascii="Times New Roman" w:hAnsi="Times New Roman"/>
          <w:position w:val="-8"/>
          <w:sz w:val="28"/>
          <w:szCs w:val="28"/>
        </w:rPr>
        <w:object w:dxaOrig="960" w:dyaOrig="380" w14:anchorId="27BD0156">
          <v:shape id="_x0000_i1063" type="#_x0000_t75" style="width:48pt;height:19.2pt" o:ole="">
            <v:imagedata r:id="rId74" o:title=""/>
          </v:shape>
          <o:OLEObject Type="Embed" ProgID="Equation.3" ShapeID="_x0000_i1063" DrawAspect="Content" ObjectID="_1585227229" r:id="rId75"/>
        </w:object>
      </w:r>
      <w:r w:rsidRPr="00D76CD6">
        <w:rPr>
          <w:rFonts w:ascii="Times New Roman" w:hAnsi="Times New Roman"/>
          <w:sz w:val="28"/>
          <w:szCs w:val="28"/>
        </w:rPr>
        <w:t>.</w:t>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18E90794" wp14:editId="3ED4693F">
            <wp:extent cx="132080" cy="132080"/>
            <wp:effectExtent l="2540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682FEFB" w14:textId="77777777" w:rsidR="006D299A" w:rsidRPr="00D76CD6" w:rsidRDefault="006D299A" w:rsidP="006D299A">
      <w:pPr>
        <w:spacing w:line="360" w:lineRule="atLeast"/>
        <w:ind w:left="720" w:hanging="720"/>
        <w:jc w:val="both"/>
        <w:rPr>
          <w:rFonts w:ascii="Times New Roman" w:hAnsi="Times New Roman"/>
          <w:sz w:val="28"/>
          <w:szCs w:val="28"/>
        </w:rPr>
      </w:pPr>
    </w:p>
    <w:p w14:paraId="1A7CC93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 xml:space="preserve">Applying this to </w:t>
      </w:r>
      <w:r w:rsidRPr="00D76CD6">
        <w:rPr>
          <w:rFonts w:ascii="Times New Roman" w:hAnsi="Times New Roman"/>
          <w:position w:val="-10"/>
          <w:sz w:val="28"/>
          <w:szCs w:val="28"/>
        </w:rPr>
        <w:object w:dxaOrig="360" w:dyaOrig="340" w14:anchorId="75D65D5E">
          <v:shape id="_x0000_i1064" type="#_x0000_t75" style="width:18.4pt;height:16.8pt" o:ole="">
            <v:imagedata r:id="rId30" o:title=""/>
          </v:shape>
          <o:OLEObject Type="Embed" ProgID="Equation.3" ShapeID="_x0000_i1064" DrawAspect="Content" ObjectID="_1585227230" r:id="rId76"/>
        </w:object>
      </w:r>
      <w:r w:rsidRPr="00D76CD6">
        <w:rPr>
          <w:rFonts w:ascii="Times New Roman" w:hAnsi="Times New Roman"/>
          <w:sz w:val="28"/>
          <w:szCs w:val="28"/>
        </w:rPr>
        <w:t xml:space="preserve"> we deduce</w:t>
      </w:r>
    </w:p>
    <w:p w14:paraId="4040EBEC" w14:textId="77777777" w:rsidR="006D299A" w:rsidRPr="00D76CD6" w:rsidRDefault="006D299A" w:rsidP="006D299A">
      <w:pPr>
        <w:spacing w:line="360" w:lineRule="atLeast"/>
        <w:ind w:left="720" w:hanging="720"/>
        <w:jc w:val="both"/>
        <w:rPr>
          <w:rFonts w:ascii="Times New Roman" w:hAnsi="Times New Roman"/>
          <w:sz w:val="28"/>
          <w:szCs w:val="28"/>
        </w:rPr>
      </w:pPr>
    </w:p>
    <w:p w14:paraId="15A7908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b/>
          <w:sz w:val="28"/>
          <w:szCs w:val="28"/>
        </w:rPr>
        <w:t>Theorem</w:t>
      </w:r>
      <w:r w:rsidRPr="00D76CD6">
        <w:rPr>
          <w:rFonts w:ascii="Times New Roman" w:hAnsi="Times New Roman"/>
          <w:sz w:val="28"/>
          <w:szCs w:val="28"/>
        </w:rPr>
        <w:t xml:space="preserve"> (Euler again)</w:t>
      </w:r>
    </w:p>
    <w:p w14:paraId="585F818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For any</w:t>
      </w:r>
      <w:r w:rsidRPr="00D76CD6">
        <w:rPr>
          <w:rFonts w:ascii="Times New Roman" w:hAnsi="Times New Roman"/>
          <w:i/>
          <w:sz w:val="28"/>
          <w:szCs w:val="28"/>
        </w:rPr>
        <w:t xml:space="preserve"> n</w:t>
      </w:r>
      <w:r w:rsidRPr="00D76CD6">
        <w:rPr>
          <w:rFonts w:ascii="Times New Roman" w:hAnsi="Times New Roman"/>
          <w:sz w:val="28"/>
          <w:szCs w:val="28"/>
        </w:rPr>
        <w:t xml:space="preserve"> and </w:t>
      </w:r>
      <w:r w:rsidRPr="0044428F">
        <w:rPr>
          <w:rFonts w:ascii="Times New Roman" w:hAnsi="Times New Roman"/>
          <w:i/>
          <w:sz w:val="28"/>
          <w:szCs w:val="28"/>
        </w:rPr>
        <w:t>a</w:t>
      </w:r>
      <w:r w:rsidRPr="00D76CD6">
        <w:rPr>
          <w:rFonts w:ascii="Times New Roman" w:hAnsi="Times New Roman"/>
          <w:sz w:val="28"/>
          <w:szCs w:val="28"/>
        </w:rPr>
        <w:t xml:space="preserve"> coprime to </w:t>
      </w:r>
      <w:r w:rsidRPr="0044428F">
        <w:rPr>
          <w:rFonts w:ascii="Times New Roman" w:hAnsi="Times New Roman"/>
          <w:i/>
          <w:sz w:val="28"/>
          <w:szCs w:val="28"/>
        </w:rPr>
        <w:t>n</w:t>
      </w:r>
      <w:r w:rsidRPr="00D76CD6">
        <w:rPr>
          <w:rFonts w:ascii="Times New Roman" w:hAnsi="Times New Roman"/>
          <w:sz w:val="28"/>
          <w:szCs w:val="28"/>
        </w:rPr>
        <w:t xml:space="preserve">, we have </w:t>
      </w:r>
      <w:r w:rsidRPr="00D76CD6">
        <w:rPr>
          <w:rFonts w:ascii="Times New Roman" w:hAnsi="Times New Roman"/>
          <w:position w:val="-10"/>
          <w:sz w:val="28"/>
          <w:szCs w:val="28"/>
        </w:rPr>
        <w:object w:dxaOrig="1920" w:dyaOrig="400" w14:anchorId="3BC8C3ED">
          <v:shape id="_x0000_i1065" type="#_x0000_t75" style="width:96pt;height:20pt" o:ole="">
            <v:imagedata r:id="rId77" o:title=""/>
          </v:shape>
          <o:OLEObject Type="Embed" ProgID="Equation.3" ShapeID="_x0000_i1065" DrawAspect="Content" ObjectID="_1585227231" r:id="rId78"/>
        </w:object>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201140C7" wp14:editId="50EED86D">
            <wp:extent cx="132080" cy="132080"/>
            <wp:effectExtent l="2540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2F9CC25" w14:textId="77777777" w:rsidR="006D299A" w:rsidRPr="00D76CD6" w:rsidRDefault="006D299A" w:rsidP="006D299A">
      <w:pPr>
        <w:spacing w:line="360" w:lineRule="atLeast"/>
        <w:ind w:left="720" w:hanging="720"/>
        <w:jc w:val="both"/>
        <w:rPr>
          <w:rFonts w:ascii="Times New Roman" w:hAnsi="Times New Roman"/>
          <w:sz w:val="28"/>
          <w:szCs w:val="28"/>
        </w:rPr>
      </w:pPr>
    </w:p>
    <w:p w14:paraId="2419A40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and in particular:</w:t>
      </w:r>
    </w:p>
    <w:p w14:paraId="06B73CD3" w14:textId="77777777" w:rsidR="006D299A" w:rsidRPr="00D76CD6" w:rsidRDefault="006D299A" w:rsidP="006D299A">
      <w:pPr>
        <w:spacing w:line="360" w:lineRule="atLeast"/>
        <w:ind w:left="720" w:hanging="720"/>
        <w:jc w:val="both"/>
        <w:rPr>
          <w:rFonts w:ascii="Times New Roman" w:hAnsi="Times New Roman"/>
          <w:b/>
          <w:sz w:val="28"/>
          <w:szCs w:val="28"/>
        </w:rPr>
      </w:pPr>
    </w:p>
    <w:p w14:paraId="3EA523A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b/>
          <w:sz w:val="28"/>
          <w:szCs w:val="28"/>
        </w:rPr>
        <w:t>Fermat's Little Theorem</w:t>
      </w:r>
      <w:r w:rsidRPr="00D76CD6">
        <w:rPr>
          <w:rFonts w:ascii="Times New Roman" w:hAnsi="Times New Roman"/>
          <w:sz w:val="28"/>
          <w:szCs w:val="28"/>
        </w:rPr>
        <w:t xml:space="preserve"> (Fermat 1640, proof Leibniz)</w:t>
      </w:r>
    </w:p>
    <w:p w14:paraId="6056601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If </w:t>
      </w:r>
      <w:r w:rsidRPr="00D76CD6">
        <w:rPr>
          <w:rFonts w:ascii="Times New Roman" w:hAnsi="Times New Roman"/>
          <w:i/>
          <w:sz w:val="28"/>
          <w:szCs w:val="28"/>
        </w:rPr>
        <w:t>p</w:t>
      </w:r>
      <w:r w:rsidRPr="00D76CD6">
        <w:rPr>
          <w:rFonts w:ascii="Times New Roman" w:hAnsi="Times New Roman"/>
          <w:sz w:val="28"/>
          <w:szCs w:val="28"/>
        </w:rPr>
        <w:t xml:space="preserve"> is prime then </w:t>
      </w:r>
      <w:bookmarkStart w:id="42" w:name="OLE_LINK62"/>
      <w:bookmarkStart w:id="43" w:name="OLE_LINK63"/>
      <w:bookmarkStart w:id="44" w:name="OLE_LINK66"/>
      <w:bookmarkStart w:id="45" w:name="OLE_LINK67"/>
      <w:r w:rsidRPr="00391ED7">
        <w:rPr>
          <w:rFonts w:ascii="Times New Roman" w:hAnsi="Times New Roman"/>
          <w:position w:val="-10"/>
          <w:sz w:val="28"/>
          <w:szCs w:val="28"/>
        </w:rPr>
        <w:object w:dxaOrig="1800" w:dyaOrig="400" w14:anchorId="75F1A808">
          <v:shape id="_x0000_i1066" type="#_x0000_t75" style="width:90.4pt;height:20pt" o:ole="">
            <v:imagedata r:id="rId79" o:title=""/>
          </v:shape>
          <o:OLEObject Type="Embed" ProgID="Equation.3" ShapeID="_x0000_i1066" DrawAspect="Content" ObjectID="_1585227232" r:id="rId80"/>
        </w:object>
      </w:r>
      <w:bookmarkEnd w:id="42"/>
      <w:bookmarkEnd w:id="43"/>
      <w:bookmarkEnd w:id="44"/>
      <w:bookmarkEnd w:id="45"/>
      <w:r w:rsidRPr="00D76CD6">
        <w:rPr>
          <w:rFonts w:ascii="Times New Roman" w:hAnsi="Times New Roman"/>
          <w:sz w:val="28"/>
          <w:szCs w:val="28"/>
        </w:rPr>
        <w:t xml:space="preserve"> for any integer </w:t>
      </w:r>
      <w:r w:rsidRPr="00D76CD6">
        <w:rPr>
          <w:rFonts w:ascii="Times New Roman" w:hAnsi="Times New Roman"/>
          <w:i/>
          <w:sz w:val="28"/>
          <w:szCs w:val="28"/>
        </w:rPr>
        <w:t>a</w:t>
      </w:r>
      <w:r w:rsidRPr="00D76CD6">
        <w:rPr>
          <w:rFonts w:ascii="Times New Roman" w:hAnsi="Times New Roman"/>
          <w:sz w:val="28"/>
          <w:szCs w:val="28"/>
        </w:rPr>
        <w:t xml:space="preserve"> or </w:t>
      </w:r>
      <w:bookmarkStart w:id="46" w:name="OLE_LINK64"/>
      <w:bookmarkStart w:id="47" w:name="OLE_LINK65"/>
      <w:r w:rsidRPr="00391ED7">
        <w:rPr>
          <w:rFonts w:ascii="Times New Roman" w:hAnsi="Times New Roman"/>
          <w:position w:val="-10"/>
          <w:sz w:val="28"/>
          <w:szCs w:val="28"/>
        </w:rPr>
        <w:object w:dxaOrig="1920" w:dyaOrig="400" w14:anchorId="52C84453">
          <v:shape id="_x0000_i1067" type="#_x0000_t75" style="width:96pt;height:20pt" o:ole="">
            <v:imagedata r:id="rId81" o:title=""/>
          </v:shape>
          <o:OLEObject Type="Embed" ProgID="Equation.3" ShapeID="_x0000_i1067" DrawAspect="Content" ObjectID="_1585227233" r:id="rId82"/>
        </w:object>
      </w:r>
      <w:bookmarkEnd w:id="46"/>
      <w:bookmarkEnd w:id="47"/>
      <w:r w:rsidRPr="00D76CD6">
        <w:rPr>
          <w:rFonts w:ascii="Times New Roman" w:hAnsi="Times New Roman"/>
          <w:sz w:val="28"/>
          <w:szCs w:val="28"/>
        </w:rPr>
        <w:t xml:space="preserve"> for any </w:t>
      </w:r>
      <w:r w:rsidRPr="00D76CD6">
        <w:rPr>
          <w:rFonts w:ascii="Times New Roman" w:hAnsi="Times New Roman"/>
          <w:i/>
          <w:sz w:val="28"/>
          <w:szCs w:val="28"/>
        </w:rPr>
        <w:t>a</w:t>
      </w:r>
      <w:r w:rsidRPr="00D76CD6">
        <w:rPr>
          <w:rFonts w:ascii="Times New Roman" w:hAnsi="Times New Roman"/>
          <w:sz w:val="28"/>
          <w:szCs w:val="28"/>
        </w:rPr>
        <w:t xml:space="preserve"> coprime to </w:t>
      </w:r>
      <w:r w:rsidRPr="00D76CD6">
        <w:rPr>
          <w:rFonts w:ascii="Times New Roman" w:hAnsi="Times New Roman"/>
          <w:i/>
          <w:sz w:val="28"/>
          <w:szCs w:val="28"/>
        </w:rPr>
        <w:t>p</w:t>
      </w:r>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67F20316" wp14:editId="4A6D4227">
            <wp:extent cx="132080" cy="132080"/>
            <wp:effectExtent l="2540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CB12DB1" w14:textId="77777777" w:rsidR="006D299A" w:rsidRPr="00D76CD6" w:rsidRDefault="006D299A" w:rsidP="006D299A">
      <w:pPr>
        <w:spacing w:line="360" w:lineRule="atLeast"/>
        <w:ind w:left="720" w:hanging="720"/>
        <w:jc w:val="both"/>
        <w:rPr>
          <w:rFonts w:ascii="Times New Roman" w:hAnsi="Times New Roman"/>
          <w:sz w:val="28"/>
          <w:szCs w:val="28"/>
        </w:rPr>
      </w:pPr>
    </w:p>
    <w:p w14:paraId="6432C93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w:t>
      </w:r>
    </w:p>
    <w:p w14:paraId="0B5F701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Direct proofs of </w:t>
      </w:r>
      <w:bookmarkStart w:id="48" w:name="OLE_LINK320"/>
      <w:bookmarkStart w:id="49" w:name="OLE_LINK321"/>
      <w:r w:rsidRPr="00D76CD6">
        <w:rPr>
          <w:rFonts w:ascii="Times New Roman" w:hAnsi="Times New Roman"/>
          <w:sz w:val="28"/>
          <w:szCs w:val="28"/>
        </w:rPr>
        <w:t>Fermat's Little Theorem</w:t>
      </w:r>
      <w:bookmarkEnd w:id="48"/>
      <w:bookmarkEnd w:id="49"/>
      <w:r w:rsidRPr="00D76CD6">
        <w:rPr>
          <w:rFonts w:ascii="Times New Roman" w:hAnsi="Times New Roman"/>
          <w:sz w:val="28"/>
          <w:szCs w:val="28"/>
        </w:rPr>
        <w:t xml:space="preserve"> are in [1] §3.2 and [2] II.3</w:t>
      </w:r>
    </w:p>
    <w:p w14:paraId="675C2C5F" w14:textId="77777777" w:rsidR="006D299A" w:rsidRPr="00D76CD6" w:rsidRDefault="006D299A" w:rsidP="006D299A">
      <w:pPr>
        <w:spacing w:line="360" w:lineRule="atLeast"/>
        <w:jc w:val="both"/>
        <w:rPr>
          <w:rFonts w:ascii="Times New Roman" w:hAnsi="Times New Roman"/>
          <w:sz w:val="28"/>
          <w:szCs w:val="28"/>
        </w:rPr>
      </w:pPr>
    </w:p>
    <w:p w14:paraId="561F28AE"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Another result easy to deduce from elementary algebra is:</w:t>
      </w:r>
    </w:p>
    <w:p w14:paraId="046871D5" w14:textId="77777777" w:rsidR="006D299A" w:rsidRPr="00D76CD6" w:rsidRDefault="006D299A" w:rsidP="006D299A">
      <w:pPr>
        <w:spacing w:line="360" w:lineRule="atLeast"/>
        <w:jc w:val="both"/>
        <w:rPr>
          <w:rFonts w:ascii="Times New Roman" w:hAnsi="Times New Roman"/>
          <w:sz w:val="28"/>
          <w:szCs w:val="28"/>
        </w:rPr>
      </w:pPr>
    </w:p>
    <w:p w14:paraId="35E3AAF5" w14:textId="77777777" w:rsidR="006D299A" w:rsidRPr="00D76CD6" w:rsidRDefault="006D299A" w:rsidP="006D299A">
      <w:pPr>
        <w:spacing w:line="360" w:lineRule="atLeast"/>
        <w:jc w:val="both"/>
        <w:rPr>
          <w:rFonts w:ascii="Times New Roman" w:hAnsi="Times New Roman"/>
          <w:sz w:val="28"/>
          <w:szCs w:val="28"/>
        </w:rPr>
      </w:pPr>
      <w:r w:rsidRPr="00572836">
        <w:rPr>
          <w:rFonts w:ascii="Times New Roman" w:hAnsi="Times New Roman"/>
          <w:b/>
          <w:sz w:val="28"/>
          <w:szCs w:val="28"/>
        </w:rPr>
        <w:t>Wilson's Theorem</w:t>
      </w:r>
      <w:r w:rsidRPr="00D76CD6">
        <w:rPr>
          <w:rFonts w:ascii="Times New Roman" w:hAnsi="Times New Roman"/>
          <w:sz w:val="28"/>
          <w:szCs w:val="28"/>
        </w:rPr>
        <w:t xml:space="preserve"> (John Wilson, 1770 though Leibniz knew it earlier)</w:t>
      </w:r>
    </w:p>
    <w:p w14:paraId="7A2243C7"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If </w:t>
      </w:r>
      <w:r w:rsidRPr="00572836">
        <w:rPr>
          <w:rFonts w:ascii="Times New Roman" w:hAnsi="Times New Roman"/>
          <w:i/>
          <w:sz w:val="28"/>
          <w:szCs w:val="28"/>
        </w:rPr>
        <w:t>p</w:t>
      </w:r>
      <w:r w:rsidRPr="00D76CD6">
        <w:rPr>
          <w:rFonts w:ascii="Times New Roman" w:hAnsi="Times New Roman"/>
          <w:sz w:val="28"/>
          <w:szCs w:val="28"/>
        </w:rPr>
        <w:t xml:space="preserve"> is prime then </w:t>
      </w:r>
      <w:bookmarkStart w:id="50" w:name="OLE_LINK322"/>
      <w:bookmarkStart w:id="51" w:name="OLE_LINK323"/>
      <w:r w:rsidRPr="00D76CD6">
        <w:rPr>
          <w:rFonts w:ascii="Times New Roman" w:hAnsi="Times New Roman"/>
          <w:sz w:val="28"/>
          <w:szCs w:val="28"/>
        </w:rPr>
        <w:t>(</w:t>
      </w:r>
      <w:r w:rsidRPr="00572836">
        <w:rPr>
          <w:rFonts w:ascii="Times New Roman" w:hAnsi="Times New Roman"/>
          <w:i/>
          <w:sz w:val="28"/>
          <w:szCs w:val="28"/>
        </w:rPr>
        <w:t>p</w:t>
      </w:r>
      <w:r w:rsidRPr="00D76CD6">
        <w:rPr>
          <w:rFonts w:ascii="Times New Roman" w:hAnsi="Times New Roman"/>
          <w:sz w:val="28"/>
          <w:szCs w:val="28"/>
        </w:rPr>
        <w:t xml:space="preserve"> – 1)! = –1 modulo </w:t>
      </w:r>
      <w:r w:rsidRPr="00572836">
        <w:rPr>
          <w:rFonts w:ascii="Times New Roman" w:hAnsi="Times New Roman"/>
          <w:i/>
          <w:sz w:val="28"/>
          <w:szCs w:val="28"/>
        </w:rPr>
        <w:t>p</w:t>
      </w:r>
      <w:bookmarkEnd w:id="50"/>
      <w:bookmarkEnd w:id="51"/>
      <w:r w:rsidRPr="00572836">
        <w:rPr>
          <w:rFonts w:ascii="Times New Roman" w:hAnsi="Times New Roman"/>
          <w:i/>
          <w:sz w:val="28"/>
          <w:szCs w:val="28"/>
        </w:rPr>
        <w:t>.</w:t>
      </w:r>
    </w:p>
    <w:p w14:paraId="0F8F3423" w14:textId="77777777" w:rsidR="006D299A" w:rsidRPr="00D76CD6" w:rsidRDefault="006D299A" w:rsidP="006D299A">
      <w:pPr>
        <w:spacing w:line="360" w:lineRule="atLeast"/>
        <w:jc w:val="both"/>
        <w:rPr>
          <w:rFonts w:ascii="Times New Roman" w:hAnsi="Times New Roman"/>
          <w:sz w:val="28"/>
          <w:szCs w:val="28"/>
        </w:rPr>
      </w:pPr>
    </w:p>
    <w:p w14:paraId="03CFEC86" w14:textId="77777777" w:rsidR="006D299A" w:rsidRPr="00572836" w:rsidRDefault="006D299A" w:rsidP="006D299A">
      <w:pPr>
        <w:spacing w:line="360" w:lineRule="atLeast"/>
        <w:jc w:val="both"/>
        <w:rPr>
          <w:rFonts w:ascii="Times New Roman" w:hAnsi="Times New Roman"/>
          <w:b/>
          <w:sz w:val="28"/>
          <w:szCs w:val="28"/>
        </w:rPr>
      </w:pPr>
      <w:r w:rsidRPr="00572836">
        <w:rPr>
          <w:rFonts w:ascii="Times New Roman" w:hAnsi="Times New Roman"/>
          <w:b/>
          <w:sz w:val="28"/>
          <w:szCs w:val="28"/>
        </w:rPr>
        <w:t>Proof</w:t>
      </w:r>
    </w:p>
    <w:p w14:paraId="5AB180E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Since </w:t>
      </w:r>
      <w:r w:rsidRPr="00572836">
        <w:rPr>
          <w:rFonts w:ascii="Times New Roman" w:hAnsi="Times New Roman"/>
          <w:position w:val="-14"/>
          <w:sz w:val="28"/>
          <w:szCs w:val="28"/>
        </w:rPr>
        <w:object w:dxaOrig="380" w:dyaOrig="380" w14:anchorId="5C8F9FDE">
          <v:shape id="_x0000_i1068" type="#_x0000_t75" style="width:19.2pt;height:19.2pt" o:ole="">
            <v:imagedata r:id="rId83" o:title=""/>
          </v:shape>
          <o:OLEObject Type="Embed" ProgID="Equation.3" ShapeID="_x0000_i1068" DrawAspect="Content" ObjectID="_1585227234" r:id="rId84"/>
        </w:object>
      </w:r>
      <w:r w:rsidRPr="00D76CD6">
        <w:rPr>
          <w:rFonts w:ascii="Times New Roman" w:hAnsi="Times New Roman"/>
          <w:sz w:val="28"/>
          <w:szCs w:val="28"/>
        </w:rPr>
        <w:t xml:space="preserve"> is a field (</w:t>
      </w:r>
      <w:r w:rsidRPr="00572836">
        <w:rPr>
          <w:rFonts w:ascii="Times New Roman" w:hAnsi="Times New Roman"/>
          <w:i/>
          <w:sz w:val="28"/>
          <w:szCs w:val="28"/>
        </w:rPr>
        <w:t>p</w:t>
      </w:r>
      <w:r w:rsidRPr="00D76CD6">
        <w:rPr>
          <w:rFonts w:ascii="Times New Roman" w:hAnsi="Times New Roman"/>
          <w:sz w:val="28"/>
          <w:szCs w:val="28"/>
        </w:rPr>
        <w:t xml:space="preserve"> – 1)! consists of the products of all the elements in the field. Hence every element is cancelled by its inverse except for those which are their own inverses. The only such elements are ±1.</w:t>
      </w:r>
      <w:r w:rsidRPr="00572836">
        <w:rPr>
          <w:color w:val="000000"/>
          <w:sz w:val="28"/>
        </w:rPr>
        <w:t xml:space="preserve"> </w:t>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0CF4EF5A" wp14:editId="2B8F1229">
            <wp:extent cx="132080" cy="132080"/>
            <wp:effectExtent l="2540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6AC29C3" w14:textId="77777777" w:rsidR="006D299A" w:rsidRPr="00D76CD6" w:rsidRDefault="006D299A" w:rsidP="006D299A">
      <w:pPr>
        <w:spacing w:line="360" w:lineRule="atLeast"/>
        <w:jc w:val="both"/>
        <w:rPr>
          <w:rFonts w:ascii="Times New Roman" w:hAnsi="Times New Roman"/>
          <w:sz w:val="28"/>
          <w:szCs w:val="28"/>
        </w:rPr>
      </w:pPr>
    </w:p>
    <w:p w14:paraId="75CB0EFB" w14:textId="77777777" w:rsidR="006D299A" w:rsidRPr="00572836" w:rsidRDefault="006D299A" w:rsidP="006D299A">
      <w:pPr>
        <w:spacing w:line="360" w:lineRule="atLeast"/>
        <w:jc w:val="both"/>
        <w:rPr>
          <w:rFonts w:ascii="Times New Roman" w:hAnsi="Times New Roman"/>
          <w:b/>
          <w:sz w:val="28"/>
          <w:szCs w:val="28"/>
        </w:rPr>
      </w:pPr>
      <w:r w:rsidRPr="00572836">
        <w:rPr>
          <w:rFonts w:ascii="Times New Roman" w:hAnsi="Times New Roman"/>
          <w:b/>
          <w:sz w:val="28"/>
          <w:szCs w:val="28"/>
        </w:rPr>
        <w:t>Remark</w:t>
      </w:r>
    </w:p>
    <w:p w14:paraId="0A0A97A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the converse of this result is true. That is if (</w:t>
      </w:r>
      <w:r w:rsidRPr="00572836">
        <w:rPr>
          <w:rFonts w:ascii="Times New Roman" w:hAnsi="Times New Roman"/>
          <w:i/>
          <w:sz w:val="28"/>
          <w:szCs w:val="28"/>
        </w:rPr>
        <w:t>p</w:t>
      </w:r>
      <w:r w:rsidRPr="00D76CD6">
        <w:rPr>
          <w:rFonts w:ascii="Times New Roman" w:hAnsi="Times New Roman"/>
          <w:sz w:val="28"/>
          <w:szCs w:val="28"/>
        </w:rPr>
        <w:t xml:space="preserve"> – 1)! = –1 modulo </w:t>
      </w:r>
      <w:r w:rsidRPr="00572836">
        <w:rPr>
          <w:rFonts w:ascii="Times New Roman" w:hAnsi="Times New Roman"/>
          <w:i/>
          <w:sz w:val="28"/>
          <w:szCs w:val="28"/>
        </w:rPr>
        <w:t>p</w:t>
      </w:r>
      <w:r w:rsidRPr="00D76CD6">
        <w:rPr>
          <w:rFonts w:ascii="Times New Roman" w:hAnsi="Times New Roman"/>
          <w:sz w:val="28"/>
          <w:szCs w:val="28"/>
        </w:rPr>
        <w:t xml:space="preserve"> then </w:t>
      </w:r>
      <w:r w:rsidRPr="00572836">
        <w:rPr>
          <w:rFonts w:ascii="Times New Roman" w:hAnsi="Times New Roman"/>
          <w:i/>
          <w:sz w:val="28"/>
          <w:szCs w:val="28"/>
        </w:rPr>
        <w:t>p</w:t>
      </w:r>
      <w:r w:rsidRPr="00D76CD6">
        <w:rPr>
          <w:rFonts w:ascii="Times New Roman" w:hAnsi="Times New Roman"/>
          <w:sz w:val="28"/>
          <w:szCs w:val="28"/>
        </w:rPr>
        <w:t xml:space="preserve"> is prime.</w:t>
      </w:r>
    </w:p>
    <w:p w14:paraId="53691E90" w14:textId="77777777" w:rsidR="006D299A" w:rsidRPr="00D76CD6" w:rsidRDefault="006D299A" w:rsidP="006D299A">
      <w:pPr>
        <w:spacing w:line="360" w:lineRule="atLeast"/>
        <w:jc w:val="both"/>
        <w:rPr>
          <w:rFonts w:ascii="Times New Roman" w:hAnsi="Times New Roman"/>
          <w:sz w:val="28"/>
          <w:szCs w:val="28"/>
        </w:rPr>
      </w:pPr>
    </w:p>
    <w:p w14:paraId="02C650E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can use Fermat's Little Theorem to make:</w:t>
      </w:r>
    </w:p>
    <w:p w14:paraId="0D1B9367" w14:textId="77777777" w:rsidR="006D299A" w:rsidRPr="00D76CD6" w:rsidRDefault="006D299A" w:rsidP="006D299A">
      <w:pPr>
        <w:spacing w:line="360" w:lineRule="atLeast"/>
        <w:jc w:val="both"/>
        <w:rPr>
          <w:rFonts w:ascii="Times New Roman" w:hAnsi="Times New Roman"/>
          <w:sz w:val="28"/>
          <w:szCs w:val="28"/>
        </w:rPr>
      </w:pPr>
    </w:p>
    <w:p w14:paraId="75F2A132"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Test for primality Mark I</w:t>
      </w:r>
    </w:p>
    <w:p w14:paraId="781EF6A2" w14:textId="77777777" w:rsidR="006D299A" w:rsidRPr="00D76CD6" w:rsidRDefault="006D299A" w:rsidP="006D299A">
      <w:pPr>
        <w:spacing w:line="360" w:lineRule="atLeast"/>
        <w:ind w:left="720"/>
        <w:jc w:val="both"/>
        <w:rPr>
          <w:rFonts w:ascii="Times New Roman" w:hAnsi="Times New Roman"/>
          <w:b/>
          <w:sz w:val="28"/>
          <w:szCs w:val="28"/>
        </w:rPr>
      </w:pPr>
      <w:r w:rsidRPr="00D76CD6">
        <w:rPr>
          <w:rFonts w:ascii="Times New Roman" w:hAnsi="Times New Roman"/>
          <w:sz w:val="28"/>
          <w:szCs w:val="28"/>
        </w:rPr>
        <w:t xml:space="preserve">To test whether a number </w:t>
      </w:r>
      <w:r w:rsidRPr="00D76CD6">
        <w:rPr>
          <w:rFonts w:ascii="Times New Roman" w:hAnsi="Times New Roman"/>
          <w:i/>
          <w:sz w:val="28"/>
          <w:szCs w:val="28"/>
        </w:rPr>
        <w:t>n</w:t>
      </w:r>
      <w:r w:rsidRPr="00D76CD6">
        <w:rPr>
          <w:rFonts w:ascii="Times New Roman" w:hAnsi="Times New Roman"/>
          <w:sz w:val="28"/>
          <w:szCs w:val="28"/>
        </w:rPr>
        <w:t xml:space="preserve"> is prime or not, evaluate </w:t>
      </w:r>
      <w:bookmarkStart w:id="52" w:name="OLE_LINK68"/>
      <w:bookmarkStart w:id="53" w:name="OLE_LINK69"/>
      <w:r w:rsidRPr="00391ED7">
        <w:rPr>
          <w:rFonts w:ascii="Times New Roman" w:hAnsi="Times New Roman"/>
          <w:position w:val="-10"/>
          <w:sz w:val="28"/>
          <w:szCs w:val="28"/>
        </w:rPr>
        <w:object w:dxaOrig="1560" w:dyaOrig="400" w14:anchorId="2AB866CB">
          <v:shape id="_x0000_i1069" type="#_x0000_t75" style="width:78.4pt;height:20pt" o:ole="">
            <v:imagedata r:id="rId85" o:title=""/>
          </v:shape>
          <o:OLEObject Type="Embed" ProgID="Equation.3" ShapeID="_x0000_i1069" DrawAspect="Content" ObjectID="_1585227235" r:id="rId86"/>
        </w:object>
      </w:r>
      <w:bookmarkEnd w:id="52"/>
      <w:bookmarkEnd w:id="53"/>
      <w:r w:rsidRPr="00D76CD6">
        <w:rPr>
          <w:rFonts w:ascii="Times New Roman" w:hAnsi="Times New Roman"/>
          <w:sz w:val="28"/>
          <w:szCs w:val="28"/>
        </w:rPr>
        <w:t xml:space="preserve"> for some numbers </w:t>
      </w:r>
      <w:r w:rsidRPr="00D76CD6">
        <w:rPr>
          <w:rFonts w:ascii="Times New Roman" w:hAnsi="Times New Roman"/>
          <w:i/>
          <w:sz w:val="28"/>
          <w:szCs w:val="28"/>
        </w:rPr>
        <w:t>a</w:t>
      </w:r>
      <w:r w:rsidRPr="00D76CD6">
        <w:rPr>
          <w:rFonts w:ascii="Times New Roman" w:hAnsi="Times New Roman"/>
          <w:sz w:val="28"/>
          <w:szCs w:val="28"/>
        </w:rPr>
        <w:t xml:space="preserve">. If the answer is not 1 then </w:t>
      </w:r>
      <w:r w:rsidRPr="00D76CD6">
        <w:rPr>
          <w:rFonts w:ascii="Times New Roman" w:hAnsi="Times New Roman"/>
          <w:i/>
          <w:sz w:val="28"/>
          <w:szCs w:val="28"/>
        </w:rPr>
        <w:t>n</w:t>
      </w:r>
      <w:r w:rsidRPr="00D76CD6">
        <w:rPr>
          <w:rFonts w:ascii="Times New Roman" w:hAnsi="Times New Roman"/>
          <w:sz w:val="28"/>
          <w:szCs w:val="28"/>
        </w:rPr>
        <w:t xml:space="preserve"> is not prime.</w:t>
      </w:r>
    </w:p>
    <w:p w14:paraId="56E8A31B"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lastRenderedPageBreak/>
        <w:t>Remarks</w:t>
      </w:r>
    </w:p>
    <w:p w14:paraId="35C61F3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Some numbers do satisfy </w:t>
      </w:r>
      <w:r w:rsidRPr="00391ED7">
        <w:rPr>
          <w:rFonts w:ascii="Times New Roman" w:hAnsi="Times New Roman"/>
          <w:position w:val="-10"/>
          <w:sz w:val="28"/>
          <w:szCs w:val="28"/>
        </w:rPr>
        <w:object w:dxaOrig="1880" w:dyaOrig="400" w14:anchorId="7F4C408D">
          <v:shape id="_x0000_i1070" type="#_x0000_t75" style="width:94.4pt;height:20pt" o:ole="">
            <v:imagedata r:id="rId87" o:title=""/>
          </v:shape>
          <o:OLEObject Type="Embed" ProgID="Equation.3" ShapeID="_x0000_i1070" DrawAspect="Content" ObjectID="_1585227236" r:id="rId88"/>
        </w:object>
      </w:r>
      <w:r w:rsidRPr="00D76CD6">
        <w:rPr>
          <w:rFonts w:ascii="Times New Roman" w:hAnsi="Times New Roman"/>
          <w:sz w:val="28"/>
          <w:szCs w:val="28"/>
        </w:rPr>
        <w:t xml:space="preserve"> without being prime. Such a number is called a </w:t>
      </w:r>
      <w:r w:rsidRPr="00D76CD6">
        <w:rPr>
          <w:rFonts w:ascii="Times New Roman" w:hAnsi="Times New Roman"/>
          <w:i/>
          <w:sz w:val="28"/>
          <w:szCs w:val="28"/>
        </w:rPr>
        <w:t>pseudo-prime wrt a</w:t>
      </w:r>
      <w:r w:rsidRPr="00D76CD6">
        <w:rPr>
          <w:rFonts w:ascii="Times New Roman" w:hAnsi="Times New Roman"/>
          <w:sz w:val="28"/>
          <w:szCs w:val="28"/>
        </w:rPr>
        <w:t xml:space="preserve">. </w:t>
      </w:r>
    </w:p>
    <w:p w14:paraId="0CA79995"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some numbers are so perverse that they satisfy </w:t>
      </w:r>
      <w:r w:rsidRPr="00D76CD6">
        <w:rPr>
          <w:rFonts w:ascii="Times New Roman" w:hAnsi="Times New Roman"/>
          <w:position w:val="-10"/>
          <w:sz w:val="28"/>
          <w:szCs w:val="28"/>
        </w:rPr>
        <w:object w:dxaOrig="1720" w:dyaOrig="400" w14:anchorId="2B555404">
          <v:shape id="_x0000_i1071" type="#_x0000_t75" style="width:86.4pt;height:20pt" o:ole="">
            <v:imagedata r:id="rId89" o:title=""/>
          </v:shape>
          <o:OLEObject Type="Embed" ProgID="Equation.3" ShapeID="_x0000_i1071" DrawAspect="Content" ObjectID="_1585227237" r:id="rId90"/>
        </w:object>
      </w:r>
      <w:r w:rsidRPr="00D76CD6">
        <w:rPr>
          <w:rFonts w:ascii="Times New Roman" w:hAnsi="Times New Roman"/>
          <w:sz w:val="28"/>
          <w:szCs w:val="28"/>
        </w:rPr>
        <w:t xml:space="preserve"> for any </w:t>
      </w:r>
      <w:r w:rsidRPr="00D76CD6">
        <w:rPr>
          <w:rFonts w:ascii="Times New Roman" w:hAnsi="Times New Roman"/>
          <w:i/>
          <w:sz w:val="28"/>
          <w:szCs w:val="28"/>
        </w:rPr>
        <w:t>a</w:t>
      </w:r>
      <w:r w:rsidRPr="00D76CD6">
        <w:rPr>
          <w:rFonts w:ascii="Times New Roman" w:hAnsi="Times New Roman"/>
          <w:sz w:val="28"/>
          <w:szCs w:val="28"/>
        </w:rPr>
        <w:t xml:space="preserve">. (That is, they are pseudoprimes wrt any integer coprime to them.) </w:t>
      </w:r>
    </w:p>
    <w:p w14:paraId="14BBA97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Such numbers are called </w:t>
      </w:r>
      <w:r w:rsidRPr="00D76CD6">
        <w:rPr>
          <w:rFonts w:ascii="Times New Roman" w:hAnsi="Times New Roman"/>
          <w:i/>
          <w:sz w:val="28"/>
          <w:szCs w:val="28"/>
        </w:rPr>
        <w:t>Carmichael numbers</w:t>
      </w:r>
      <w:r w:rsidRPr="00D76CD6">
        <w:rPr>
          <w:rFonts w:ascii="Times New Roman" w:hAnsi="Times New Roman"/>
          <w:sz w:val="28"/>
          <w:szCs w:val="28"/>
        </w:rPr>
        <w:t xml:space="preserve"> (after R D Carmichael (1879 – 1967) who discovered them in 1909).</w:t>
      </w:r>
    </w:p>
    <w:p w14:paraId="7E6221B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The smallest Carmichael number is 561 and the next one is 1729.</w:t>
      </w:r>
    </w:p>
    <w:p w14:paraId="15B516C5" w14:textId="77777777" w:rsidR="006D299A" w:rsidRPr="00D76CD6" w:rsidRDefault="006D299A" w:rsidP="006D299A">
      <w:pPr>
        <w:spacing w:line="360" w:lineRule="atLeast"/>
        <w:ind w:left="720"/>
        <w:jc w:val="both"/>
        <w:rPr>
          <w:rFonts w:ascii="Times New Roman" w:hAnsi="Times New Roman"/>
          <w:sz w:val="28"/>
          <w:szCs w:val="28"/>
        </w:rPr>
      </w:pPr>
    </w:p>
    <w:p w14:paraId="5F374594" w14:textId="77777777" w:rsidR="006D299A" w:rsidRPr="00D76CD6"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Nevertheless, the above is still a useful test for primality (or rather for non-primality) since calculating </w:t>
      </w:r>
      <w:bookmarkStart w:id="54" w:name="OLE_LINK70"/>
      <w:bookmarkStart w:id="55" w:name="OLE_LINK71"/>
      <w:r w:rsidRPr="00D76CD6">
        <w:rPr>
          <w:rFonts w:ascii="Times New Roman" w:hAnsi="Times New Roman"/>
          <w:position w:val="-10"/>
          <w:sz w:val="28"/>
          <w:szCs w:val="28"/>
        </w:rPr>
        <w:object w:dxaOrig="1280" w:dyaOrig="400" w14:anchorId="0384DB6C">
          <v:shape id="_x0000_i1072" type="#_x0000_t75" style="width:64pt;height:20pt" o:ole="">
            <v:imagedata r:id="rId91" o:title=""/>
          </v:shape>
          <o:OLEObject Type="Embed" ProgID="Equation.3" ShapeID="_x0000_i1072" DrawAspect="Content" ObjectID="_1585227238" r:id="rId92"/>
        </w:object>
      </w:r>
      <w:bookmarkEnd w:id="54"/>
      <w:bookmarkEnd w:id="55"/>
      <w:r w:rsidRPr="00D76CD6">
        <w:rPr>
          <w:rFonts w:ascii="Times New Roman" w:hAnsi="Times New Roman"/>
          <w:sz w:val="28"/>
          <w:szCs w:val="28"/>
        </w:rPr>
        <w:t xml:space="preserve"> is not computationally too difficult. The amount of calculation is proportional to the number of digits of </w:t>
      </w:r>
      <w:r w:rsidRPr="003C3286">
        <w:rPr>
          <w:rFonts w:ascii="Times New Roman" w:hAnsi="Times New Roman"/>
          <w:i/>
          <w:sz w:val="28"/>
          <w:szCs w:val="28"/>
        </w:rPr>
        <w:t>k</w:t>
      </w:r>
      <w:r w:rsidRPr="00D76CD6">
        <w:rPr>
          <w:rFonts w:ascii="Times New Roman" w:hAnsi="Times New Roman"/>
          <w:sz w:val="28"/>
          <w:szCs w:val="28"/>
        </w:rPr>
        <w:t xml:space="preserve"> rather than to the size of </w:t>
      </w:r>
      <w:r w:rsidRPr="003C3286">
        <w:rPr>
          <w:rFonts w:ascii="Times New Roman" w:hAnsi="Times New Roman"/>
          <w:i/>
          <w:sz w:val="28"/>
          <w:szCs w:val="28"/>
        </w:rPr>
        <w:t>k</w:t>
      </w:r>
      <w:r w:rsidRPr="00D76CD6">
        <w:rPr>
          <w:rFonts w:ascii="Times New Roman" w:hAnsi="Times New Roman"/>
          <w:sz w:val="28"/>
          <w:szCs w:val="28"/>
        </w:rPr>
        <w:t>.</w:t>
      </w:r>
    </w:p>
    <w:p w14:paraId="66751994" w14:textId="77777777" w:rsidR="006D299A" w:rsidRPr="00D76CD6" w:rsidRDefault="006D299A" w:rsidP="006D299A">
      <w:pPr>
        <w:spacing w:line="360" w:lineRule="atLeast"/>
        <w:ind w:left="720" w:hanging="720"/>
        <w:jc w:val="both"/>
        <w:rPr>
          <w:rFonts w:ascii="Times New Roman" w:hAnsi="Times New Roman"/>
          <w:b/>
          <w:sz w:val="28"/>
          <w:szCs w:val="28"/>
        </w:rPr>
      </w:pPr>
    </w:p>
    <w:p w14:paraId="3563224D" w14:textId="77777777" w:rsidR="006D299A" w:rsidRPr="00D76CD6"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b/>
          <w:sz w:val="28"/>
          <w:szCs w:val="28"/>
        </w:rPr>
        <w:t>Method of calculating powers</w:t>
      </w:r>
    </w:p>
    <w:p w14:paraId="3727AE2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To calculate </w:t>
      </w:r>
      <w:bookmarkStart w:id="56" w:name="OLE_LINK77"/>
      <w:bookmarkStart w:id="57" w:name="OLE_LINK78"/>
      <w:r w:rsidRPr="00D76CD6">
        <w:rPr>
          <w:rFonts w:ascii="Times New Roman" w:hAnsi="Times New Roman"/>
          <w:position w:val="-10"/>
          <w:sz w:val="28"/>
          <w:szCs w:val="28"/>
        </w:rPr>
        <w:object w:dxaOrig="1280" w:dyaOrig="400" w14:anchorId="1AE27A08">
          <v:shape id="_x0000_i1073" type="#_x0000_t75" style="width:64pt;height:20pt" o:ole="">
            <v:imagedata r:id="rId91" o:title=""/>
          </v:shape>
          <o:OLEObject Type="Embed" ProgID="Equation.3" ShapeID="_x0000_i1073" DrawAspect="Content" ObjectID="_1585227239" r:id="rId93"/>
        </w:object>
      </w:r>
      <w:bookmarkEnd w:id="56"/>
      <w:bookmarkEnd w:id="57"/>
      <w:r w:rsidRPr="00D76CD6">
        <w:rPr>
          <w:rFonts w:ascii="Times New Roman" w:hAnsi="Times New Roman"/>
          <w:sz w:val="28"/>
          <w:szCs w:val="28"/>
        </w:rPr>
        <w:t xml:space="preserve"> start with </w:t>
      </w:r>
      <w:r w:rsidRPr="00D76CD6">
        <w:rPr>
          <w:rFonts w:ascii="Times New Roman" w:hAnsi="Times New Roman"/>
          <w:i/>
          <w:sz w:val="28"/>
          <w:szCs w:val="28"/>
        </w:rPr>
        <w:t>a</w:t>
      </w:r>
      <w:r w:rsidRPr="00D76CD6">
        <w:rPr>
          <w:rFonts w:ascii="Times New Roman" w:hAnsi="Times New Roman"/>
          <w:sz w:val="28"/>
          <w:szCs w:val="28"/>
        </w:rPr>
        <w:t xml:space="preserve"> and calculate </w:t>
      </w:r>
      <w:bookmarkStart w:id="58" w:name="OLE_LINK72"/>
      <w:bookmarkStart w:id="59" w:name="OLE_LINK73"/>
      <w:r w:rsidRPr="00D76CD6">
        <w:rPr>
          <w:rFonts w:ascii="Times New Roman" w:hAnsi="Times New Roman"/>
          <w:position w:val="-2"/>
          <w:sz w:val="28"/>
          <w:szCs w:val="28"/>
        </w:rPr>
        <w:object w:dxaOrig="320" w:dyaOrig="320" w14:anchorId="7D70366E">
          <v:shape id="_x0000_i1074" type="#_x0000_t75" style="width:16pt;height:16pt" o:ole="">
            <v:imagedata r:id="rId94" o:title=""/>
          </v:shape>
          <o:OLEObject Type="Embed" ProgID="Equation.3" ShapeID="_x0000_i1074" DrawAspect="Content" ObjectID="_1585227240" r:id="rId95"/>
        </w:object>
      </w:r>
      <w:bookmarkEnd w:id="58"/>
      <w:bookmarkEnd w:id="59"/>
      <w:r w:rsidRPr="00D76CD6">
        <w:rPr>
          <w:rFonts w:ascii="Times New Roman" w:hAnsi="Times New Roman"/>
          <w:sz w:val="28"/>
          <w:szCs w:val="28"/>
        </w:rPr>
        <w:t xml:space="preserve"> (mod </w:t>
      </w:r>
      <w:r w:rsidRPr="00D76CD6">
        <w:rPr>
          <w:rFonts w:ascii="Times New Roman" w:hAnsi="Times New Roman"/>
          <w:i/>
          <w:sz w:val="28"/>
          <w:szCs w:val="28"/>
        </w:rPr>
        <w:t>n</w:t>
      </w:r>
      <w:r w:rsidRPr="00D76CD6">
        <w:rPr>
          <w:rFonts w:ascii="Times New Roman" w:hAnsi="Times New Roman"/>
          <w:sz w:val="28"/>
          <w:szCs w:val="28"/>
        </w:rPr>
        <w:t xml:space="preserve">) and then find </w:t>
      </w:r>
      <w:r w:rsidRPr="00572836">
        <w:rPr>
          <w:rFonts w:ascii="Times New Roman" w:hAnsi="Times New Roman"/>
          <w:position w:val="-10"/>
          <w:sz w:val="28"/>
          <w:szCs w:val="28"/>
        </w:rPr>
        <w:object w:dxaOrig="820" w:dyaOrig="400" w14:anchorId="54E51CA3">
          <v:shape id="_x0000_i1075" type="#_x0000_t75" style="width:40.8pt;height:20pt" o:ole="">
            <v:imagedata r:id="rId96" o:title=""/>
          </v:shape>
          <o:OLEObject Type="Embed" ProgID="Equation.3" ShapeID="_x0000_i1075" DrawAspect="Content" ObjectID="_1585227241" r:id="rId97"/>
        </w:object>
      </w:r>
      <w:r w:rsidRPr="00D76CD6">
        <w:rPr>
          <w:rFonts w:ascii="Times New Roman" w:hAnsi="Times New Roman"/>
          <w:sz w:val="28"/>
          <w:szCs w:val="28"/>
        </w:rPr>
        <w:t xml:space="preserve"> and so on by squaring each time. Then write </w:t>
      </w:r>
      <w:r w:rsidRPr="00D76CD6">
        <w:rPr>
          <w:rFonts w:ascii="Times New Roman" w:hAnsi="Times New Roman"/>
          <w:i/>
          <w:sz w:val="28"/>
          <w:szCs w:val="28"/>
        </w:rPr>
        <w:t>k</w:t>
      </w:r>
      <w:r w:rsidRPr="00D76CD6">
        <w:rPr>
          <w:rFonts w:ascii="Times New Roman" w:hAnsi="Times New Roman"/>
          <w:sz w:val="28"/>
          <w:szCs w:val="28"/>
        </w:rPr>
        <w:t xml:space="preserve"> in binary notation and piece together </w:t>
      </w:r>
      <w:r w:rsidRPr="00D76CD6">
        <w:rPr>
          <w:rFonts w:ascii="Times New Roman" w:hAnsi="Times New Roman"/>
          <w:position w:val="-2"/>
          <w:sz w:val="28"/>
          <w:szCs w:val="28"/>
        </w:rPr>
        <w:object w:dxaOrig="320" w:dyaOrig="320" w14:anchorId="74886AA9">
          <v:shape id="_x0000_i1076" type="#_x0000_t75" style="width:16pt;height:16pt" o:ole="">
            <v:imagedata r:id="rId98" o:title=""/>
          </v:shape>
          <o:OLEObject Type="Embed" ProgID="Equation.3" ShapeID="_x0000_i1076" DrawAspect="Content" ObjectID="_1585227242" r:id="rId99"/>
        </w:object>
      </w:r>
      <w:r w:rsidRPr="00D76CD6">
        <w:rPr>
          <w:rFonts w:ascii="Times New Roman" w:hAnsi="Times New Roman"/>
          <w:sz w:val="28"/>
          <w:szCs w:val="28"/>
        </w:rPr>
        <w:t xml:space="preserve"> from the various powers already calculated.</w:t>
      </w:r>
    </w:p>
    <w:p w14:paraId="0850E14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e.g.</w:t>
      </w:r>
      <w:r w:rsidRPr="00D76CD6">
        <w:rPr>
          <w:rFonts w:ascii="Times New Roman" w:hAnsi="Times New Roman"/>
          <w:sz w:val="28"/>
          <w:szCs w:val="28"/>
        </w:rPr>
        <w:tab/>
      </w:r>
      <w:r w:rsidRPr="00D76CD6">
        <w:rPr>
          <w:rFonts w:ascii="Times New Roman" w:hAnsi="Times New Roman"/>
          <w:position w:val="-10"/>
          <w:sz w:val="28"/>
          <w:szCs w:val="28"/>
        </w:rPr>
        <w:object w:dxaOrig="1520" w:dyaOrig="400" w14:anchorId="3070C03E">
          <v:shape id="_x0000_i1077" type="#_x0000_t75" style="width:76pt;height:20pt" o:ole="">
            <v:imagedata r:id="rId100" o:title=""/>
          </v:shape>
          <o:OLEObject Type="Embed" ProgID="Equation.3" ShapeID="_x0000_i1077" DrawAspect="Content" ObjectID="_1585227243" r:id="rId101"/>
        </w:object>
      </w:r>
    </w:p>
    <w:p w14:paraId="21DEB20A"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In binary 197 = 128 + 64 + 4 + 1 and we can calculate that mod 11:</w:t>
      </w:r>
    </w:p>
    <w:p w14:paraId="7760F648"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position w:val="-10"/>
          <w:sz w:val="28"/>
          <w:szCs w:val="28"/>
        </w:rPr>
        <w:object w:dxaOrig="6160" w:dyaOrig="400" w14:anchorId="708BE542">
          <v:shape id="_x0000_i1078" type="#_x0000_t75" style="width:308pt;height:20pt" o:ole="">
            <v:imagedata r:id="rId102" o:title=""/>
          </v:shape>
          <o:OLEObject Type="Embed" ProgID="Equation.3" ShapeID="_x0000_i1078" DrawAspect="Content" ObjectID="_1585227244" r:id="rId103"/>
        </w:object>
      </w:r>
      <w:r w:rsidRPr="00D76CD6">
        <w:rPr>
          <w:rFonts w:ascii="Times New Roman" w:hAnsi="Times New Roman"/>
          <w:sz w:val="28"/>
          <w:szCs w:val="28"/>
        </w:rPr>
        <w:t>and so</w:t>
      </w:r>
    </w:p>
    <w:p w14:paraId="5DD5216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position w:val="-10"/>
          <w:sz w:val="28"/>
          <w:szCs w:val="28"/>
        </w:rPr>
        <w:object w:dxaOrig="3560" w:dyaOrig="400" w14:anchorId="41E713E8">
          <v:shape id="_x0000_i1079" type="#_x0000_t75" style="width:178.4pt;height:20pt" o:ole="">
            <v:imagedata r:id="rId104" o:title=""/>
          </v:shape>
          <o:OLEObject Type="Embed" ProgID="Equation.3" ShapeID="_x0000_i1079" DrawAspect="Content" ObjectID="_1585227245" r:id="rId105"/>
        </w:object>
      </w:r>
    </w:p>
    <w:p w14:paraId="546ECF45" w14:textId="77777777" w:rsidR="006D299A" w:rsidRPr="00D76CD6" w:rsidRDefault="006D299A" w:rsidP="006D299A">
      <w:pPr>
        <w:spacing w:line="360" w:lineRule="atLeast"/>
        <w:jc w:val="both"/>
        <w:rPr>
          <w:rFonts w:ascii="Times New Roman" w:hAnsi="Times New Roman"/>
          <w:sz w:val="28"/>
          <w:szCs w:val="28"/>
        </w:rPr>
      </w:pPr>
    </w:p>
    <w:p w14:paraId="3A127105"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So now we'll try and improve the above test using the following.</w:t>
      </w:r>
    </w:p>
    <w:p w14:paraId="70869652" w14:textId="77777777" w:rsidR="006D299A" w:rsidRPr="00D76CD6" w:rsidRDefault="006D299A" w:rsidP="006D299A">
      <w:pPr>
        <w:spacing w:line="360" w:lineRule="atLeast"/>
        <w:jc w:val="both"/>
        <w:rPr>
          <w:rFonts w:ascii="Times New Roman" w:hAnsi="Times New Roman"/>
          <w:b/>
          <w:sz w:val="28"/>
          <w:szCs w:val="28"/>
        </w:rPr>
      </w:pPr>
    </w:p>
    <w:p w14:paraId="7641A8E5"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 xml:space="preserve">Theorem </w:t>
      </w:r>
    </w:p>
    <w:p w14:paraId="4FF9429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If </w:t>
      </w:r>
      <w:r w:rsidRPr="00D76CD6">
        <w:rPr>
          <w:rFonts w:ascii="Times New Roman" w:hAnsi="Times New Roman"/>
          <w:i/>
          <w:sz w:val="28"/>
          <w:szCs w:val="28"/>
        </w:rPr>
        <w:t>p</w:t>
      </w:r>
      <w:r w:rsidRPr="00D76CD6">
        <w:rPr>
          <w:rFonts w:ascii="Times New Roman" w:hAnsi="Times New Roman"/>
          <w:sz w:val="28"/>
          <w:szCs w:val="28"/>
        </w:rPr>
        <w:t xml:space="preserve"> is an odd prime then the equation </w:t>
      </w:r>
      <w:bookmarkStart w:id="60" w:name="OLE_LINK74"/>
      <w:bookmarkStart w:id="61" w:name="OLE_LINK75"/>
      <w:bookmarkStart w:id="62" w:name="OLE_LINK79"/>
      <w:r w:rsidRPr="00D76CD6">
        <w:rPr>
          <w:rFonts w:ascii="Times New Roman" w:hAnsi="Times New Roman"/>
          <w:position w:val="-2"/>
          <w:sz w:val="28"/>
          <w:szCs w:val="28"/>
        </w:rPr>
        <w:object w:dxaOrig="720" w:dyaOrig="320" w14:anchorId="58F379BB">
          <v:shape id="_x0000_i1080" type="#_x0000_t75" style="width:36pt;height:16pt" o:ole="">
            <v:imagedata r:id="rId106" o:title=""/>
          </v:shape>
          <o:OLEObject Type="Embed" ProgID="Equation.3" ShapeID="_x0000_i1080" DrawAspect="Content" ObjectID="_1585227246" r:id="rId107"/>
        </w:object>
      </w:r>
      <w:bookmarkEnd w:id="60"/>
      <w:bookmarkEnd w:id="61"/>
      <w:bookmarkEnd w:id="62"/>
      <w:r w:rsidRPr="00D76CD6">
        <w:rPr>
          <w:rFonts w:ascii="Times New Roman" w:hAnsi="Times New Roman"/>
          <w:sz w:val="28"/>
          <w:szCs w:val="28"/>
        </w:rPr>
        <w:t xml:space="preserve"> has exactly two solutions in </w:t>
      </w:r>
      <w:r w:rsidRPr="00D76CD6">
        <w:rPr>
          <w:rFonts w:ascii="Times New Roman" w:hAnsi="Times New Roman"/>
          <w:position w:val="-14"/>
          <w:sz w:val="28"/>
          <w:szCs w:val="28"/>
        </w:rPr>
        <w:object w:dxaOrig="380" w:dyaOrig="380" w14:anchorId="0F91DB98">
          <v:shape id="_x0000_i1081" type="#_x0000_t75" style="width:19.2pt;height:19.2pt" o:ole="">
            <v:imagedata r:id="rId83" o:title=""/>
          </v:shape>
          <o:OLEObject Type="Embed" ProgID="Equation.3" ShapeID="_x0000_i1081" DrawAspect="Content" ObjectID="_1585227247" r:id="rId108"/>
        </w:object>
      </w:r>
      <w:r w:rsidRPr="00D76CD6">
        <w:rPr>
          <w:rFonts w:ascii="Times New Roman" w:hAnsi="Times New Roman"/>
          <w:sz w:val="28"/>
          <w:szCs w:val="28"/>
        </w:rPr>
        <w:t>.</w:t>
      </w:r>
    </w:p>
    <w:p w14:paraId="287D70C1"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Proof</w:t>
      </w:r>
    </w:p>
    <w:p w14:paraId="6F5B6F48"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We have </w:t>
      </w:r>
      <w:r w:rsidRPr="00D76CD6">
        <w:rPr>
          <w:rFonts w:ascii="Times New Roman" w:hAnsi="Times New Roman"/>
          <w:position w:val="-6"/>
          <w:sz w:val="28"/>
          <w:szCs w:val="28"/>
        </w:rPr>
        <w:object w:dxaOrig="2760" w:dyaOrig="360" w14:anchorId="69A215D5">
          <v:shape id="_x0000_i1082" type="#_x0000_t75" style="width:138.4pt;height:18.4pt" o:ole="">
            <v:imagedata r:id="rId109" o:title=""/>
          </v:shape>
          <o:OLEObject Type="Embed" ProgID="Equation.3" ShapeID="_x0000_i1082" DrawAspect="Content" ObjectID="_1585227248" r:id="rId110"/>
        </w:object>
      </w:r>
      <w:r w:rsidRPr="00D76CD6">
        <w:rPr>
          <w:rFonts w:ascii="Times New Roman" w:hAnsi="Times New Roman"/>
          <w:sz w:val="28"/>
          <w:szCs w:val="28"/>
        </w:rPr>
        <w:t xml:space="preserve"> if and only if one of </w:t>
      </w:r>
      <w:r w:rsidRPr="00D76CD6">
        <w:rPr>
          <w:rFonts w:ascii="Times New Roman" w:hAnsi="Times New Roman"/>
          <w:i/>
          <w:sz w:val="28"/>
          <w:szCs w:val="28"/>
        </w:rPr>
        <w:t>x</w:t>
      </w:r>
      <w:r w:rsidRPr="00D76CD6">
        <w:rPr>
          <w:rFonts w:ascii="Times New Roman" w:hAnsi="Times New Roman"/>
          <w:sz w:val="28"/>
          <w:szCs w:val="28"/>
        </w:rPr>
        <w:t xml:space="preserve"> – 1 or </w:t>
      </w:r>
      <w:r w:rsidRPr="00D76CD6">
        <w:rPr>
          <w:rFonts w:ascii="Times New Roman" w:hAnsi="Times New Roman"/>
          <w:i/>
          <w:sz w:val="28"/>
          <w:szCs w:val="28"/>
        </w:rPr>
        <w:t>x</w:t>
      </w:r>
      <w:r w:rsidRPr="00D76CD6">
        <w:rPr>
          <w:rFonts w:ascii="Times New Roman" w:hAnsi="Times New Roman"/>
          <w:sz w:val="28"/>
          <w:szCs w:val="28"/>
        </w:rPr>
        <w:t xml:space="preserve"> + 1 = 0 modulo </w:t>
      </w:r>
      <w:r w:rsidRPr="00D76CD6">
        <w:rPr>
          <w:rFonts w:ascii="Times New Roman" w:hAnsi="Times New Roman"/>
          <w:i/>
          <w:sz w:val="28"/>
          <w:szCs w:val="28"/>
        </w:rPr>
        <w:t>p</w:t>
      </w:r>
      <w:r w:rsidRPr="00D76CD6">
        <w:rPr>
          <w:rFonts w:ascii="Times New Roman" w:hAnsi="Times New Roman"/>
          <w:sz w:val="28"/>
          <w:szCs w:val="28"/>
        </w:rPr>
        <w:t xml:space="preserve">.  (This is because </w:t>
      </w:r>
      <w:r w:rsidRPr="00391ED7">
        <w:rPr>
          <w:rFonts w:ascii="Times New Roman" w:hAnsi="Times New Roman"/>
          <w:position w:val="-14"/>
          <w:sz w:val="28"/>
          <w:szCs w:val="28"/>
        </w:rPr>
        <w:object w:dxaOrig="720" w:dyaOrig="380" w14:anchorId="0A2C6E64">
          <v:shape id="_x0000_i1083" type="#_x0000_t75" style="width:36pt;height:19.2pt" o:ole="">
            <v:imagedata r:id="rId111" o:title=""/>
          </v:shape>
          <o:OLEObject Type="Embed" ProgID="Equation.3" ShapeID="_x0000_i1083" DrawAspect="Content" ObjectID="_1585227249" r:id="rId112"/>
        </w:object>
      </w:r>
      <w:r w:rsidRPr="00D76CD6">
        <w:rPr>
          <w:rFonts w:ascii="Times New Roman" w:hAnsi="Times New Roman"/>
          <w:sz w:val="28"/>
          <w:szCs w:val="28"/>
        </w:rPr>
        <w:t xml:space="preserve"> is an "Integral domain" for those who know what that means!)</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bookmarkStart w:id="63" w:name="OLE_LINK303"/>
      <w:bookmarkStart w:id="64" w:name="OLE_LINK304"/>
      <w:r w:rsidR="00423F81">
        <w:rPr>
          <w:noProof/>
          <w:color w:val="000000"/>
          <w:sz w:val="28"/>
          <w:lang w:val="en-GB" w:eastAsia="zh-CN"/>
        </w:rPr>
        <w:drawing>
          <wp:inline distT="0" distB="0" distL="0" distR="0" wp14:anchorId="659395EB" wp14:editId="69EB3CEC">
            <wp:extent cx="132080" cy="132080"/>
            <wp:effectExtent l="2540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bookmarkEnd w:id="63"/>
      <w:bookmarkEnd w:id="64"/>
    </w:p>
    <w:p w14:paraId="21C90ED3" w14:textId="77777777" w:rsidR="006D299A" w:rsidRPr="00D76CD6" w:rsidRDefault="006D299A" w:rsidP="006D299A">
      <w:pPr>
        <w:spacing w:line="360" w:lineRule="atLeast"/>
        <w:jc w:val="both"/>
        <w:rPr>
          <w:rFonts w:ascii="Times New Roman" w:hAnsi="Times New Roman"/>
          <w:sz w:val="28"/>
          <w:szCs w:val="28"/>
        </w:rPr>
      </w:pPr>
    </w:p>
    <w:p w14:paraId="394A7D42"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So now suppose we have tested whether or not </w:t>
      </w:r>
      <w:r w:rsidRPr="00D76CD6">
        <w:rPr>
          <w:rFonts w:ascii="Times New Roman" w:hAnsi="Times New Roman"/>
          <w:i/>
          <w:sz w:val="28"/>
          <w:szCs w:val="28"/>
        </w:rPr>
        <w:t>n</w:t>
      </w:r>
      <w:r w:rsidRPr="00D76CD6">
        <w:rPr>
          <w:rFonts w:ascii="Times New Roman" w:hAnsi="Times New Roman"/>
          <w:sz w:val="28"/>
          <w:szCs w:val="28"/>
        </w:rPr>
        <w:t xml:space="preserve"> was prime as above by calculating </w:t>
      </w:r>
      <w:r w:rsidRPr="00D76CD6">
        <w:rPr>
          <w:rFonts w:ascii="Times New Roman" w:hAnsi="Times New Roman"/>
          <w:position w:val="-2"/>
          <w:sz w:val="28"/>
          <w:szCs w:val="28"/>
        </w:rPr>
        <w:object w:dxaOrig="520" w:dyaOrig="320" w14:anchorId="008D20CD">
          <v:shape id="_x0000_i1084" type="#_x0000_t75" style="width:26.4pt;height:16pt" o:ole="">
            <v:imagedata r:id="rId113" o:title=""/>
          </v:shape>
          <o:OLEObject Type="Embed" ProgID="Equation.3" ShapeID="_x0000_i1084" DrawAspect="Content" ObjectID="_1585227250" r:id="rId114"/>
        </w:object>
      </w:r>
      <w:r w:rsidRPr="00D76CD6">
        <w:rPr>
          <w:rFonts w:ascii="Times New Roman" w:hAnsi="Times New Roman"/>
          <w:sz w:val="28"/>
          <w:szCs w:val="28"/>
        </w:rPr>
        <w:t xml:space="preserve"> and getting 1 (modulo </w:t>
      </w:r>
      <w:r w:rsidRPr="00D76CD6">
        <w:rPr>
          <w:rFonts w:ascii="Times New Roman" w:hAnsi="Times New Roman"/>
          <w:i/>
          <w:sz w:val="28"/>
          <w:szCs w:val="28"/>
        </w:rPr>
        <w:t>n</w:t>
      </w:r>
      <w:r w:rsidRPr="00D76CD6">
        <w:rPr>
          <w:rFonts w:ascii="Times New Roman" w:hAnsi="Times New Roman"/>
          <w:sz w:val="28"/>
          <w:szCs w:val="28"/>
        </w:rPr>
        <w:t xml:space="preserve">). Then suppose </w:t>
      </w:r>
      <w:r w:rsidRPr="00D76CD6">
        <w:rPr>
          <w:rFonts w:ascii="Times New Roman" w:hAnsi="Times New Roman"/>
          <w:position w:val="-16"/>
          <w:sz w:val="28"/>
          <w:szCs w:val="28"/>
        </w:rPr>
        <w:object w:dxaOrig="1320" w:dyaOrig="480" w14:anchorId="412FFDA3">
          <v:shape id="_x0000_i1085" type="#_x0000_t75" style="width:66.4pt;height:24pt" o:ole="">
            <v:imagedata r:id="rId115" o:title=""/>
          </v:shape>
          <o:OLEObject Type="Embed" ProgID="Equation.3" ShapeID="_x0000_i1085" DrawAspect="Content" ObjectID="_1585227251" r:id="rId116"/>
        </w:object>
      </w:r>
      <w:r w:rsidRPr="00D76CD6">
        <w:rPr>
          <w:rFonts w:ascii="Times New Roman" w:hAnsi="Times New Roman"/>
          <w:sz w:val="28"/>
          <w:szCs w:val="28"/>
        </w:rPr>
        <w:t xml:space="preserve"> (an integer since we must have </w:t>
      </w:r>
      <w:r w:rsidRPr="00D76CD6">
        <w:rPr>
          <w:rFonts w:ascii="Times New Roman" w:hAnsi="Times New Roman"/>
          <w:i/>
          <w:sz w:val="28"/>
          <w:szCs w:val="28"/>
        </w:rPr>
        <w:t>n</w:t>
      </w:r>
      <w:r w:rsidRPr="00D76CD6">
        <w:rPr>
          <w:rFonts w:ascii="Times New Roman" w:hAnsi="Times New Roman"/>
          <w:sz w:val="28"/>
          <w:szCs w:val="28"/>
        </w:rPr>
        <w:t xml:space="preserve"> odd) and calculate </w:t>
      </w:r>
      <w:r w:rsidRPr="00D76CD6">
        <w:rPr>
          <w:rFonts w:ascii="Times New Roman" w:hAnsi="Times New Roman"/>
          <w:position w:val="-10"/>
          <w:sz w:val="28"/>
          <w:szCs w:val="28"/>
        </w:rPr>
        <w:object w:dxaOrig="1700" w:dyaOrig="400" w14:anchorId="692233A6">
          <v:shape id="_x0000_i1086" type="#_x0000_t75" style="width:84.8pt;height:20pt" o:ole="">
            <v:imagedata r:id="rId117" o:title=""/>
          </v:shape>
          <o:OLEObject Type="Embed" ProgID="Equation.3" ShapeID="_x0000_i1086" DrawAspect="Content" ObjectID="_1585227252" r:id="rId118"/>
        </w:object>
      </w:r>
      <w:r w:rsidRPr="00D76CD6">
        <w:rPr>
          <w:rFonts w:ascii="Times New Roman" w:hAnsi="Times New Roman"/>
          <w:sz w:val="28"/>
          <w:szCs w:val="28"/>
        </w:rPr>
        <w:t xml:space="preserve">. If this is not ±1 then we would have three solutions to </w:t>
      </w:r>
      <w:r w:rsidRPr="00D76CD6">
        <w:rPr>
          <w:rFonts w:ascii="Times New Roman" w:hAnsi="Times New Roman"/>
          <w:position w:val="-2"/>
          <w:sz w:val="28"/>
          <w:szCs w:val="28"/>
        </w:rPr>
        <w:object w:dxaOrig="720" w:dyaOrig="320" w14:anchorId="60246003">
          <v:shape id="_x0000_i1087" type="#_x0000_t75" style="width:36pt;height:16pt" o:ole="">
            <v:imagedata r:id="rId106" o:title=""/>
          </v:shape>
          <o:OLEObject Type="Embed" ProgID="Equation.3" ShapeID="_x0000_i1087" DrawAspect="Content" ObjectID="_1585227253" r:id="rId119"/>
        </w:object>
      </w:r>
      <w:r w:rsidRPr="00D76CD6">
        <w:rPr>
          <w:rFonts w:ascii="Times New Roman" w:hAnsi="Times New Roman"/>
          <w:sz w:val="28"/>
          <w:szCs w:val="28"/>
        </w:rPr>
        <w:t xml:space="preserve"> and so </w:t>
      </w:r>
      <w:r w:rsidRPr="00D76CD6">
        <w:rPr>
          <w:rFonts w:ascii="Times New Roman" w:hAnsi="Times New Roman"/>
          <w:i/>
          <w:sz w:val="28"/>
          <w:szCs w:val="28"/>
        </w:rPr>
        <w:t>n</w:t>
      </w:r>
      <w:r w:rsidRPr="00D76CD6">
        <w:rPr>
          <w:rFonts w:ascii="Times New Roman" w:hAnsi="Times New Roman"/>
          <w:sz w:val="28"/>
          <w:szCs w:val="28"/>
        </w:rPr>
        <w:t xml:space="preserve"> could not be prime.</w:t>
      </w:r>
    </w:p>
    <w:p w14:paraId="79B42730" w14:textId="77777777" w:rsidR="006D299A" w:rsidRPr="00D76CD6" w:rsidRDefault="006D299A" w:rsidP="006D299A">
      <w:pPr>
        <w:spacing w:line="360" w:lineRule="atLeast"/>
        <w:jc w:val="both"/>
        <w:rPr>
          <w:rFonts w:ascii="Times New Roman" w:hAnsi="Times New Roman"/>
          <w:sz w:val="28"/>
          <w:szCs w:val="28"/>
        </w:rPr>
      </w:pPr>
    </w:p>
    <w:p w14:paraId="0F5050F4"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lastRenderedPageBreak/>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if </w:t>
      </w:r>
      <w:bookmarkStart w:id="65" w:name="OLE_LINK82"/>
      <w:bookmarkStart w:id="66" w:name="OLE_LINK83"/>
      <w:r w:rsidRPr="00D76CD6">
        <w:rPr>
          <w:rFonts w:ascii="Times New Roman" w:hAnsi="Times New Roman"/>
          <w:position w:val="-2"/>
          <w:sz w:val="28"/>
          <w:szCs w:val="28"/>
        </w:rPr>
        <w:object w:dxaOrig="900" w:dyaOrig="320" w14:anchorId="6E8444D4">
          <v:shape id="_x0000_i1088" type="#_x0000_t75" style="width:44.8pt;height:16pt" o:ole="">
            <v:imagedata r:id="rId120" o:title=""/>
          </v:shape>
          <o:OLEObject Type="Embed" ProgID="Equation.3" ShapeID="_x0000_i1088" DrawAspect="Content" ObjectID="_1585227254" r:id="rId121"/>
        </w:object>
      </w:r>
      <w:bookmarkEnd w:id="65"/>
      <w:bookmarkEnd w:id="66"/>
      <w:r w:rsidRPr="00D76CD6">
        <w:rPr>
          <w:rFonts w:ascii="Times New Roman" w:hAnsi="Times New Roman"/>
          <w:sz w:val="28"/>
          <w:szCs w:val="28"/>
        </w:rPr>
        <w:t xml:space="preserve"> and </w:t>
      </w:r>
      <w:r w:rsidRPr="00D76CD6">
        <w:rPr>
          <w:rFonts w:ascii="Times New Roman" w:hAnsi="Times New Roman"/>
          <w:i/>
          <w:sz w:val="28"/>
          <w:szCs w:val="28"/>
        </w:rPr>
        <w:t>q</w:t>
      </w:r>
      <w:r w:rsidRPr="00D76CD6">
        <w:rPr>
          <w:rFonts w:ascii="Times New Roman" w:hAnsi="Times New Roman"/>
          <w:sz w:val="28"/>
          <w:szCs w:val="28"/>
        </w:rPr>
        <w:t xml:space="preserve"> is even, we can repeat the process by calculating </w:t>
      </w:r>
      <w:r w:rsidRPr="00D76CD6">
        <w:rPr>
          <w:rFonts w:ascii="Times New Roman" w:hAnsi="Times New Roman"/>
          <w:position w:val="-2"/>
          <w:sz w:val="28"/>
          <w:szCs w:val="28"/>
        </w:rPr>
        <w:object w:dxaOrig="520" w:dyaOrig="320" w14:anchorId="63516EE0">
          <v:shape id="_x0000_i1089" type="#_x0000_t75" style="width:26.4pt;height:16pt" o:ole="">
            <v:imagedata r:id="rId122" o:title=""/>
          </v:shape>
          <o:OLEObject Type="Embed" ProgID="Equation.3" ShapeID="_x0000_i1089" DrawAspect="Content" ObjectID="_1585227255" r:id="rId123"/>
        </w:object>
      </w:r>
      <w:r w:rsidRPr="00D76CD6">
        <w:rPr>
          <w:rFonts w:ascii="Times New Roman" w:hAnsi="Times New Roman"/>
          <w:sz w:val="28"/>
          <w:szCs w:val="28"/>
        </w:rPr>
        <w:t xml:space="preserve"> and so on.</w:t>
      </w:r>
    </w:p>
    <w:p w14:paraId="173E6581" w14:textId="77777777" w:rsidR="006D299A" w:rsidRPr="00D76CD6" w:rsidRDefault="006D299A" w:rsidP="006D299A">
      <w:pPr>
        <w:spacing w:line="360" w:lineRule="atLeast"/>
        <w:jc w:val="both"/>
        <w:rPr>
          <w:rFonts w:ascii="Times New Roman" w:hAnsi="Times New Roman"/>
          <w:sz w:val="28"/>
          <w:szCs w:val="28"/>
        </w:rPr>
      </w:pPr>
    </w:p>
    <w:p w14:paraId="4FC8B69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If we never detect that a composite number </w:t>
      </w:r>
      <w:r w:rsidRPr="00D76CD6">
        <w:rPr>
          <w:rFonts w:ascii="Times New Roman" w:hAnsi="Times New Roman"/>
          <w:i/>
          <w:sz w:val="28"/>
          <w:szCs w:val="28"/>
        </w:rPr>
        <w:t>n</w:t>
      </w:r>
      <w:r w:rsidRPr="00D76CD6">
        <w:rPr>
          <w:rFonts w:ascii="Times New Roman" w:hAnsi="Times New Roman"/>
          <w:sz w:val="28"/>
          <w:szCs w:val="28"/>
        </w:rPr>
        <w:t xml:space="preserve"> is a non-prime by this process we call </w:t>
      </w:r>
      <w:r w:rsidRPr="00D76CD6">
        <w:rPr>
          <w:rFonts w:ascii="Times New Roman" w:hAnsi="Times New Roman"/>
          <w:i/>
          <w:sz w:val="28"/>
          <w:szCs w:val="28"/>
        </w:rPr>
        <w:t>n</w:t>
      </w:r>
      <w:r w:rsidRPr="00D76CD6">
        <w:rPr>
          <w:rFonts w:ascii="Times New Roman" w:hAnsi="Times New Roman"/>
          <w:sz w:val="28"/>
          <w:szCs w:val="28"/>
        </w:rPr>
        <w:t xml:space="preserve"> a </w:t>
      </w:r>
      <w:r w:rsidRPr="00D76CD6">
        <w:rPr>
          <w:rFonts w:ascii="Times New Roman" w:hAnsi="Times New Roman"/>
          <w:b/>
          <w:sz w:val="28"/>
          <w:szCs w:val="28"/>
        </w:rPr>
        <w:t xml:space="preserve">strong pseudoprime wrt </w:t>
      </w:r>
      <w:r w:rsidRPr="00D76CD6">
        <w:rPr>
          <w:rFonts w:ascii="Times New Roman" w:hAnsi="Times New Roman"/>
          <w:b/>
          <w:i/>
          <w:sz w:val="28"/>
          <w:szCs w:val="28"/>
        </w:rPr>
        <w:t>a</w:t>
      </w:r>
      <w:r w:rsidRPr="00D76CD6">
        <w:rPr>
          <w:rFonts w:ascii="Times New Roman" w:hAnsi="Times New Roman"/>
          <w:sz w:val="28"/>
          <w:szCs w:val="28"/>
        </w:rPr>
        <w:t>.</w:t>
      </w:r>
    </w:p>
    <w:p w14:paraId="6210B510" w14:textId="77777777" w:rsidR="006D299A" w:rsidRPr="00D76CD6" w:rsidRDefault="006D299A" w:rsidP="006D299A">
      <w:pPr>
        <w:spacing w:line="360" w:lineRule="atLeast"/>
        <w:jc w:val="both"/>
        <w:rPr>
          <w:rFonts w:ascii="Times New Roman" w:hAnsi="Times New Roman"/>
          <w:sz w:val="28"/>
          <w:szCs w:val="28"/>
        </w:rPr>
      </w:pPr>
    </w:p>
    <w:p w14:paraId="35FEFF3B"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Examples</w:t>
      </w:r>
    </w:p>
    <w:p w14:paraId="12923AC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bookmarkStart w:id="67" w:name="OLE_LINK80"/>
      <w:bookmarkStart w:id="68" w:name="OLE_LINK81"/>
      <w:r w:rsidRPr="00D76CD6">
        <w:rPr>
          <w:rFonts w:ascii="Times New Roman" w:hAnsi="Times New Roman"/>
          <w:position w:val="-10"/>
          <w:sz w:val="28"/>
          <w:szCs w:val="28"/>
        </w:rPr>
        <w:object w:dxaOrig="6860" w:dyaOrig="400" w14:anchorId="46177CF0">
          <v:shape id="_x0000_i1090" type="#_x0000_t75" style="width:343.2pt;height:20pt" o:ole="">
            <v:imagedata r:id="rId124" o:title=""/>
          </v:shape>
          <o:OLEObject Type="Embed" ProgID="Equation.3" ShapeID="_x0000_i1090" DrawAspect="Content" ObjectID="_1585227256" r:id="rId125"/>
        </w:object>
      </w:r>
      <w:r w:rsidRPr="00D76CD6">
        <w:rPr>
          <w:rFonts w:ascii="Times New Roman" w:hAnsi="Times New Roman"/>
          <w:sz w:val="28"/>
          <w:szCs w:val="28"/>
        </w:rPr>
        <w:t xml:space="preserve"> and </w:t>
      </w: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561 is not prime (and although it is a pseudoprime wrt 2 it is not a strong pseudoprime).</w:t>
      </w:r>
      <w:bookmarkEnd w:id="67"/>
      <w:bookmarkEnd w:id="68"/>
    </w:p>
    <w:p w14:paraId="0EE67F13"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r w:rsidRPr="00AC1E7B">
        <w:rPr>
          <w:rFonts w:ascii="Times New Roman" w:hAnsi="Times New Roman"/>
          <w:position w:val="-10"/>
          <w:sz w:val="28"/>
          <w:szCs w:val="28"/>
        </w:rPr>
        <w:object w:dxaOrig="7200" w:dyaOrig="400" w14:anchorId="0E20DCCE">
          <v:shape id="_x0000_i1091" type="#_x0000_t75" style="width:5in;height:20pt" o:ole="">
            <v:imagedata r:id="rId126" o:title=""/>
          </v:shape>
          <o:OLEObject Type="Embed" ProgID="Equation.3" ShapeID="_x0000_i1091" DrawAspect="Content" ObjectID="_1585227257" r:id="rId127"/>
        </w:object>
      </w:r>
      <w:r w:rsidRPr="00D76CD6">
        <w:rPr>
          <w:rFonts w:ascii="Times New Roman" w:hAnsi="Times New Roman"/>
          <w:sz w:val="28"/>
          <w:szCs w:val="28"/>
        </w:rPr>
        <w:t xml:space="preserve"> </w:t>
      </w:r>
      <w:r w:rsidRPr="00AC1E7B">
        <w:rPr>
          <w:rFonts w:ascii="Times New Roman" w:hAnsi="Times New Roman"/>
          <w:position w:val="-2"/>
          <w:sz w:val="28"/>
          <w:szCs w:val="28"/>
        </w:rPr>
        <w:object w:dxaOrig="1260" w:dyaOrig="320" w14:anchorId="1DC3879B">
          <v:shape id="_x0000_i1092" type="#_x0000_t75" style="width:63.2pt;height:16pt" o:ole="">
            <v:imagedata r:id="rId128" o:title=""/>
          </v:shape>
          <o:OLEObject Type="Embed" ProgID="Equation.3" ShapeID="_x0000_i1092" DrawAspect="Content" ObjectID="_1585227258" r:id="rId129"/>
        </w:object>
      </w:r>
      <w:r w:rsidRPr="00D76CD6">
        <w:rPr>
          <w:rFonts w:ascii="Times New Roman" w:hAnsi="Times New Roman"/>
          <w:sz w:val="28"/>
          <w:szCs w:val="28"/>
        </w:rPr>
        <w:t xml:space="preserve"> and </w:t>
      </w: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1729 is not prime (and although it is a pseudoprime wrt 2 it is not a strong pseudoprime).</w:t>
      </w:r>
    </w:p>
    <w:p w14:paraId="3BA5C303" w14:textId="77777777" w:rsidR="006D299A" w:rsidRPr="00D76CD6" w:rsidRDefault="006D299A" w:rsidP="006D299A">
      <w:pPr>
        <w:spacing w:line="360" w:lineRule="atLeast"/>
        <w:ind w:left="720" w:hanging="720"/>
        <w:jc w:val="both"/>
        <w:rPr>
          <w:rFonts w:ascii="Times New Roman" w:hAnsi="Times New Roman"/>
          <w:sz w:val="28"/>
          <w:szCs w:val="28"/>
        </w:rPr>
      </w:pPr>
    </w:p>
    <w:p w14:paraId="61370C06" w14:textId="77777777" w:rsidR="006D299A" w:rsidRPr="00D76CD6"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b/>
          <w:sz w:val="28"/>
          <w:szCs w:val="28"/>
        </w:rPr>
        <w:t>Remark</w:t>
      </w:r>
    </w:p>
    <w:p w14:paraId="17D53C6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The smallest strong pseudoprime wrt 2 is 2047. There is no number         &lt; </w:t>
      </w:r>
      <w:r w:rsidRPr="00D76CD6">
        <w:rPr>
          <w:rFonts w:ascii="Times New Roman" w:hAnsi="Times New Roman"/>
          <w:position w:val="-2"/>
          <w:sz w:val="28"/>
          <w:szCs w:val="28"/>
        </w:rPr>
        <w:object w:dxaOrig="800" w:dyaOrig="320" w14:anchorId="713604B2">
          <v:shape id="_x0000_i1093" type="#_x0000_t75" style="width:40pt;height:16pt" o:ole="">
            <v:imagedata r:id="rId130" o:title=""/>
          </v:shape>
          <o:OLEObject Type="Embed" ProgID="Equation.3" ShapeID="_x0000_i1093" DrawAspect="Content" ObjectID="_1585227259" r:id="rId131"/>
        </w:object>
      </w:r>
      <w:r w:rsidRPr="00D76CD6">
        <w:rPr>
          <w:rFonts w:ascii="Times New Roman" w:hAnsi="Times New Roman"/>
          <w:sz w:val="28"/>
          <w:szCs w:val="28"/>
        </w:rPr>
        <w:t xml:space="preserve"> which is a strong pseudoprime wrt 2, 3, 5 and 7.</w:t>
      </w:r>
    </w:p>
    <w:p w14:paraId="6A7A859E" w14:textId="77777777" w:rsidR="006D299A" w:rsidRPr="00D76CD6" w:rsidRDefault="006D299A" w:rsidP="006D299A">
      <w:pPr>
        <w:spacing w:line="360" w:lineRule="atLeast"/>
        <w:ind w:left="720" w:hanging="720"/>
        <w:jc w:val="both"/>
        <w:rPr>
          <w:rFonts w:ascii="Times New Roman" w:hAnsi="Times New Roman"/>
          <w:sz w:val="28"/>
          <w:szCs w:val="28"/>
        </w:rPr>
      </w:pPr>
    </w:p>
    <w:p w14:paraId="7964EE9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We us the above as the basis for:</w:t>
      </w:r>
    </w:p>
    <w:p w14:paraId="3021074B" w14:textId="77777777" w:rsidR="006D299A" w:rsidRPr="00D76CD6" w:rsidRDefault="006D299A" w:rsidP="006D299A">
      <w:pPr>
        <w:spacing w:line="360" w:lineRule="atLeast"/>
        <w:jc w:val="both"/>
        <w:rPr>
          <w:rFonts w:ascii="Times New Roman" w:hAnsi="Times New Roman"/>
          <w:sz w:val="28"/>
          <w:szCs w:val="28"/>
        </w:rPr>
      </w:pPr>
    </w:p>
    <w:p w14:paraId="7E21A12F"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Primality test Mark II</w:t>
      </w:r>
    </w:p>
    <w:p w14:paraId="6B31793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To test </w:t>
      </w:r>
      <w:r w:rsidRPr="00D76CD6">
        <w:rPr>
          <w:rFonts w:ascii="Times New Roman" w:hAnsi="Times New Roman"/>
          <w:i/>
          <w:sz w:val="28"/>
          <w:szCs w:val="28"/>
        </w:rPr>
        <w:t>n</w:t>
      </w:r>
      <w:r w:rsidRPr="00D76CD6">
        <w:rPr>
          <w:rFonts w:ascii="Times New Roman" w:hAnsi="Times New Roman"/>
          <w:sz w:val="28"/>
          <w:szCs w:val="28"/>
        </w:rPr>
        <w:t xml:space="preserve"> for primeness (or non-primeness in fact!):</w:t>
      </w:r>
    </w:p>
    <w:p w14:paraId="6404179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Divide </w:t>
      </w:r>
      <w:r w:rsidRPr="00D76CD6">
        <w:rPr>
          <w:rFonts w:ascii="Times New Roman" w:hAnsi="Times New Roman"/>
          <w:i/>
          <w:sz w:val="28"/>
          <w:szCs w:val="28"/>
        </w:rPr>
        <w:t>n</w:t>
      </w:r>
      <w:r w:rsidRPr="00D76CD6">
        <w:rPr>
          <w:rFonts w:ascii="Times New Roman" w:hAnsi="Times New Roman"/>
          <w:sz w:val="28"/>
          <w:szCs w:val="28"/>
        </w:rPr>
        <w:t xml:space="preserve"> – 1 by 2 until you get an odd number </w:t>
      </w:r>
      <w:r w:rsidRPr="00D76CD6">
        <w:rPr>
          <w:rFonts w:ascii="Times New Roman" w:hAnsi="Times New Roman"/>
          <w:i/>
          <w:sz w:val="28"/>
          <w:szCs w:val="28"/>
        </w:rPr>
        <w:t>q</w:t>
      </w:r>
      <w:r w:rsidRPr="00D76CD6">
        <w:rPr>
          <w:rFonts w:ascii="Times New Roman" w:hAnsi="Times New Roman"/>
          <w:sz w:val="28"/>
          <w:szCs w:val="28"/>
        </w:rPr>
        <w:t xml:space="preserve"> (say).</w:t>
      </w:r>
    </w:p>
    <w:p w14:paraId="0C0A936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calculate (modulo </w:t>
      </w:r>
      <w:r w:rsidRPr="00D76CD6">
        <w:rPr>
          <w:rFonts w:ascii="Times New Roman" w:hAnsi="Times New Roman"/>
          <w:i/>
          <w:sz w:val="28"/>
          <w:szCs w:val="28"/>
        </w:rPr>
        <w:t>n</w:t>
      </w:r>
      <w:r w:rsidRPr="00D76CD6">
        <w:rPr>
          <w:rFonts w:ascii="Times New Roman" w:hAnsi="Times New Roman"/>
          <w:sz w:val="28"/>
          <w:szCs w:val="28"/>
        </w:rPr>
        <w:t xml:space="preserve">) </w:t>
      </w:r>
      <w:bookmarkStart w:id="69" w:name="OLE_LINK84"/>
      <w:bookmarkStart w:id="70" w:name="OLE_LINK85"/>
      <w:r w:rsidRPr="00D76CD6">
        <w:rPr>
          <w:rFonts w:ascii="Times New Roman" w:hAnsi="Times New Roman"/>
          <w:position w:val="-2"/>
          <w:sz w:val="28"/>
          <w:szCs w:val="28"/>
        </w:rPr>
        <w:object w:dxaOrig="820" w:dyaOrig="320" w14:anchorId="405F1421">
          <v:shape id="_x0000_i1094" type="#_x0000_t75" style="width:40.8pt;height:16pt" o:ole="">
            <v:imagedata r:id="rId132" o:title=""/>
          </v:shape>
          <o:OLEObject Type="Embed" ProgID="Equation.3" ShapeID="_x0000_i1094" DrawAspect="Content" ObjectID="_1585227260" r:id="rId133"/>
        </w:object>
      </w:r>
      <w:bookmarkEnd w:id="69"/>
      <w:bookmarkEnd w:id="70"/>
      <w:r w:rsidRPr="00D76CD6">
        <w:rPr>
          <w:rFonts w:ascii="Times New Roman" w:hAnsi="Times New Roman"/>
          <w:sz w:val="28"/>
          <w:szCs w:val="28"/>
        </w:rPr>
        <w:t xml:space="preserve">. If </w:t>
      </w:r>
      <w:r w:rsidRPr="00D76CD6">
        <w:rPr>
          <w:rFonts w:ascii="Times New Roman" w:hAnsi="Times New Roman"/>
          <w:i/>
          <w:sz w:val="28"/>
          <w:szCs w:val="28"/>
        </w:rPr>
        <w:t>m</w:t>
      </w:r>
      <w:r w:rsidRPr="00D76CD6">
        <w:rPr>
          <w:rFonts w:ascii="Times New Roman" w:hAnsi="Times New Roman"/>
          <w:sz w:val="28"/>
          <w:szCs w:val="28"/>
        </w:rPr>
        <w:t xml:space="preserve"> = ±1 then </w:t>
      </w:r>
      <w:r w:rsidRPr="00D76CD6">
        <w:rPr>
          <w:rFonts w:ascii="Times New Roman" w:hAnsi="Times New Roman"/>
          <w:i/>
          <w:sz w:val="28"/>
          <w:szCs w:val="28"/>
        </w:rPr>
        <w:t>n</w:t>
      </w:r>
      <w:r w:rsidRPr="00D76CD6">
        <w:rPr>
          <w:rFonts w:ascii="Times New Roman" w:hAnsi="Times New Roman"/>
          <w:sz w:val="28"/>
          <w:szCs w:val="28"/>
        </w:rPr>
        <w:t xml:space="preserve"> passes the test for </w:t>
      </w:r>
      <w:r w:rsidRPr="00D76CD6">
        <w:rPr>
          <w:rFonts w:ascii="Times New Roman" w:hAnsi="Times New Roman"/>
          <w:i/>
          <w:sz w:val="28"/>
          <w:szCs w:val="28"/>
        </w:rPr>
        <w:t>a</w:t>
      </w:r>
      <w:r w:rsidRPr="00D76CD6">
        <w:rPr>
          <w:rFonts w:ascii="Times New Roman" w:hAnsi="Times New Roman"/>
          <w:sz w:val="28"/>
          <w:szCs w:val="28"/>
        </w:rPr>
        <w:t xml:space="preserve">. If </w:t>
      </w:r>
      <w:r w:rsidRPr="00D76CD6">
        <w:rPr>
          <w:rFonts w:ascii="Times New Roman" w:hAnsi="Times New Roman"/>
          <w:i/>
          <w:sz w:val="28"/>
          <w:szCs w:val="28"/>
        </w:rPr>
        <w:t>m</w:t>
      </w:r>
      <w:r w:rsidRPr="00D76CD6">
        <w:rPr>
          <w:rFonts w:ascii="Times New Roman" w:hAnsi="Times New Roman"/>
          <w:sz w:val="28"/>
          <w:szCs w:val="28"/>
        </w:rPr>
        <w:t xml:space="preserve"> ≠ ±1 then calculate </w:t>
      </w:r>
      <w:r w:rsidRPr="00D76CD6">
        <w:rPr>
          <w:rFonts w:ascii="Times New Roman" w:hAnsi="Times New Roman"/>
          <w:position w:val="-2"/>
          <w:sz w:val="28"/>
          <w:szCs w:val="28"/>
        </w:rPr>
        <w:object w:dxaOrig="1080" w:dyaOrig="320" w14:anchorId="1A940C62">
          <v:shape id="_x0000_i1095" type="#_x0000_t75" style="width:54.4pt;height:16pt" o:ole="">
            <v:imagedata r:id="rId134" o:title=""/>
          </v:shape>
          <o:OLEObject Type="Embed" ProgID="Equation.3" ShapeID="_x0000_i1095" DrawAspect="Content" ObjectID="_1585227261" r:id="rId135"/>
        </w:object>
      </w:r>
      <w:r w:rsidRPr="00D76CD6">
        <w:rPr>
          <w:rFonts w:ascii="Times New Roman" w:hAnsi="Times New Roman"/>
          <w:sz w:val="28"/>
          <w:szCs w:val="28"/>
        </w:rPr>
        <w:t xml:space="preserve">. If this is –1 then n passes, but if it is +1 then </w:t>
      </w:r>
      <w:r w:rsidRPr="00D76CD6">
        <w:rPr>
          <w:rFonts w:ascii="Times New Roman" w:hAnsi="Times New Roman"/>
          <w:i/>
          <w:sz w:val="28"/>
          <w:szCs w:val="28"/>
        </w:rPr>
        <w:t>n</w:t>
      </w:r>
      <w:r w:rsidRPr="00D76CD6">
        <w:rPr>
          <w:rFonts w:ascii="Times New Roman" w:hAnsi="Times New Roman"/>
          <w:sz w:val="28"/>
          <w:szCs w:val="28"/>
        </w:rPr>
        <w:t xml:space="preserve"> fails. If it is ≠ ±1 then square again.</w:t>
      </w:r>
    </w:p>
    <w:p w14:paraId="0CC617E3" w14:textId="77777777" w:rsidR="006D299A" w:rsidRPr="00D76CD6" w:rsidRDefault="006D299A" w:rsidP="006D299A">
      <w:pPr>
        <w:spacing w:line="360" w:lineRule="atLeast"/>
        <w:ind w:left="720"/>
        <w:jc w:val="both"/>
        <w:rPr>
          <w:rFonts w:ascii="Times New Roman" w:hAnsi="Times New Roman"/>
          <w:sz w:val="28"/>
          <w:szCs w:val="28"/>
        </w:rPr>
      </w:pPr>
    </w:p>
    <w:p w14:paraId="268F12C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Repeat the test for several different values of </w:t>
      </w:r>
      <w:r w:rsidRPr="00D76CD6">
        <w:rPr>
          <w:rFonts w:ascii="Times New Roman" w:hAnsi="Times New Roman"/>
          <w:i/>
          <w:sz w:val="28"/>
          <w:szCs w:val="28"/>
        </w:rPr>
        <w:t>a</w:t>
      </w:r>
      <w:r w:rsidRPr="00D76CD6">
        <w:rPr>
          <w:rFonts w:ascii="Times New Roman" w:hAnsi="Times New Roman"/>
          <w:sz w:val="28"/>
          <w:szCs w:val="28"/>
        </w:rPr>
        <w:t>.</w:t>
      </w:r>
    </w:p>
    <w:p w14:paraId="59D0B97B" w14:textId="77777777" w:rsidR="006D299A" w:rsidRPr="00D76CD6" w:rsidRDefault="006D299A" w:rsidP="006D299A">
      <w:pPr>
        <w:spacing w:line="360" w:lineRule="atLeast"/>
        <w:jc w:val="both"/>
        <w:rPr>
          <w:rFonts w:ascii="Times New Roman" w:hAnsi="Times New Roman"/>
          <w:sz w:val="28"/>
          <w:szCs w:val="28"/>
        </w:rPr>
      </w:pPr>
    </w:p>
    <w:p w14:paraId="37688551"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w:t>
      </w:r>
    </w:p>
    <w:p w14:paraId="3FCF41E7" w14:textId="77777777" w:rsidR="006D299A" w:rsidRPr="0088501F" w:rsidRDefault="006D299A" w:rsidP="006D299A">
      <w:pPr>
        <w:spacing w:line="360" w:lineRule="atLeast"/>
        <w:ind w:left="720"/>
        <w:jc w:val="both"/>
        <w:rPr>
          <w:rFonts w:ascii="Times New Roman" w:hAnsi="Times New Roman"/>
          <w:b/>
          <w:sz w:val="28"/>
          <w:szCs w:val="28"/>
        </w:rPr>
      </w:pPr>
      <w:r w:rsidRPr="00D76CD6">
        <w:rPr>
          <w:rFonts w:ascii="Times New Roman" w:hAnsi="Times New Roman"/>
          <w:sz w:val="28"/>
          <w:szCs w:val="28"/>
        </w:rPr>
        <w:t>This is the primality test used in Maple and other symbolic computation packages.</w:t>
      </w:r>
    </w:p>
    <w:p w14:paraId="0D200DB8" w14:textId="77777777" w:rsidR="006D299A" w:rsidRPr="0088501F" w:rsidRDefault="006D299A" w:rsidP="006D299A">
      <w:pPr>
        <w:spacing w:line="360" w:lineRule="atLeast"/>
        <w:jc w:val="both"/>
        <w:rPr>
          <w:rFonts w:ascii="Times New Roman" w:hAnsi="Times New Roman"/>
          <w:b/>
          <w:sz w:val="28"/>
          <w:szCs w:val="28"/>
        </w:rPr>
      </w:pPr>
    </w:p>
    <w:p w14:paraId="21BAF44F" w14:textId="77777777" w:rsidR="006D299A" w:rsidRPr="00D76CD6" w:rsidRDefault="006D299A" w:rsidP="006D299A">
      <w:pPr>
        <w:spacing w:before="20" w:line="360" w:lineRule="atLeast"/>
        <w:ind w:left="720" w:hanging="720"/>
        <w:jc w:val="both"/>
        <w:rPr>
          <w:rFonts w:ascii="Times New Roman" w:hAnsi="Times New Roman"/>
          <w:sz w:val="28"/>
          <w:szCs w:val="28"/>
        </w:rPr>
      </w:pPr>
      <w:r w:rsidRPr="006A0FF4">
        <w:rPr>
          <w:rFonts w:ascii="Times New Roman" w:hAnsi="Times New Roman"/>
          <w:b/>
          <w:sz w:val="28"/>
          <w:szCs w:val="28"/>
        </w:rPr>
        <w:br w:type="page"/>
      </w:r>
      <w:r w:rsidRPr="006A0FF4">
        <w:rPr>
          <w:rFonts w:ascii="Times New Roman" w:hAnsi="Times New Roman"/>
          <w:b/>
          <w:sz w:val="28"/>
          <w:szCs w:val="28"/>
        </w:rPr>
        <w:lastRenderedPageBreak/>
        <w:t>§1.3</w:t>
      </w:r>
      <w:r w:rsidRPr="00D76CD6">
        <w:rPr>
          <w:rFonts w:ascii="Times New Roman" w:hAnsi="Times New Roman"/>
          <w:sz w:val="28"/>
          <w:szCs w:val="28"/>
        </w:rPr>
        <w:tab/>
      </w:r>
      <w:r w:rsidRPr="00566074">
        <w:rPr>
          <w:rFonts w:ascii="Times New Roman" w:hAnsi="Times New Roman"/>
          <w:b/>
          <w:sz w:val="28"/>
          <w:szCs w:val="28"/>
        </w:rPr>
        <w:t>Fermat and Mersenne primes</w:t>
      </w:r>
    </w:p>
    <w:p w14:paraId="1C3B3179" w14:textId="77777777" w:rsidR="006D299A" w:rsidRPr="00D76CD6" w:rsidRDefault="006D299A" w:rsidP="006D299A">
      <w:pPr>
        <w:spacing w:line="360" w:lineRule="atLeast"/>
        <w:jc w:val="both"/>
        <w:rPr>
          <w:rFonts w:ascii="Times New Roman" w:hAnsi="Times New Roman"/>
          <w:sz w:val="28"/>
          <w:szCs w:val="28"/>
        </w:rPr>
      </w:pPr>
    </w:p>
    <w:p w14:paraId="25E5C055"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Fermat (1601 – 1663) examined integers of the form </w:t>
      </w:r>
      <w:bookmarkStart w:id="71" w:name="OLE_LINK86"/>
      <w:bookmarkStart w:id="72" w:name="OLE_LINK87"/>
      <w:r w:rsidRPr="00D76CD6">
        <w:rPr>
          <w:rFonts w:ascii="Times New Roman" w:hAnsi="Times New Roman"/>
          <w:position w:val="-2"/>
          <w:sz w:val="28"/>
          <w:szCs w:val="28"/>
        </w:rPr>
        <w:object w:dxaOrig="700" w:dyaOrig="320" w14:anchorId="3CABCFA3">
          <v:shape id="_x0000_i1096" type="#_x0000_t75" style="width:35.2pt;height:16pt" o:ole="">
            <v:imagedata r:id="rId136" o:title=""/>
          </v:shape>
          <o:OLEObject Type="Embed" ProgID="Equation.3" ShapeID="_x0000_i1096" DrawAspect="Content" ObjectID="_1585227262" r:id="rId137"/>
        </w:object>
      </w:r>
      <w:bookmarkEnd w:id="71"/>
      <w:bookmarkEnd w:id="72"/>
      <w:r w:rsidRPr="00D76CD6">
        <w:rPr>
          <w:rFonts w:ascii="Times New Roman" w:hAnsi="Times New Roman"/>
          <w:sz w:val="28"/>
          <w:szCs w:val="28"/>
        </w:rPr>
        <w:t>. He proved:</w:t>
      </w:r>
    </w:p>
    <w:p w14:paraId="7A103A64" w14:textId="77777777" w:rsidR="006D299A" w:rsidRPr="00D76CD6" w:rsidRDefault="006D299A" w:rsidP="006D299A">
      <w:pPr>
        <w:spacing w:line="360" w:lineRule="atLeast"/>
        <w:jc w:val="both"/>
        <w:rPr>
          <w:rFonts w:ascii="Times New Roman" w:hAnsi="Times New Roman"/>
          <w:sz w:val="28"/>
          <w:szCs w:val="28"/>
        </w:rPr>
      </w:pPr>
    </w:p>
    <w:p w14:paraId="5B9D1366"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Theorem</w:t>
      </w:r>
    </w:p>
    <w:p w14:paraId="33FE20A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a number of the form </w:t>
      </w:r>
      <w:r w:rsidRPr="00D76CD6">
        <w:rPr>
          <w:rFonts w:ascii="Times New Roman" w:hAnsi="Times New Roman"/>
          <w:position w:val="-2"/>
          <w:sz w:val="28"/>
          <w:szCs w:val="28"/>
        </w:rPr>
        <w:object w:dxaOrig="700" w:dyaOrig="320" w14:anchorId="2649775C">
          <v:shape id="_x0000_i1097" type="#_x0000_t75" style="width:35.2pt;height:16pt" o:ole="">
            <v:imagedata r:id="rId136" o:title=""/>
          </v:shape>
          <o:OLEObject Type="Embed" ProgID="Equation.3" ShapeID="_x0000_i1097" DrawAspect="Content" ObjectID="_1585227263" r:id="rId138"/>
        </w:object>
      </w:r>
      <w:r w:rsidRPr="00D76CD6">
        <w:rPr>
          <w:rFonts w:ascii="Times New Roman" w:hAnsi="Times New Roman"/>
          <w:sz w:val="28"/>
          <w:szCs w:val="28"/>
        </w:rPr>
        <w:t xml:space="preserve"> is prime, then </w:t>
      </w:r>
      <w:r w:rsidRPr="00D76CD6">
        <w:rPr>
          <w:rFonts w:ascii="Times New Roman" w:hAnsi="Times New Roman"/>
          <w:position w:val="-2"/>
          <w:sz w:val="28"/>
          <w:szCs w:val="28"/>
        </w:rPr>
        <w:object w:dxaOrig="780" w:dyaOrig="320" w14:anchorId="6B74C169">
          <v:shape id="_x0000_i1098" type="#_x0000_t75" style="width:39.2pt;height:16pt" o:ole="">
            <v:imagedata r:id="rId139" o:title=""/>
          </v:shape>
          <o:OLEObject Type="Embed" ProgID="Equation.3" ShapeID="_x0000_i1098" DrawAspect="Content" ObjectID="_1585227264" r:id="rId140"/>
        </w:object>
      </w:r>
      <w:r w:rsidRPr="00D76CD6">
        <w:rPr>
          <w:rFonts w:ascii="Times New Roman" w:hAnsi="Times New Roman"/>
          <w:sz w:val="28"/>
          <w:szCs w:val="28"/>
        </w:rPr>
        <w:t xml:space="preserve"> for some </w:t>
      </w:r>
      <w:r w:rsidRPr="00D76CD6">
        <w:rPr>
          <w:rFonts w:ascii="Times New Roman" w:hAnsi="Times New Roman"/>
          <w:i/>
          <w:sz w:val="28"/>
          <w:szCs w:val="28"/>
        </w:rPr>
        <w:t>m</w:t>
      </w:r>
      <w:r w:rsidRPr="00D76CD6">
        <w:rPr>
          <w:rFonts w:ascii="Times New Roman" w:hAnsi="Times New Roman"/>
          <w:sz w:val="28"/>
          <w:szCs w:val="28"/>
        </w:rPr>
        <w:t>.</w:t>
      </w:r>
    </w:p>
    <w:p w14:paraId="3738408D" w14:textId="77777777" w:rsidR="006D299A" w:rsidRPr="00D76CD6" w:rsidRDefault="006D299A" w:rsidP="006D299A">
      <w:pPr>
        <w:spacing w:line="360" w:lineRule="atLeast"/>
        <w:jc w:val="both"/>
        <w:rPr>
          <w:rFonts w:ascii="Times New Roman" w:hAnsi="Times New Roman"/>
          <w:sz w:val="28"/>
          <w:szCs w:val="28"/>
        </w:rPr>
      </w:pPr>
    </w:p>
    <w:p w14:paraId="04112171"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Proof</w:t>
      </w:r>
    </w:p>
    <w:p w14:paraId="203C92B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Recall that </w:t>
      </w:r>
      <w:bookmarkStart w:id="73" w:name="OLE_LINK88"/>
      <w:bookmarkStart w:id="74" w:name="OLE_LINK89"/>
      <w:r w:rsidRPr="00D76CD6">
        <w:rPr>
          <w:rFonts w:ascii="Times New Roman" w:hAnsi="Times New Roman"/>
          <w:position w:val="-6"/>
          <w:sz w:val="28"/>
          <w:szCs w:val="28"/>
        </w:rPr>
        <w:object w:dxaOrig="2920" w:dyaOrig="360" w14:anchorId="792CD3CD">
          <v:shape id="_x0000_i1099" type="#_x0000_t75" style="width:146.4pt;height:18.4pt" o:ole="">
            <v:imagedata r:id="rId141" o:title=""/>
          </v:shape>
          <o:OLEObject Type="Embed" ProgID="Equation.3" ShapeID="_x0000_i1099" DrawAspect="Content" ObjectID="_1585227265" r:id="rId142"/>
        </w:object>
      </w:r>
      <w:bookmarkEnd w:id="73"/>
      <w:bookmarkEnd w:id="74"/>
      <w:r w:rsidRPr="00D76CD6">
        <w:rPr>
          <w:rFonts w:ascii="Times New Roman" w:hAnsi="Times New Roman"/>
          <w:sz w:val="28"/>
          <w:szCs w:val="28"/>
        </w:rPr>
        <w:t xml:space="preserve"> and in general, if </w:t>
      </w:r>
      <w:r w:rsidRPr="00D76CD6">
        <w:rPr>
          <w:rFonts w:ascii="Times New Roman" w:hAnsi="Times New Roman"/>
          <w:i/>
          <w:sz w:val="28"/>
          <w:szCs w:val="28"/>
        </w:rPr>
        <w:t>n</w:t>
      </w:r>
      <w:r w:rsidRPr="00D76CD6">
        <w:rPr>
          <w:rFonts w:ascii="Times New Roman" w:hAnsi="Times New Roman"/>
          <w:sz w:val="28"/>
          <w:szCs w:val="28"/>
        </w:rPr>
        <w:t xml:space="preserve"> is odd, </w:t>
      </w:r>
      <w:r w:rsidRPr="00D76CD6">
        <w:rPr>
          <w:rFonts w:ascii="Times New Roman" w:hAnsi="Times New Roman"/>
          <w:position w:val="-6"/>
          <w:sz w:val="28"/>
          <w:szCs w:val="28"/>
        </w:rPr>
        <w:object w:dxaOrig="3960" w:dyaOrig="360" w14:anchorId="47C646A6">
          <v:shape id="_x0000_i1100" type="#_x0000_t75" style="width:198.4pt;height:18.4pt" o:ole="">
            <v:imagedata r:id="rId143" o:title=""/>
          </v:shape>
          <o:OLEObject Type="Embed" ProgID="Equation.3" ShapeID="_x0000_i1100" DrawAspect="Content" ObjectID="_1585227266" r:id="rId144"/>
        </w:object>
      </w:r>
      <w:r w:rsidRPr="00D76CD6">
        <w:rPr>
          <w:rFonts w:ascii="Times New Roman" w:hAnsi="Times New Roman"/>
          <w:sz w:val="28"/>
          <w:szCs w:val="28"/>
        </w:rPr>
        <w:t>. (Use the Remainder theorem or the sum of a GP.)</w:t>
      </w:r>
    </w:p>
    <w:p w14:paraId="4ED545D4"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if </w:t>
      </w:r>
      <w:r w:rsidRPr="00D76CD6">
        <w:rPr>
          <w:rFonts w:ascii="Times New Roman" w:hAnsi="Times New Roman"/>
          <w:i/>
          <w:sz w:val="28"/>
          <w:szCs w:val="28"/>
        </w:rPr>
        <w:t>k = ab</w:t>
      </w:r>
      <w:r w:rsidRPr="00D76CD6">
        <w:rPr>
          <w:rFonts w:ascii="Times New Roman" w:hAnsi="Times New Roman"/>
          <w:sz w:val="28"/>
          <w:szCs w:val="28"/>
        </w:rPr>
        <w:t xml:space="preserve"> with </w:t>
      </w:r>
      <w:r w:rsidRPr="00D76CD6">
        <w:rPr>
          <w:rFonts w:ascii="Times New Roman" w:hAnsi="Times New Roman"/>
          <w:i/>
          <w:sz w:val="28"/>
          <w:szCs w:val="28"/>
        </w:rPr>
        <w:t>b</w:t>
      </w:r>
      <w:r w:rsidRPr="00D76CD6">
        <w:rPr>
          <w:rFonts w:ascii="Times New Roman" w:hAnsi="Times New Roman"/>
          <w:sz w:val="28"/>
          <w:szCs w:val="28"/>
        </w:rPr>
        <w:t xml:space="preserve"> odd, we may put </w:t>
      </w:r>
      <w:r w:rsidRPr="00D76CD6">
        <w:rPr>
          <w:rFonts w:ascii="Times New Roman" w:hAnsi="Times New Roman"/>
          <w:position w:val="-2"/>
          <w:sz w:val="28"/>
          <w:szCs w:val="28"/>
        </w:rPr>
        <w:object w:dxaOrig="740" w:dyaOrig="320" w14:anchorId="1C912CCB">
          <v:shape id="_x0000_i1101" type="#_x0000_t75" style="width:36.8pt;height:16pt" o:ole="">
            <v:imagedata r:id="rId145" o:title=""/>
          </v:shape>
          <o:OLEObject Type="Embed" ProgID="Equation.3" ShapeID="_x0000_i1101" DrawAspect="Content" ObjectID="_1585227267" r:id="rId146"/>
        </w:object>
      </w:r>
      <w:r w:rsidRPr="00D76CD6">
        <w:rPr>
          <w:rFonts w:ascii="Times New Roman" w:hAnsi="Times New Roman"/>
          <w:sz w:val="28"/>
          <w:szCs w:val="28"/>
        </w:rPr>
        <w:t xml:space="preserve"> and get </w:t>
      </w:r>
      <w:r w:rsidRPr="00D76CD6">
        <w:rPr>
          <w:rFonts w:ascii="Times New Roman" w:hAnsi="Times New Roman"/>
          <w:position w:val="-2"/>
          <w:sz w:val="28"/>
          <w:szCs w:val="28"/>
        </w:rPr>
        <w:object w:dxaOrig="1620" w:dyaOrig="320" w14:anchorId="08701D19">
          <v:shape id="_x0000_i1102" type="#_x0000_t75" style="width:80.8pt;height:16pt" o:ole="">
            <v:imagedata r:id="rId147" o:title=""/>
          </v:shape>
          <o:OLEObject Type="Embed" ProgID="Equation.3" ShapeID="_x0000_i1102" DrawAspect="Content" ObjectID="_1585227268" r:id="rId148"/>
        </w:object>
      </w:r>
      <w:r w:rsidRPr="00D76CD6">
        <w:rPr>
          <w:rFonts w:ascii="Times New Roman" w:hAnsi="Times New Roman"/>
          <w:sz w:val="28"/>
          <w:szCs w:val="28"/>
        </w:rPr>
        <w:t xml:space="preserve"> which is hence divisible by </w:t>
      </w:r>
      <w:r w:rsidRPr="00D76CD6">
        <w:rPr>
          <w:rFonts w:ascii="Times New Roman" w:hAnsi="Times New Roman"/>
          <w:position w:val="-2"/>
          <w:sz w:val="28"/>
          <w:szCs w:val="28"/>
        </w:rPr>
        <w:object w:dxaOrig="1480" w:dyaOrig="320" w14:anchorId="50190825">
          <v:shape id="_x0000_i1103" type="#_x0000_t75" style="width:74.4pt;height:16pt" o:ole="">
            <v:imagedata r:id="rId149" o:title=""/>
          </v:shape>
          <o:OLEObject Type="Embed" ProgID="Equation.3" ShapeID="_x0000_i1103" DrawAspect="Content" ObjectID="_1585227269" r:id="rId150"/>
        </w:object>
      </w:r>
      <w:r w:rsidRPr="00D76CD6">
        <w:rPr>
          <w:rFonts w:ascii="Times New Roman" w:hAnsi="Times New Roman"/>
          <w:sz w:val="28"/>
          <w:szCs w:val="28"/>
        </w:rPr>
        <w:t xml:space="preserve">. Hence if </w:t>
      </w:r>
      <w:r w:rsidRPr="00D76CD6">
        <w:rPr>
          <w:rFonts w:ascii="Times New Roman" w:hAnsi="Times New Roman"/>
          <w:position w:val="-2"/>
          <w:sz w:val="28"/>
          <w:szCs w:val="28"/>
        </w:rPr>
        <w:object w:dxaOrig="700" w:dyaOrig="320" w14:anchorId="6B5A58E4">
          <v:shape id="_x0000_i1104" type="#_x0000_t75" style="width:35.2pt;height:16pt" o:ole="">
            <v:imagedata r:id="rId136" o:title=""/>
          </v:shape>
          <o:OLEObject Type="Embed" ProgID="Equation.3" ShapeID="_x0000_i1104" DrawAspect="Content" ObjectID="_1585227270" r:id="rId151"/>
        </w:object>
      </w:r>
      <w:r w:rsidRPr="00D76CD6">
        <w:rPr>
          <w:rFonts w:ascii="Times New Roman" w:hAnsi="Times New Roman"/>
          <w:sz w:val="28"/>
          <w:szCs w:val="28"/>
        </w:rPr>
        <w:t xml:space="preserve"> is prime, </w:t>
      </w:r>
      <w:r w:rsidRPr="00D76CD6">
        <w:rPr>
          <w:rFonts w:ascii="Times New Roman" w:hAnsi="Times New Roman"/>
          <w:i/>
          <w:sz w:val="28"/>
          <w:szCs w:val="28"/>
        </w:rPr>
        <w:t>k</w:t>
      </w:r>
      <w:r w:rsidRPr="00D76CD6">
        <w:rPr>
          <w:rFonts w:ascii="Times New Roman" w:hAnsi="Times New Roman"/>
          <w:sz w:val="28"/>
          <w:szCs w:val="28"/>
        </w:rPr>
        <w:t xml:space="preserve"> has no odd factors and must be a power of 2.</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00423F81">
        <w:rPr>
          <w:noProof/>
          <w:color w:val="000000"/>
          <w:sz w:val="28"/>
          <w:lang w:val="en-GB" w:eastAsia="zh-CN"/>
        </w:rPr>
        <w:drawing>
          <wp:inline distT="0" distB="0" distL="0" distR="0" wp14:anchorId="041120C9" wp14:editId="20237F89">
            <wp:extent cx="132080" cy="132080"/>
            <wp:effectExtent l="2540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6E4BD91" w14:textId="77777777" w:rsidR="006D299A" w:rsidRPr="00D76CD6" w:rsidRDefault="006D299A" w:rsidP="006D299A">
      <w:pPr>
        <w:spacing w:line="360" w:lineRule="atLeast"/>
        <w:jc w:val="both"/>
        <w:rPr>
          <w:rFonts w:ascii="Times New Roman" w:hAnsi="Times New Roman"/>
          <w:sz w:val="28"/>
          <w:szCs w:val="28"/>
        </w:rPr>
      </w:pPr>
    </w:p>
    <w:p w14:paraId="70493E90" w14:textId="77777777" w:rsidR="006D299A" w:rsidRPr="00D76CD6" w:rsidRDefault="006D299A" w:rsidP="006D299A">
      <w:pPr>
        <w:spacing w:line="360" w:lineRule="atLeast"/>
        <w:jc w:val="both"/>
        <w:rPr>
          <w:rFonts w:ascii="Times New Roman" w:hAnsi="Times New Roman"/>
          <w:b/>
          <w:sz w:val="28"/>
          <w:szCs w:val="28"/>
        </w:rPr>
      </w:pPr>
      <w:r w:rsidRPr="00D76CD6">
        <w:rPr>
          <w:rFonts w:ascii="Times New Roman" w:hAnsi="Times New Roman"/>
          <w:b/>
          <w:sz w:val="28"/>
          <w:szCs w:val="28"/>
        </w:rPr>
        <w:t>Remarks</w:t>
      </w:r>
    </w:p>
    <w:p w14:paraId="44F200D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The number </w:t>
      </w:r>
      <w:r w:rsidRPr="00D76CD6">
        <w:rPr>
          <w:rFonts w:ascii="Times New Roman" w:hAnsi="Times New Roman"/>
          <w:position w:val="-2"/>
          <w:sz w:val="28"/>
          <w:szCs w:val="28"/>
        </w:rPr>
        <w:object w:dxaOrig="840" w:dyaOrig="360" w14:anchorId="0CE06D4F">
          <v:shape id="_x0000_i1105" type="#_x0000_t75" style="width:42.4pt;height:18.4pt" o:ole="">
            <v:imagedata r:id="rId152" o:title=""/>
          </v:shape>
          <o:OLEObject Type="Embed" ProgID="Equation.3" ShapeID="_x0000_i1105" DrawAspect="Content" ObjectID="_1585227271" r:id="rId153"/>
        </w:object>
      </w:r>
      <w:r w:rsidRPr="00D76CD6">
        <w:rPr>
          <w:rFonts w:ascii="Times New Roman" w:hAnsi="Times New Roman"/>
          <w:sz w:val="28"/>
          <w:szCs w:val="28"/>
        </w:rPr>
        <w:t xml:space="preserve"> is called the </w:t>
      </w:r>
      <w:r w:rsidRPr="00D76CD6">
        <w:rPr>
          <w:rFonts w:ascii="Times New Roman" w:hAnsi="Times New Roman"/>
          <w:i/>
          <w:sz w:val="28"/>
          <w:szCs w:val="28"/>
        </w:rPr>
        <w:t>m</w:t>
      </w:r>
      <w:r w:rsidRPr="00D76CD6">
        <w:rPr>
          <w:rFonts w:ascii="Times New Roman" w:hAnsi="Times New Roman"/>
          <w:sz w:val="28"/>
          <w:szCs w:val="28"/>
        </w:rPr>
        <w:t xml:space="preserve">th Fermat number </w:t>
      </w:r>
      <w:r w:rsidRPr="00F7523E">
        <w:rPr>
          <w:rFonts w:ascii="Times New Roman" w:hAnsi="Times New Roman"/>
          <w:position w:val="-10"/>
          <w:sz w:val="28"/>
          <w:szCs w:val="28"/>
        </w:rPr>
        <w:object w:dxaOrig="360" w:dyaOrig="340" w14:anchorId="18CE2E91">
          <v:shape id="_x0000_i1106" type="#_x0000_t75" style="width:18.4pt;height:16.8pt" o:ole="">
            <v:imagedata r:id="rId154" o:title=""/>
          </v:shape>
          <o:OLEObject Type="Embed" ProgID="Equation.3" ShapeID="_x0000_i1106" DrawAspect="Content" ObjectID="_1585227272" r:id="rId155"/>
        </w:object>
      </w:r>
      <w:r w:rsidRPr="00D76CD6">
        <w:rPr>
          <w:rFonts w:ascii="Times New Roman" w:hAnsi="Times New Roman"/>
          <w:sz w:val="28"/>
          <w:szCs w:val="28"/>
        </w:rPr>
        <w:t xml:space="preserve">. The first few are: </w:t>
      </w:r>
      <w:r w:rsidRPr="00D76CD6">
        <w:rPr>
          <w:rFonts w:ascii="Times New Roman" w:hAnsi="Times New Roman"/>
          <w:position w:val="-10"/>
          <w:sz w:val="28"/>
          <w:szCs w:val="28"/>
        </w:rPr>
        <w:object w:dxaOrig="4700" w:dyaOrig="340" w14:anchorId="38DD335D">
          <v:shape id="_x0000_i1107" type="#_x0000_t75" style="width:235.2pt;height:16.8pt" o:ole="">
            <v:imagedata r:id="rId156" o:title=""/>
          </v:shape>
          <o:OLEObject Type="Embed" ProgID="Equation.3" ShapeID="_x0000_i1107" DrawAspect="Content" ObjectID="_1585227273" r:id="rId157"/>
        </w:object>
      </w:r>
      <w:r w:rsidRPr="00D76CD6">
        <w:rPr>
          <w:rFonts w:ascii="Times New Roman" w:hAnsi="Times New Roman"/>
          <w:sz w:val="28"/>
          <w:szCs w:val="28"/>
        </w:rPr>
        <w:t xml:space="preserve"> and these are prime. Fermat (1640) believed/hoped that all the </w:t>
      </w:r>
      <w:r w:rsidRPr="00D76CD6">
        <w:rPr>
          <w:rFonts w:ascii="Times New Roman" w:hAnsi="Times New Roman"/>
          <w:position w:val="-10"/>
          <w:sz w:val="28"/>
          <w:szCs w:val="28"/>
        </w:rPr>
        <w:object w:dxaOrig="360" w:dyaOrig="340" w14:anchorId="19084397">
          <v:shape id="_x0000_i1108" type="#_x0000_t75" style="width:18.4pt;height:16.8pt" o:ole="">
            <v:imagedata r:id="rId154" o:title=""/>
          </v:shape>
          <o:OLEObject Type="Embed" ProgID="Equation.3" ShapeID="_x0000_i1108" DrawAspect="Content" ObjectID="_1585227274" r:id="rId158"/>
        </w:object>
      </w:r>
      <w:r w:rsidRPr="00D76CD6">
        <w:rPr>
          <w:rFonts w:ascii="Times New Roman" w:hAnsi="Times New Roman"/>
          <w:sz w:val="28"/>
          <w:szCs w:val="28"/>
        </w:rPr>
        <w:t xml:space="preserve"> were prime. However, Euler (1732) proved that </w:t>
      </w:r>
      <w:r w:rsidRPr="00F7523E">
        <w:rPr>
          <w:rFonts w:ascii="Times New Roman" w:hAnsi="Times New Roman"/>
          <w:position w:val="-10"/>
          <w:sz w:val="28"/>
          <w:szCs w:val="28"/>
        </w:rPr>
        <w:object w:dxaOrig="300" w:dyaOrig="340" w14:anchorId="6D15B24C">
          <v:shape id="_x0000_i1109" type="#_x0000_t75" style="width:15.2pt;height:16.8pt" o:ole="">
            <v:imagedata r:id="rId159" o:title=""/>
          </v:shape>
          <o:OLEObject Type="Embed" ProgID="Equation.3" ShapeID="_x0000_i1109" DrawAspect="Content" ObjectID="_1585227275" r:id="rId160"/>
        </w:object>
      </w:r>
      <w:r w:rsidRPr="00D76CD6">
        <w:rPr>
          <w:rFonts w:ascii="Times New Roman" w:hAnsi="Times New Roman"/>
          <w:sz w:val="28"/>
          <w:szCs w:val="28"/>
        </w:rPr>
        <w:t xml:space="preserve"> </w:t>
      </w:r>
      <w:r w:rsidRPr="00DD0260">
        <w:rPr>
          <w:position w:val="-2"/>
        </w:rPr>
        <w:object w:dxaOrig="1660" w:dyaOrig="220" w14:anchorId="74660185">
          <v:shape id="_x0000_i1110" type="#_x0000_t75" style="width:83.2pt;height:11.2pt" o:ole="">
            <v:imagedata r:id="rId161" o:title=""/>
          </v:shape>
          <o:OLEObject Type="Embed" ProgID="Equation.3" ShapeID="_x0000_i1110" DrawAspect="Content" ObjectID="_1585227276" r:id="rId162"/>
        </w:object>
      </w:r>
      <w:r>
        <w:t xml:space="preserve"> </w:t>
      </w:r>
      <w:r w:rsidRPr="00D76CD6">
        <w:rPr>
          <w:rFonts w:ascii="Times New Roman" w:hAnsi="Times New Roman"/>
          <w:sz w:val="28"/>
          <w:szCs w:val="28"/>
        </w:rPr>
        <w:t xml:space="preserve">is divisible by 641. </w:t>
      </w:r>
    </w:p>
    <w:p w14:paraId="131617FD" w14:textId="77777777" w:rsidR="006D299A" w:rsidRPr="00D76CD6" w:rsidRDefault="006D299A" w:rsidP="006D299A">
      <w:pPr>
        <w:spacing w:line="360" w:lineRule="atLeast"/>
        <w:ind w:left="720" w:hanging="720"/>
        <w:jc w:val="both"/>
        <w:rPr>
          <w:rFonts w:ascii="Times New Roman" w:hAnsi="Times New Roman"/>
          <w:sz w:val="28"/>
          <w:szCs w:val="28"/>
        </w:rPr>
      </w:pPr>
    </w:p>
    <w:p w14:paraId="51A2F20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r>
      <w:r w:rsidRPr="00F7523E">
        <w:rPr>
          <w:rFonts w:ascii="Times New Roman" w:hAnsi="Times New Roman"/>
          <w:position w:val="-10"/>
          <w:sz w:val="28"/>
          <w:szCs w:val="28"/>
        </w:rPr>
        <w:object w:dxaOrig="1380" w:dyaOrig="400" w14:anchorId="08554B86">
          <v:shape id="_x0000_i1111" type="#_x0000_t75" style="width:68.8pt;height:20pt" o:ole="">
            <v:imagedata r:id="rId163" o:title=""/>
          </v:shape>
          <o:OLEObject Type="Embed" ProgID="Equation.3" ShapeID="_x0000_i1111" DrawAspect="Content" ObjectID="_1585227277" r:id="rId164"/>
        </w:object>
      </w:r>
      <w:r w:rsidRPr="00D76CD6">
        <w:rPr>
          <w:rFonts w:ascii="Times New Roman" w:hAnsi="Times New Roman"/>
          <w:sz w:val="28"/>
          <w:szCs w:val="28"/>
        </w:rPr>
        <w:t xml:space="preserve"> = </w:t>
      </w:r>
      <w:r w:rsidRPr="00DD0260">
        <w:rPr>
          <w:position w:val="-2"/>
        </w:rPr>
        <w:object w:dxaOrig="6120" w:dyaOrig="240" w14:anchorId="4B3EFF10">
          <v:shape id="_x0000_i1112" type="#_x0000_t75" style="width:306.4pt;height:12pt" o:ole="">
            <v:imagedata r:id="rId165" o:title=""/>
          </v:shape>
          <o:OLEObject Type="Embed" ProgID="Equation.3" ShapeID="_x0000_i1112" DrawAspect="Content" ObjectID="_1585227278" r:id="rId166"/>
        </w:object>
      </w:r>
      <w:r w:rsidRPr="00D76CD6">
        <w:rPr>
          <w:rFonts w:ascii="Times New Roman" w:hAnsi="Times New Roman"/>
          <w:sz w:val="28"/>
          <w:szCs w:val="28"/>
        </w:rPr>
        <w:t xml:space="preserve"> In fact no other prime </w:t>
      </w:r>
      <w:r w:rsidRPr="00D76CD6">
        <w:rPr>
          <w:rFonts w:ascii="Times New Roman" w:hAnsi="Times New Roman"/>
          <w:position w:val="-10"/>
          <w:sz w:val="28"/>
          <w:szCs w:val="28"/>
        </w:rPr>
        <w:object w:dxaOrig="360" w:dyaOrig="340" w14:anchorId="4ACBE92C">
          <v:shape id="_x0000_i1113" type="#_x0000_t75" style="width:18.4pt;height:16.8pt" o:ole="">
            <v:imagedata r:id="rId154" o:title=""/>
          </v:shape>
          <o:OLEObject Type="Embed" ProgID="Equation.3" ShapeID="_x0000_i1113" DrawAspect="Content" ObjectID="_1585227279" r:id="rId167"/>
        </w:object>
      </w:r>
      <w:r w:rsidRPr="00D76CD6">
        <w:rPr>
          <w:rFonts w:ascii="Times New Roman" w:hAnsi="Times New Roman"/>
          <w:sz w:val="28"/>
          <w:szCs w:val="28"/>
        </w:rPr>
        <w:t xml:space="preserve">s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known.</w:t>
      </w:r>
    </w:p>
    <w:p w14:paraId="732B6AA0" w14:textId="77777777" w:rsidR="006D299A" w:rsidRPr="00D76CD6" w:rsidRDefault="006D299A" w:rsidP="006D299A">
      <w:pPr>
        <w:spacing w:line="360" w:lineRule="atLeast"/>
        <w:ind w:left="720" w:hanging="720"/>
        <w:jc w:val="both"/>
        <w:rPr>
          <w:rFonts w:ascii="Times New Roman" w:hAnsi="Times New Roman"/>
          <w:sz w:val="28"/>
          <w:szCs w:val="28"/>
        </w:rPr>
      </w:pPr>
    </w:p>
    <w:p w14:paraId="63A680E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Gauss proved the amazing fact that if </w:t>
      </w:r>
      <w:bookmarkStart w:id="75" w:name="OLE_LINK133"/>
      <w:bookmarkStart w:id="76" w:name="OLE_LINK134"/>
      <w:r w:rsidRPr="00D76CD6">
        <w:rPr>
          <w:rFonts w:ascii="Times New Roman" w:hAnsi="Times New Roman"/>
          <w:position w:val="-10"/>
          <w:sz w:val="28"/>
          <w:szCs w:val="28"/>
        </w:rPr>
        <w:object w:dxaOrig="360" w:dyaOrig="340" w14:anchorId="0BBD0718">
          <v:shape id="_x0000_i1114" type="#_x0000_t75" style="width:18.4pt;height:16.8pt" o:ole="">
            <v:imagedata r:id="rId154" o:title=""/>
          </v:shape>
          <o:OLEObject Type="Embed" ProgID="Equation.3" ShapeID="_x0000_i1114" DrawAspect="Content" ObjectID="_1585227280" r:id="rId168"/>
        </w:object>
      </w:r>
      <w:bookmarkEnd w:id="75"/>
      <w:bookmarkEnd w:id="76"/>
      <w:r w:rsidRPr="00D76CD6">
        <w:rPr>
          <w:rFonts w:ascii="Times New Roman" w:hAnsi="Times New Roman"/>
          <w:sz w:val="28"/>
          <w:szCs w:val="28"/>
        </w:rPr>
        <w:t xml:space="preserve"> is prime then a regular </w:t>
      </w:r>
      <w:r w:rsidRPr="00D76CD6">
        <w:rPr>
          <w:rFonts w:ascii="Times New Roman" w:hAnsi="Times New Roman"/>
          <w:position w:val="-10"/>
          <w:sz w:val="28"/>
          <w:szCs w:val="28"/>
        </w:rPr>
        <w:object w:dxaOrig="360" w:dyaOrig="340" w14:anchorId="6DC5C97B">
          <v:shape id="_x0000_i1115" type="#_x0000_t75" style="width:18.4pt;height:16.8pt" o:ole="">
            <v:imagedata r:id="rId154" o:title=""/>
          </v:shape>
          <o:OLEObject Type="Embed" ProgID="Equation.3" ShapeID="_x0000_i1115" DrawAspect="Content" ObjectID="_1585227281" r:id="rId169"/>
        </w:object>
      </w:r>
      <w:r w:rsidRPr="00D76CD6">
        <w:rPr>
          <w:rFonts w:ascii="Times New Roman" w:hAnsi="Times New Roman"/>
          <w:sz w:val="28"/>
          <w:szCs w:val="28"/>
        </w:rPr>
        <w:t>-gon can be constructed by ruler-and-compass methods.</w:t>
      </w:r>
    </w:p>
    <w:p w14:paraId="05ABCC4D" w14:textId="77777777" w:rsidR="006D299A" w:rsidRPr="00D76CD6" w:rsidRDefault="006D299A" w:rsidP="006D299A">
      <w:pPr>
        <w:spacing w:line="360" w:lineRule="atLeast"/>
        <w:ind w:left="720" w:hanging="720"/>
        <w:jc w:val="both"/>
        <w:rPr>
          <w:rFonts w:ascii="Times New Roman" w:hAnsi="Times New Roman"/>
          <w:sz w:val="28"/>
          <w:szCs w:val="28"/>
        </w:rPr>
      </w:pPr>
    </w:p>
    <w:p w14:paraId="2AC96A2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 xml:space="preserve">Factorising </w:t>
      </w:r>
      <w:r w:rsidRPr="00D76CD6">
        <w:rPr>
          <w:rFonts w:ascii="Times New Roman" w:hAnsi="Times New Roman"/>
          <w:position w:val="-10"/>
          <w:sz w:val="28"/>
          <w:szCs w:val="28"/>
        </w:rPr>
        <w:object w:dxaOrig="360" w:dyaOrig="340" w14:anchorId="57CF6280">
          <v:shape id="_x0000_i1116" type="#_x0000_t75" style="width:18.4pt;height:16.8pt" o:ole="">
            <v:imagedata r:id="rId154" o:title=""/>
          </v:shape>
          <o:OLEObject Type="Embed" ProgID="Equation.3" ShapeID="_x0000_i1116" DrawAspect="Content" ObjectID="_1585227282" r:id="rId170"/>
        </w:object>
      </w:r>
      <w:r w:rsidRPr="00D76CD6">
        <w:rPr>
          <w:rFonts w:ascii="Times New Roman" w:hAnsi="Times New Roman"/>
          <w:sz w:val="28"/>
          <w:szCs w:val="28"/>
        </w:rPr>
        <w:t xml:space="preserve"> is helped by the following:</w:t>
      </w:r>
    </w:p>
    <w:p w14:paraId="0BFA659D" w14:textId="77777777" w:rsidR="006D299A" w:rsidRPr="00D76CD6" w:rsidRDefault="006D299A" w:rsidP="006D299A">
      <w:pPr>
        <w:spacing w:line="360" w:lineRule="atLeast"/>
        <w:ind w:left="720" w:hanging="720"/>
        <w:jc w:val="both"/>
        <w:rPr>
          <w:rFonts w:ascii="Times New Roman" w:hAnsi="Times New Roman"/>
          <w:sz w:val="28"/>
          <w:szCs w:val="28"/>
        </w:rPr>
      </w:pPr>
    </w:p>
    <w:p w14:paraId="2018ECC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b/>
          <w:sz w:val="28"/>
          <w:szCs w:val="28"/>
        </w:rPr>
        <w:t>Theorem</w:t>
      </w:r>
      <w:r w:rsidRPr="00D76CD6">
        <w:rPr>
          <w:rFonts w:ascii="Times New Roman" w:hAnsi="Times New Roman"/>
          <w:sz w:val="28"/>
          <w:szCs w:val="28"/>
        </w:rPr>
        <w:t xml:space="preserve"> (Euler)</w:t>
      </w:r>
    </w:p>
    <w:p w14:paraId="7740B00F"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Any prime factor of </w:t>
      </w:r>
      <w:r w:rsidRPr="00D76CD6">
        <w:rPr>
          <w:rFonts w:ascii="Times New Roman" w:hAnsi="Times New Roman"/>
          <w:position w:val="-10"/>
          <w:sz w:val="28"/>
          <w:szCs w:val="28"/>
        </w:rPr>
        <w:object w:dxaOrig="360" w:dyaOrig="340" w14:anchorId="4A02BB37">
          <v:shape id="_x0000_i1117" type="#_x0000_t75" style="width:18.4pt;height:16.8pt" o:ole="">
            <v:imagedata r:id="rId154" o:title=""/>
          </v:shape>
          <o:OLEObject Type="Embed" ProgID="Equation.3" ShapeID="_x0000_i1117" DrawAspect="Content" ObjectID="_1585227283" r:id="rId171"/>
        </w:object>
      </w:r>
      <w:r w:rsidRPr="00D76CD6">
        <w:rPr>
          <w:rFonts w:ascii="Times New Roman" w:hAnsi="Times New Roman"/>
          <w:sz w:val="28"/>
          <w:szCs w:val="28"/>
        </w:rPr>
        <w:t xml:space="preserve"> is of the form </w:t>
      </w:r>
      <w:r w:rsidRPr="00D76CD6">
        <w:rPr>
          <w:rFonts w:ascii="Times New Roman" w:hAnsi="Times New Roman"/>
          <w:position w:val="-10"/>
          <w:sz w:val="28"/>
          <w:szCs w:val="28"/>
        </w:rPr>
        <w:object w:dxaOrig="1140" w:dyaOrig="400" w14:anchorId="65D50A57">
          <v:shape id="_x0000_i1118" type="#_x0000_t75" style="width:56.8pt;height:20pt" o:ole="">
            <v:imagedata r:id="rId172" o:title=""/>
          </v:shape>
          <o:OLEObject Type="Embed" ProgID="Equation.3" ShapeID="_x0000_i1118" DrawAspect="Content" ObjectID="_1585227284" r:id="rId173"/>
        </w:object>
      </w:r>
      <w:r w:rsidRPr="00D76CD6">
        <w:rPr>
          <w:rFonts w:ascii="Times New Roman" w:hAnsi="Times New Roman"/>
          <w:sz w:val="28"/>
          <w:szCs w:val="28"/>
        </w:rPr>
        <w:t xml:space="preserve"> for some </w:t>
      </w:r>
      <w:r w:rsidRPr="00D76CD6">
        <w:rPr>
          <w:rFonts w:ascii="Times New Roman" w:hAnsi="Times New Roman"/>
          <w:i/>
          <w:sz w:val="28"/>
          <w:szCs w:val="28"/>
        </w:rPr>
        <w:t>q</w:t>
      </w:r>
      <w:r w:rsidRPr="00D76CD6">
        <w:rPr>
          <w:rFonts w:ascii="Times New Roman" w:hAnsi="Times New Roman"/>
          <w:sz w:val="28"/>
          <w:szCs w:val="28"/>
        </w:rPr>
        <w:t>.</w:t>
      </w:r>
    </w:p>
    <w:p w14:paraId="07AF35E0" w14:textId="77777777" w:rsidR="006D299A" w:rsidRPr="00D76CD6" w:rsidRDefault="006D299A" w:rsidP="006D299A">
      <w:pPr>
        <w:spacing w:line="360" w:lineRule="atLeast"/>
        <w:ind w:left="720" w:hanging="720"/>
        <w:jc w:val="both"/>
        <w:rPr>
          <w:rFonts w:ascii="Times New Roman" w:hAnsi="Times New Roman"/>
          <w:sz w:val="28"/>
          <w:szCs w:val="28"/>
        </w:rPr>
      </w:pPr>
    </w:p>
    <w:p w14:paraId="67B280C1" w14:textId="77777777" w:rsidR="006D299A" w:rsidRPr="00D76CD6"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b/>
          <w:sz w:val="28"/>
          <w:szCs w:val="28"/>
        </w:rPr>
        <w:t>Proof</w:t>
      </w:r>
    </w:p>
    <w:p w14:paraId="460256A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Suppose </w:t>
      </w:r>
      <w:r w:rsidRPr="00D76CD6">
        <w:rPr>
          <w:rFonts w:ascii="Times New Roman" w:hAnsi="Times New Roman"/>
          <w:i/>
          <w:sz w:val="28"/>
          <w:szCs w:val="28"/>
        </w:rPr>
        <w:t>p</w:t>
      </w:r>
      <w:r w:rsidRPr="00D76CD6">
        <w:rPr>
          <w:rFonts w:ascii="Times New Roman" w:hAnsi="Times New Roman"/>
          <w:sz w:val="28"/>
          <w:szCs w:val="28"/>
        </w:rPr>
        <w:t xml:space="preserve"> divides </w:t>
      </w:r>
      <w:r w:rsidRPr="00D76CD6">
        <w:rPr>
          <w:rFonts w:ascii="Times New Roman" w:hAnsi="Times New Roman"/>
          <w:position w:val="-10"/>
          <w:sz w:val="28"/>
          <w:szCs w:val="28"/>
        </w:rPr>
        <w:object w:dxaOrig="360" w:dyaOrig="340" w14:anchorId="38FA91E2">
          <v:shape id="_x0000_i1119" type="#_x0000_t75" style="width:18.4pt;height:16.8pt" o:ole="">
            <v:imagedata r:id="rId154" o:title=""/>
          </v:shape>
          <o:OLEObject Type="Embed" ProgID="Equation.3" ShapeID="_x0000_i1119" DrawAspect="Content" ObjectID="_1585227285" r:id="rId174"/>
        </w:object>
      </w:r>
      <w:r w:rsidRPr="00D76CD6">
        <w:rPr>
          <w:rFonts w:ascii="Times New Roman" w:hAnsi="Times New Roman"/>
          <w:sz w:val="28"/>
          <w:szCs w:val="28"/>
        </w:rPr>
        <w:t xml:space="preserve">. Then </w:t>
      </w:r>
      <w:bookmarkStart w:id="77" w:name="OLE_LINK90"/>
      <w:bookmarkStart w:id="78" w:name="OLE_LINK91"/>
      <w:r w:rsidRPr="00D76CD6">
        <w:rPr>
          <w:rFonts w:ascii="Times New Roman" w:hAnsi="Times New Roman"/>
          <w:position w:val="-10"/>
          <w:sz w:val="28"/>
          <w:szCs w:val="28"/>
        </w:rPr>
        <w:object w:dxaOrig="1980" w:dyaOrig="440" w14:anchorId="7FBB629D">
          <v:shape id="_x0000_i1120" type="#_x0000_t75" style="width:99.2pt;height:22.4pt" o:ole="">
            <v:imagedata r:id="rId175" o:title=""/>
          </v:shape>
          <o:OLEObject Type="Embed" ProgID="Equation.3" ShapeID="_x0000_i1120" DrawAspect="Content" ObjectID="_1585227286" r:id="rId176"/>
        </w:object>
      </w:r>
      <w:bookmarkEnd w:id="77"/>
      <w:bookmarkEnd w:id="78"/>
      <w:r w:rsidRPr="00D76CD6">
        <w:rPr>
          <w:rFonts w:ascii="Times New Roman" w:hAnsi="Times New Roman"/>
          <w:sz w:val="28"/>
          <w:szCs w:val="28"/>
        </w:rPr>
        <w:t xml:space="preserve"> and so </w:t>
      </w:r>
      <w:proofErr w:type="gramStart"/>
      <w:r w:rsidRPr="00D76CD6">
        <w:rPr>
          <w:rFonts w:ascii="Times New Roman" w:hAnsi="Times New Roman"/>
          <w:sz w:val="28"/>
          <w:szCs w:val="28"/>
        </w:rPr>
        <w:t>squaring  gives</w:t>
      </w:r>
      <w:proofErr w:type="gramEnd"/>
      <w:r w:rsidRPr="00D76CD6">
        <w:rPr>
          <w:rFonts w:ascii="Times New Roman" w:hAnsi="Times New Roman"/>
          <w:sz w:val="28"/>
          <w:szCs w:val="28"/>
        </w:rPr>
        <w:t xml:space="preserve"> </w:t>
      </w:r>
      <w:r w:rsidRPr="00D76CD6">
        <w:rPr>
          <w:rFonts w:ascii="Times New Roman" w:hAnsi="Times New Roman"/>
          <w:position w:val="-10"/>
          <w:sz w:val="28"/>
          <w:szCs w:val="28"/>
        </w:rPr>
        <w:object w:dxaOrig="2120" w:dyaOrig="440" w14:anchorId="52C3273B">
          <v:shape id="_x0000_i1121" type="#_x0000_t75" style="width:106.4pt;height:22.4pt" o:ole="">
            <v:imagedata r:id="rId177" o:title=""/>
          </v:shape>
          <o:OLEObject Type="Embed" ProgID="Equation.3" ShapeID="_x0000_i1121" DrawAspect="Content" ObjectID="_1585227287" r:id="rId178"/>
        </w:object>
      </w:r>
      <w:r w:rsidRPr="00D76CD6">
        <w:rPr>
          <w:rFonts w:ascii="Times New Roman" w:hAnsi="Times New Roman"/>
          <w:sz w:val="28"/>
          <w:szCs w:val="28"/>
        </w:rPr>
        <w:t xml:space="preserve">. By Fermat's Little Theorem </w:t>
      </w:r>
      <w:r w:rsidRPr="00D76CD6">
        <w:rPr>
          <w:rFonts w:ascii="Times New Roman" w:hAnsi="Times New Roman"/>
          <w:position w:val="-10"/>
          <w:sz w:val="28"/>
          <w:szCs w:val="28"/>
        </w:rPr>
        <w:object w:dxaOrig="1880" w:dyaOrig="400" w14:anchorId="23C4E890">
          <v:shape id="_x0000_i1122" type="#_x0000_t75" style="width:94.4pt;height:20pt" o:ole="">
            <v:imagedata r:id="rId179" o:title=""/>
          </v:shape>
          <o:OLEObject Type="Embed" ProgID="Equation.3" ShapeID="_x0000_i1122" DrawAspect="Content" ObjectID="_1585227288" r:id="rId180"/>
        </w:object>
      </w:r>
      <w:r w:rsidRPr="00D76CD6">
        <w:rPr>
          <w:rFonts w:ascii="Times New Roman" w:hAnsi="Times New Roman"/>
          <w:sz w:val="28"/>
          <w:szCs w:val="28"/>
        </w:rPr>
        <w:t xml:space="preserve">. </w:t>
      </w:r>
    </w:p>
    <w:p w14:paraId="62C3767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Let </w:t>
      </w:r>
      <w:r w:rsidRPr="00D76CD6">
        <w:rPr>
          <w:rFonts w:ascii="Times New Roman" w:hAnsi="Times New Roman"/>
          <w:position w:val="-8"/>
          <w:sz w:val="28"/>
          <w:szCs w:val="28"/>
        </w:rPr>
        <w:object w:dxaOrig="4220" w:dyaOrig="380" w14:anchorId="541AA5E4">
          <v:shape id="_x0000_i1123" type="#_x0000_t75" style="width:211.2pt;height:18.4pt" o:ole="">
            <v:imagedata r:id="rId181" o:title=""/>
          </v:shape>
          <o:OLEObject Type="Embed" ProgID="Equation.3" ShapeID="_x0000_i1123" DrawAspect="Content" ObjectID="_1585227289" r:id="rId182"/>
        </w:object>
      </w:r>
      <w:r w:rsidRPr="00D76CD6">
        <w:rPr>
          <w:rFonts w:ascii="Times New Roman" w:hAnsi="Times New Roman"/>
          <w:sz w:val="28"/>
          <w:szCs w:val="28"/>
        </w:rPr>
        <w:t xml:space="preserve">. </w:t>
      </w:r>
    </w:p>
    <w:p w14:paraId="7FA4DB11"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Then </w:t>
      </w:r>
      <w:r w:rsidRPr="00D76CD6">
        <w:rPr>
          <w:rFonts w:ascii="Times New Roman" w:hAnsi="Times New Roman"/>
          <w:position w:val="-22"/>
          <w:sz w:val="28"/>
          <w:szCs w:val="28"/>
        </w:rPr>
        <w:object w:dxaOrig="4480" w:dyaOrig="660" w14:anchorId="1D5B03E8">
          <v:shape id="_x0000_i1124" type="#_x0000_t75" style="width:224pt;height:32.8pt" o:ole="">
            <v:imagedata r:id="rId183" o:title=""/>
          </v:shape>
          <o:OLEObject Type="Embed" ProgID="Equation.3" ShapeID="_x0000_i1124" DrawAspect="Content" ObjectID="_1585227290" r:id="rId184"/>
        </w:object>
      </w:r>
      <w:r w:rsidRPr="00D76CD6">
        <w:rPr>
          <w:rFonts w:ascii="Times New Roman" w:hAnsi="Times New Roman"/>
          <w:sz w:val="28"/>
          <w:szCs w:val="28"/>
        </w:rPr>
        <w:t>.</w:t>
      </w:r>
    </w:p>
    <w:p w14:paraId="7275169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lastRenderedPageBreak/>
        <w:tab/>
        <w:t xml:space="preserve">Now </w:t>
      </w:r>
      <w:r w:rsidRPr="00D76CD6">
        <w:rPr>
          <w:rFonts w:ascii="Times New Roman" w:hAnsi="Times New Roman"/>
          <w:i/>
          <w:sz w:val="28"/>
          <w:szCs w:val="28"/>
        </w:rPr>
        <w:t>d</w:t>
      </w:r>
      <w:r w:rsidRPr="00D76CD6">
        <w:rPr>
          <w:rFonts w:ascii="Times New Roman" w:hAnsi="Times New Roman"/>
          <w:sz w:val="28"/>
          <w:szCs w:val="28"/>
        </w:rPr>
        <w:t xml:space="preserve"> is a power of 2, say </w:t>
      </w:r>
      <w:r w:rsidRPr="00D76CD6">
        <w:rPr>
          <w:rFonts w:ascii="Times New Roman" w:hAnsi="Times New Roman"/>
          <w:position w:val="-2"/>
          <w:sz w:val="28"/>
          <w:szCs w:val="28"/>
        </w:rPr>
        <w:object w:dxaOrig="740" w:dyaOrig="320" w14:anchorId="47B19A39">
          <v:shape id="_x0000_i1125" type="#_x0000_t75" style="width:36.8pt;height:16pt" o:ole="">
            <v:imagedata r:id="rId185" o:title=""/>
          </v:shape>
          <o:OLEObject Type="Embed" ProgID="Equation.3" ShapeID="_x0000_i1125" DrawAspect="Content" ObjectID="_1585227291" r:id="rId186"/>
        </w:object>
      </w:r>
      <w:r w:rsidRPr="00D76CD6">
        <w:rPr>
          <w:rFonts w:ascii="Times New Roman" w:hAnsi="Times New Roman"/>
          <w:sz w:val="28"/>
          <w:szCs w:val="28"/>
        </w:rPr>
        <w:t xml:space="preserve"> and since </w:t>
      </w:r>
      <w:r w:rsidRPr="00D76CD6">
        <w:rPr>
          <w:rFonts w:ascii="Times New Roman" w:hAnsi="Times New Roman"/>
          <w:position w:val="-10"/>
          <w:sz w:val="28"/>
          <w:szCs w:val="28"/>
        </w:rPr>
        <w:object w:dxaOrig="1800" w:dyaOrig="440" w14:anchorId="0376465E">
          <v:shape id="_x0000_i1126" type="#_x0000_t75" style="width:90.4pt;height:22.4pt" o:ole="">
            <v:imagedata r:id="rId187" o:title=""/>
          </v:shape>
          <o:OLEObject Type="Embed" ProgID="Equation.3" ShapeID="_x0000_i1126" DrawAspect="Content" ObjectID="_1585227292" r:id="rId188"/>
        </w:object>
      </w:r>
      <w:r w:rsidRPr="00D76CD6">
        <w:rPr>
          <w:rFonts w:ascii="Times New Roman" w:hAnsi="Times New Roman"/>
          <w:sz w:val="28"/>
          <w:szCs w:val="28"/>
        </w:rPr>
        <w:t xml:space="preserve"> but </w:t>
      </w:r>
      <w:r w:rsidRPr="00D76CD6">
        <w:rPr>
          <w:rFonts w:ascii="Times New Roman" w:hAnsi="Times New Roman"/>
          <w:position w:val="-10"/>
          <w:sz w:val="28"/>
          <w:szCs w:val="28"/>
        </w:rPr>
        <w:object w:dxaOrig="1940" w:dyaOrig="440" w14:anchorId="6B762677">
          <v:shape id="_x0000_i1127" type="#_x0000_t75" style="width:96.8pt;height:22.4pt" o:ole="">
            <v:imagedata r:id="rId189" o:title=""/>
          </v:shape>
          <o:OLEObject Type="Embed" ProgID="Equation.3" ShapeID="_x0000_i1127" DrawAspect="Content" ObjectID="_1585227293" r:id="rId190"/>
        </w:object>
      </w:r>
      <w:r w:rsidRPr="00D76CD6">
        <w:rPr>
          <w:rFonts w:ascii="Times New Roman" w:hAnsi="Times New Roman"/>
          <w:sz w:val="28"/>
          <w:szCs w:val="28"/>
        </w:rPr>
        <w:t xml:space="preserve"> we must have </w:t>
      </w:r>
      <w:r w:rsidRPr="00D76CD6">
        <w:rPr>
          <w:rFonts w:ascii="Times New Roman" w:hAnsi="Times New Roman"/>
          <w:i/>
          <w:sz w:val="28"/>
          <w:szCs w:val="28"/>
        </w:rPr>
        <w:t>k</w:t>
      </w:r>
      <w:r w:rsidRPr="00D76CD6">
        <w:rPr>
          <w:rFonts w:ascii="Times New Roman" w:hAnsi="Times New Roman"/>
          <w:sz w:val="28"/>
          <w:szCs w:val="28"/>
        </w:rPr>
        <w:t xml:space="preserve"> ≥ </w:t>
      </w:r>
      <w:r w:rsidRPr="00D76CD6">
        <w:rPr>
          <w:rFonts w:ascii="Times New Roman" w:hAnsi="Times New Roman"/>
          <w:i/>
          <w:sz w:val="28"/>
          <w:szCs w:val="28"/>
        </w:rPr>
        <w:t>m</w:t>
      </w:r>
      <w:r w:rsidRPr="00D76CD6">
        <w:rPr>
          <w:rFonts w:ascii="Times New Roman" w:hAnsi="Times New Roman"/>
          <w:sz w:val="28"/>
          <w:szCs w:val="28"/>
        </w:rPr>
        <w:t xml:space="preserve"> + 1. i.e. </w:t>
      </w:r>
      <w:r w:rsidRPr="00D76CD6">
        <w:rPr>
          <w:rFonts w:ascii="Times New Roman" w:hAnsi="Times New Roman"/>
          <w:position w:val="-2"/>
          <w:sz w:val="28"/>
          <w:szCs w:val="28"/>
        </w:rPr>
        <w:object w:dxaOrig="980" w:dyaOrig="320" w14:anchorId="2EAE846A">
          <v:shape id="_x0000_i1128" type="#_x0000_t75" style="width:48.8pt;height:16pt" o:ole="">
            <v:imagedata r:id="rId191" o:title=""/>
          </v:shape>
          <o:OLEObject Type="Embed" ProgID="Equation.3" ShapeID="_x0000_i1128" DrawAspect="Content" ObjectID="_1585227294" r:id="rId192"/>
        </w:object>
      </w:r>
      <w:r w:rsidRPr="00D76CD6">
        <w:rPr>
          <w:rFonts w:ascii="Times New Roman" w:hAnsi="Times New Roman"/>
          <w:sz w:val="28"/>
          <w:szCs w:val="28"/>
        </w:rPr>
        <w:t>.</w:t>
      </w:r>
    </w:p>
    <w:p w14:paraId="10F0324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Hence </w:t>
      </w:r>
      <w:r w:rsidRPr="00D76CD6">
        <w:rPr>
          <w:rFonts w:ascii="Times New Roman" w:hAnsi="Times New Roman"/>
          <w:i/>
          <w:sz w:val="28"/>
          <w:szCs w:val="28"/>
        </w:rPr>
        <w:t>p</w:t>
      </w:r>
      <w:r w:rsidRPr="00D76CD6">
        <w:rPr>
          <w:rFonts w:ascii="Times New Roman" w:hAnsi="Times New Roman"/>
          <w:sz w:val="28"/>
          <w:szCs w:val="28"/>
        </w:rPr>
        <w:t xml:space="preserve"> – 1 is divisible by </w:t>
      </w:r>
      <w:r w:rsidRPr="00D76CD6">
        <w:rPr>
          <w:rFonts w:ascii="Times New Roman" w:hAnsi="Times New Roman"/>
          <w:position w:val="-2"/>
          <w:sz w:val="28"/>
          <w:szCs w:val="28"/>
        </w:rPr>
        <w:object w:dxaOrig="540" w:dyaOrig="320" w14:anchorId="781AA09C">
          <v:shape id="_x0000_i1129" type="#_x0000_t75" style="width:27.2pt;height:16pt" o:ole="">
            <v:imagedata r:id="rId193" o:title=""/>
          </v:shape>
          <o:OLEObject Type="Embed" ProgID="Equation.3" ShapeID="_x0000_i1129" DrawAspect="Content" ObjectID="_1585227295" r:id="rId194"/>
        </w:object>
      </w:r>
      <w:r w:rsidRPr="00D76CD6">
        <w:rPr>
          <w:rFonts w:ascii="Times New Roman" w:hAnsi="Times New Roman"/>
          <w:sz w:val="28"/>
          <w:szCs w:val="28"/>
        </w:rPr>
        <w:t xml:space="preserve"> as required.</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3090732A" wp14:editId="309EDAB7">
            <wp:extent cx="132080" cy="132080"/>
            <wp:effectExtent l="2540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9C50FFA" w14:textId="77777777" w:rsidR="006D299A" w:rsidRPr="00D76CD6" w:rsidRDefault="006D299A" w:rsidP="006D299A">
      <w:pPr>
        <w:spacing w:line="360" w:lineRule="atLeast"/>
        <w:ind w:left="720" w:hanging="720"/>
        <w:jc w:val="both"/>
        <w:rPr>
          <w:rFonts w:ascii="Times New Roman" w:hAnsi="Times New Roman"/>
          <w:sz w:val="28"/>
          <w:szCs w:val="28"/>
        </w:rPr>
      </w:pPr>
    </w:p>
    <w:p w14:paraId="4802C947" w14:textId="77777777" w:rsidR="006D299A" w:rsidRPr="00D76CD6"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b/>
          <w:sz w:val="28"/>
          <w:szCs w:val="28"/>
        </w:rPr>
        <w:t>Application</w:t>
      </w:r>
    </w:p>
    <w:p w14:paraId="2DF0925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Any prime factor of </w:t>
      </w:r>
      <w:r w:rsidRPr="00D76CD6">
        <w:rPr>
          <w:rFonts w:ascii="Times New Roman" w:hAnsi="Times New Roman"/>
          <w:position w:val="-10"/>
          <w:sz w:val="28"/>
          <w:szCs w:val="28"/>
        </w:rPr>
        <w:object w:dxaOrig="1360" w:dyaOrig="400" w14:anchorId="59396AC2">
          <v:shape id="_x0000_i1130" type="#_x0000_t75" style="width:68pt;height:20pt" o:ole="">
            <v:imagedata r:id="rId195" o:title=""/>
          </v:shape>
          <o:OLEObject Type="Embed" ProgID="Equation.3" ShapeID="_x0000_i1130" DrawAspect="Content" ObjectID="_1585227296" r:id="rId196"/>
        </w:object>
      </w:r>
      <w:r w:rsidRPr="00D76CD6">
        <w:rPr>
          <w:rFonts w:ascii="Times New Roman" w:hAnsi="Times New Roman"/>
          <w:sz w:val="28"/>
          <w:szCs w:val="28"/>
        </w:rPr>
        <w:t xml:space="preserve"> must be of the form 64</w:t>
      </w:r>
      <w:r w:rsidRPr="00D76CD6">
        <w:rPr>
          <w:rFonts w:ascii="Times New Roman" w:hAnsi="Times New Roman"/>
          <w:i/>
          <w:sz w:val="28"/>
          <w:szCs w:val="28"/>
        </w:rPr>
        <w:t>k</w:t>
      </w:r>
      <w:r w:rsidRPr="00D76CD6">
        <w:rPr>
          <w:rFonts w:ascii="Times New Roman" w:hAnsi="Times New Roman"/>
          <w:sz w:val="28"/>
          <w:szCs w:val="28"/>
        </w:rPr>
        <w:t xml:space="preserve"> + 1. </w:t>
      </w: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the possibilities are: 65, 129, 193, 257, 321, 385, 449, 513, 577, 641, ... and so ignoring those which are not prime we need only try a few before finding a factor.</w:t>
      </w:r>
    </w:p>
    <w:p w14:paraId="012BF75E" w14:textId="77777777" w:rsidR="006D299A" w:rsidRPr="00D76CD6" w:rsidRDefault="006D299A" w:rsidP="006D299A">
      <w:pPr>
        <w:spacing w:line="360" w:lineRule="atLeast"/>
        <w:ind w:left="720" w:hanging="720"/>
        <w:jc w:val="both"/>
        <w:rPr>
          <w:rFonts w:ascii="Times New Roman" w:hAnsi="Times New Roman"/>
          <w:sz w:val="28"/>
          <w:szCs w:val="28"/>
        </w:rPr>
      </w:pPr>
    </w:p>
    <w:p w14:paraId="0EBD951D" w14:textId="77777777" w:rsidR="006D299A" w:rsidRPr="00566074" w:rsidRDefault="006D299A" w:rsidP="006D299A">
      <w:pPr>
        <w:spacing w:line="360" w:lineRule="atLeast"/>
        <w:ind w:left="720" w:hanging="720"/>
        <w:jc w:val="both"/>
        <w:rPr>
          <w:rFonts w:ascii="Times New Roman" w:hAnsi="Times New Roman"/>
          <w:b/>
          <w:sz w:val="28"/>
          <w:szCs w:val="28"/>
        </w:rPr>
      </w:pPr>
      <w:r w:rsidRPr="00566074">
        <w:rPr>
          <w:rFonts w:ascii="Times New Roman" w:hAnsi="Times New Roman"/>
          <w:b/>
          <w:sz w:val="28"/>
          <w:szCs w:val="28"/>
        </w:rPr>
        <w:t>Remark</w:t>
      </w:r>
    </w:p>
    <w:p w14:paraId="1A0E2359"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The factor 274177 of </w:t>
      </w:r>
      <w:r w:rsidRPr="00CB06A9">
        <w:rPr>
          <w:rFonts w:ascii="Times New Roman" w:hAnsi="Times New Roman"/>
          <w:position w:val="-10"/>
          <w:sz w:val="28"/>
          <w:szCs w:val="28"/>
        </w:rPr>
        <w:object w:dxaOrig="320" w:dyaOrig="340" w14:anchorId="0AC16ADF">
          <v:shape id="_x0000_i1131" type="#_x0000_t75" style="width:16pt;height:16.8pt" o:ole="">
            <v:imagedata r:id="rId197" o:title=""/>
          </v:shape>
          <o:OLEObject Type="Embed" ProgID="Equation.3" ShapeID="_x0000_i1131" DrawAspect="Content" ObjectID="_1585227297" r:id="rId198"/>
        </w:object>
      </w:r>
      <w:r w:rsidRPr="00CB06A9">
        <w:rPr>
          <w:rFonts w:ascii="Times New Roman" w:hAnsi="Times New Roman"/>
          <w:sz w:val="28"/>
          <w:szCs w:val="28"/>
        </w:rPr>
        <w:t xml:space="preserve"> mentioned above is </w:t>
      </w:r>
      <w:r w:rsidRPr="00CB06A9">
        <w:rPr>
          <w:rFonts w:ascii="Times New Roman" w:hAnsi="Times New Roman"/>
          <w:position w:val="-2"/>
          <w:sz w:val="28"/>
          <w:szCs w:val="28"/>
        </w:rPr>
        <w:object w:dxaOrig="1600" w:dyaOrig="220" w14:anchorId="392DB10C">
          <v:shape id="_x0000_i1132" type="#_x0000_t75" style="width:80pt;height:11.2pt" o:ole="">
            <v:imagedata r:id="rId199" o:title=""/>
          </v:shape>
          <o:OLEObject Type="Embed" ProgID="Equation.3" ShapeID="_x0000_i1132" DrawAspect="Content" ObjectID="_1585227298" r:id="rId200"/>
        </w:object>
      </w:r>
      <w:r w:rsidRPr="00CB06A9">
        <w:rPr>
          <w:rFonts w:ascii="Times New Roman" w:hAnsi="Times New Roman"/>
          <w:sz w:val="28"/>
          <w:szCs w:val="28"/>
        </w:rPr>
        <w:t xml:space="preserve">. The other factor is </w:t>
      </w:r>
      <w:r w:rsidRPr="00CB06A9">
        <w:rPr>
          <w:rFonts w:ascii="Times New Roman" w:hAnsi="Times New Roman"/>
          <w:position w:val="-2"/>
          <w:sz w:val="28"/>
          <w:szCs w:val="28"/>
        </w:rPr>
        <w:object w:dxaOrig="2720" w:dyaOrig="240" w14:anchorId="28EDF081">
          <v:shape id="_x0000_i1133" type="#_x0000_t75" style="width:136pt;height:12pt" o:ole="">
            <v:imagedata r:id="rId201" o:title=""/>
          </v:shape>
          <o:OLEObject Type="Embed" ProgID="Equation.3" ShapeID="_x0000_i1133" DrawAspect="Content" ObjectID="_1585227299" r:id="rId202"/>
        </w:object>
      </w:r>
    </w:p>
    <w:p w14:paraId="2B6ED9F3" w14:textId="77777777" w:rsidR="006D299A" w:rsidRPr="00CB06A9" w:rsidRDefault="006D299A" w:rsidP="006D299A">
      <w:pPr>
        <w:spacing w:line="360" w:lineRule="atLeast"/>
        <w:ind w:left="720" w:hanging="720"/>
        <w:jc w:val="both"/>
        <w:rPr>
          <w:rFonts w:ascii="Times New Roman" w:hAnsi="Times New Roman"/>
          <w:sz w:val="28"/>
          <w:szCs w:val="28"/>
        </w:rPr>
      </w:pPr>
    </w:p>
    <w:p w14:paraId="56ABFB7B"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Another set of primes of great interest was studied by Mersenne (1588 – 1648).</w:t>
      </w:r>
    </w:p>
    <w:p w14:paraId="1EDB88B9" w14:textId="77777777" w:rsidR="006D299A" w:rsidRPr="00CB06A9" w:rsidRDefault="006D299A" w:rsidP="006D299A">
      <w:pPr>
        <w:spacing w:line="360" w:lineRule="atLeast"/>
        <w:ind w:left="720" w:hanging="720"/>
        <w:jc w:val="both"/>
        <w:rPr>
          <w:rFonts w:ascii="Times New Roman" w:hAnsi="Times New Roman"/>
          <w:sz w:val="28"/>
          <w:szCs w:val="28"/>
        </w:rPr>
      </w:pPr>
    </w:p>
    <w:p w14:paraId="6718D3B5" w14:textId="77777777" w:rsidR="006D299A" w:rsidRPr="00CB06A9" w:rsidRDefault="006D299A" w:rsidP="006D299A">
      <w:pPr>
        <w:spacing w:line="360" w:lineRule="atLeast"/>
        <w:ind w:left="720" w:hanging="720"/>
        <w:jc w:val="both"/>
        <w:rPr>
          <w:rFonts w:ascii="Times New Roman" w:hAnsi="Times New Roman"/>
          <w:b/>
          <w:sz w:val="28"/>
          <w:szCs w:val="28"/>
        </w:rPr>
      </w:pPr>
      <w:r w:rsidRPr="00CB06A9">
        <w:rPr>
          <w:rFonts w:ascii="Times New Roman" w:hAnsi="Times New Roman"/>
          <w:b/>
          <w:sz w:val="28"/>
          <w:szCs w:val="28"/>
        </w:rPr>
        <w:t>Theorem</w:t>
      </w:r>
    </w:p>
    <w:p w14:paraId="3E7EB0ED"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If </w:t>
      </w:r>
      <w:r w:rsidRPr="00CB06A9">
        <w:rPr>
          <w:rFonts w:ascii="Times New Roman" w:hAnsi="Times New Roman"/>
          <w:position w:val="-2"/>
          <w:sz w:val="28"/>
          <w:szCs w:val="28"/>
        </w:rPr>
        <w:object w:dxaOrig="740" w:dyaOrig="320" w14:anchorId="4B3041DB">
          <v:shape id="_x0000_i1134" type="#_x0000_t75" style="width:36.8pt;height:16pt" o:ole="">
            <v:imagedata r:id="rId203" o:title=""/>
          </v:shape>
          <o:OLEObject Type="Embed" ProgID="Equation.3" ShapeID="_x0000_i1134" DrawAspect="Content" ObjectID="_1585227300" r:id="rId204"/>
        </w:object>
      </w:r>
      <w:r w:rsidRPr="00CB06A9">
        <w:rPr>
          <w:rFonts w:ascii="Times New Roman" w:hAnsi="Times New Roman"/>
          <w:sz w:val="28"/>
          <w:szCs w:val="28"/>
        </w:rPr>
        <w:t xml:space="preserve"> is prime then </w:t>
      </w:r>
      <w:r w:rsidRPr="00CB06A9">
        <w:rPr>
          <w:rFonts w:ascii="Times New Roman" w:hAnsi="Times New Roman"/>
          <w:i/>
          <w:sz w:val="28"/>
          <w:szCs w:val="28"/>
        </w:rPr>
        <w:t>m</w:t>
      </w:r>
      <w:r w:rsidRPr="00CB06A9">
        <w:rPr>
          <w:rFonts w:ascii="Times New Roman" w:hAnsi="Times New Roman"/>
          <w:sz w:val="28"/>
          <w:szCs w:val="28"/>
        </w:rPr>
        <w:t xml:space="preserve"> is prime.</w:t>
      </w:r>
    </w:p>
    <w:p w14:paraId="1D565CB3" w14:textId="77777777" w:rsidR="006D299A" w:rsidRPr="00CB06A9" w:rsidRDefault="006D299A" w:rsidP="006D299A">
      <w:pPr>
        <w:spacing w:line="360" w:lineRule="atLeast"/>
        <w:ind w:left="720" w:hanging="720"/>
        <w:jc w:val="both"/>
        <w:rPr>
          <w:rFonts w:ascii="Times New Roman" w:hAnsi="Times New Roman"/>
          <w:sz w:val="28"/>
          <w:szCs w:val="28"/>
        </w:rPr>
      </w:pPr>
    </w:p>
    <w:p w14:paraId="152F0863" w14:textId="77777777" w:rsidR="006D299A" w:rsidRPr="00CB06A9" w:rsidRDefault="006D299A" w:rsidP="006D299A">
      <w:pPr>
        <w:spacing w:line="360" w:lineRule="atLeast"/>
        <w:ind w:left="720" w:hanging="720"/>
        <w:jc w:val="both"/>
        <w:rPr>
          <w:rFonts w:ascii="Times New Roman" w:hAnsi="Times New Roman"/>
          <w:b/>
          <w:sz w:val="28"/>
          <w:szCs w:val="28"/>
        </w:rPr>
      </w:pPr>
      <w:r w:rsidRPr="00CB06A9">
        <w:rPr>
          <w:rFonts w:ascii="Times New Roman" w:hAnsi="Times New Roman"/>
          <w:b/>
          <w:sz w:val="28"/>
          <w:szCs w:val="28"/>
        </w:rPr>
        <w:t>Proof</w:t>
      </w:r>
    </w:p>
    <w:p w14:paraId="48616AC6"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Note that </w:t>
      </w:r>
      <w:r w:rsidRPr="00CB06A9">
        <w:rPr>
          <w:rFonts w:ascii="Times New Roman" w:hAnsi="Times New Roman"/>
          <w:i/>
          <w:sz w:val="28"/>
          <w:szCs w:val="28"/>
        </w:rPr>
        <w:t>x</w:t>
      </w:r>
      <w:r w:rsidRPr="00CB06A9">
        <w:rPr>
          <w:rFonts w:ascii="Times New Roman" w:hAnsi="Times New Roman"/>
          <w:sz w:val="28"/>
          <w:szCs w:val="28"/>
        </w:rPr>
        <w:t xml:space="preserve"> – 1 divides </w:t>
      </w:r>
      <w:r w:rsidRPr="00CB06A9">
        <w:rPr>
          <w:rFonts w:ascii="Times New Roman" w:hAnsi="Times New Roman"/>
          <w:position w:val="-2"/>
          <w:sz w:val="28"/>
          <w:szCs w:val="28"/>
        </w:rPr>
        <w:object w:dxaOrig="700" w:dyaOrig="320" w14:anchorId="155B42DB">
          <v:shape id="_x0000_i1135" type="#_x0000_t75" style="width:35.2pt;height:16pt" o:ole="">
            <v:imagedata r:id="rId205" o:title=""/>
          </v:shape>
          <o:OLEObject Type="Embed" ProgID="Equation.3" ShapeID="_x0000_i1135" DrawAspect="Content" ObjectID="_1585227301" r:id="rId206"/>
        </w:object>
      </w:r>
      <w:r w:rsidRPr="00CB06A9">
        <w:rPr>
          <w:rFonts w:ascii="Times New Roman" w:hAnsi="Times New Roman"/>
          <w:sz w:val="28"/>
          <w:szCs w:val="28"/>
        </w:rPr>
        <w:t xml:space="preserve"> and so if </w:t>
      </w:r>
      <w:r w:rsidRPr="00CB06A9">
        <w:rPr>
          <w:rFonts w:ascii="Times New Roman" w:hAnsi="Times New Roman"/>
          <w:i/>
          <w:sz w:val="28"/>
          <w:szCs w:val="28"/>
        </w:rPr>
        <w:t>m = ab</w:t>
      </w:r>
      <w:r w:rsidRPr="00CB06A9">
        <w:rPr>
          <w:rFonts w:ascii="Times New Roman" w:hAnsi="Times New Roman"/>
          <w:sz w:val="28"/>
          <w:szCs w:val="28"/>
        </w:rPr>
        <w:t xml:space="preserve"> then (put </w:t>
      </w:r>
      <w:r w:rsidRPr="00CB06A9">
        <w:rPr>
          <w:rFonts w:ascii="Times New Roman" w:hAnsi="Times New Roman"/>
          <w:position w:val="-2"/>
          <w:sz w:val="28"/>
          <w:szCs w:val="28"/>
        </w:rPr>
        <w:object w:dxaOrig="720" w:dyaOrig="320" w14:anchorId="69208C4B">
          <v:shape id="_x0000_i1136" type="#_x0000_t75" style="width:36pt;height:16pt" o:ole="">
            <v:imagedata r:id="rId207" o:title=""/>
          </v:shape>
          <o:OLEObject Type="Embed" ProgID="Equation.3" ShapeID="_x0000_i1136" DrawAspect="Content" ObjectID="_1585227302" r:id="rId208"/>
        </w:object>
      </w:r>
      <w:r w:rsidRPr="00CB06A9">
        <w:rPr>
          <w:rFonts w:ascii="Times New Roman" w:hAnsi="Times New Roman"/>
          <w:sz w:val="28"/>
          <w:szCs w:val="28"/>
        </w:rPr>
        <w:t xml:space="preserve">) we have </w:t>
      </w:r>
      <w:r w:rsidRPr="004D4E0C">
        <w:rPr>
          <w:rFonts w:ascii="Times New Roman" w:hAnsi="Times New Roman"/>
          <w:position w:val="-22"/>
          <w:sz w:val="28"/>
          <w:szCs w:val="28"/>
        </w:rPr>
        <w:object w:dxaOrig="2040" w:dyaOrig="660" w14:anchorId="20B3170E">
          <v:shape id="_x0000_i1137" type="#_x0000_t75" style="width:102.4pt;height:32.8pt" o:ole="">
            <v:imagedata r:id="rId209" o:title=""/>
          </v:shape>
          <o:OLEObject Type="Embed" ProgID="Equation.3" ShapeID="_x0000_i1137" DrawAspect="Content" ObjectID="_1585227303" r:id="rId210"/>
        </w:object>
      </w:r>
      <w:r w:rsidRPr="00CB06A9">
        <w:rPr>
          <w:rFonts w:ascii="Times New Roman" w:hAnsi="Times New Roman"/>
          <w:sz w:val="28"/>
          <w:szCs w:val="28"/>
        </w:rPr>
        <w:t xml:space="preserve"> is divisible by </w:t>
      </w:r>
      <w:r w:rsidRPr="004D4E0C">
        <w:rPr>
          <w:rFonts w:ascii="Times New Roman" w:hAnsi="Times New Roman"/>
          <w:position w:val="-2"/>
          <w:sz w:val="28"/>
          <w:szCs w:val="28"/>
        </w:rPr>
        <w:object w:dxaOrig="700" w:dyaOrig="360" w14:anchorId="11882697">
          <v:shape id="_x0000_i1138" type="#_x0000_t75" style="width:35.2pt;height:18.4pt" o:ole="">
            <v:imagedata r:id="rId211" o:title=""/>
          </v:shape>
          <o:OLEObject Type="Embed" ProgID="Equation.3" ShapeID="_x0000_i1138" DrawAspect="Content" ObjectID="_1585227304" r:id="rId212"/>
        </w:object>
      </w:r>
      <w:r w:rsidRPr="00CB06A9">
        <w:rPr>
          <w:rFonts w:ascii="Times New Roman" w:hAnsi="Times New Roman"/>
          <w:sz w:val="28"/>
          <w:szCs w:val="28"/>
        </w:rPr>
        <w:t>.</w:t>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00423F81">
        <w:rPr>
          <w:noProof/>
          <w:color w:val="000000"/>
          <w:sz w:val="28"/>
          <w:lang w:val="en-GB" w:eastAsia="zh-CN"/>
        </w:rPr>
        <w:drawing>
          <wp:inline distT="0" distB="0" distL="0" distR="0" wp14:anchorId="2F3D32AB" wp14:editId="59CD8C5B">
            <wp:extent cx="132080" cy="132080"/>
            <wp:effectExtent l="2540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5C49F93B" w14:textId="77777777" w:rsidR="006D299A" w:rsidRPr="00CB06A9" w:rsidRDefault="006D299A" w:rsidP="006D299A">
      <w:pPr>
        <w:spacing w:line="360" w:lineRule="atLeast"/>
        <w:ind w:left="720" w:hanging="720"/>
        <w:jc w:val="both"/>
        <w:rPr>
          <w:rFonts w:ascii="Times New Roman" w:hAnsi="Times New Roman"/>
          <w:sz w:val="28"/>
          <w:szCs w:val="28"/>
        </w:rPr>
      </w:pPr>
    </w:p>
    <w:p w14:paraId="1CEB3B54" w14:textId="77777777" w:rsidR="006D299A" w:rsidRPr="00CB06A9" w:rsidRDefault="006D299A" w:rsidP="006D299A">
      <w:pPr>
        <w:spacing w:line="360" w:lineRule="atLeast"/>
        <w:ind w:left="720" w:hanging="720"/>
        <w:jc w:val="both"/>
        <w:rPr>
          <w:rFonts w:ascii="Times New Roman" w:hAnsi="Times New Roman"/>
          <w:b/>
          <w:sz w:val="28"/>
          <w:szCs w:val="28"/>
        </w:rPr>
      </w:pPr>
      <w:r w:rsidRPr="00CB06A9">
        <w:rPr>
          <w:rFonts w:ascii="Times New Roman" w:hAnsi="Times New Roman"/>
          <w:b/>
          <w:sz w:val="28"/>
          <w:szCs w:val="28"/>
        </w:rPr>
        <w:t>Remarks</w:t>
      </w:r>
    </w:p>
    <w:p w14:paraId="074FD8C4"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1)</w:t>
      </w:r>
      <w:r w:rsidRPr="00CB06A9">
        <w:rPr>
          <w:rFonts w:ascii="Times New Roman" w:hAnsi="Times New Roman"/>
          <w:sz w:val="28"/>
          <w:szCs w:val="28"/>
        </w:rPr>
        <w:tab/>
        <w:t xml:space="preserve">The number </w:t>
      </w:r>
      <w:r w:rsidRPr="00CB06A9">
        <w:rPr>
          <w:rFonts w:ascii="Times New Roman" w:hAnsi="Times New Roman"/>
          <w:position w:val="-2"/>
          <w:sz w:val="28"/>
          <w:szCs w:val="28"/>
        </w:rPr>
        <w:object w:dxaOrig="740" w:dyaOrig="320" w14:anchorId="3D8E6EC7">
          <v:shape id="_x0000_i1139" type="#_x0000_t75" style="width:36.8pt;height:16pt" o:ole="">
            <v:imagedata r:id="rId203" o:title=""/>
          </v:shape>
          <o:OLEObject Type="Embed" ProgID="Equation.3" ShapeID="_x0000_i1139" DrawAspect="Content" ObjectID="_1585227305" r:id="rId213"/>
        </w:object>
      </w:r>
      <w:r w:rsidRPr="00CB06A9">
        <w:rPr>
          <w:rFonts w:ascii="Times New Roman" w:hAnsi="Times New Roman"/>
          <w:sz w:val="28"/>
          <w:szCs w:val="28"/>
        </w:rPr>
        <w:t xml:space="preserve"> is called the </w:t>
      </w:r>
      <w:r w:rsidRPr="00CB06A9">
        <w:rPr>
          <w:rFonts w:ascii="Times New Roman" w:hAnsi="Times New Roman"/>
          <w:i/>
          <w:sz w:val="28"/>
          <w:szCs w:val="28"/>
        </w:rPr>
        <w:t>m</w:t>
      </w:r>
      <w:r w:rsidRPr="00CB06A9">
        <w:rPr>
          <w:rFonts w:ascii="Times New Roman" w:hAnsi="Times New Roman"/>
          <w:sz w:val="28"/>
          <w:szCs w:val="28"/>
        </w:rPr>
        <w:t xml:space="preserve">th Mersenne number </w:t>
      </w:r>
      <w:r w:rsidRPr="00CB06A9">
        <w:rPr>
          <w:rFonts w:ascii="Times New Roman" w:hAnsi="Times New Roman"/>
          <w:position w:val="-10"/>
          <w:sz w:val="28"/>
          <w:szCs w:val="28"/>
        </w:rPr>
        <w:object w:dxaOrig="480" w:dyaOrig="340" w14:anchorId="1C3C9B77">
          <v:shape id="_x0000_i1140" type="#_x0000_t75" style="width:24pt;height:16.8pt" o:ole="">
            <v:imagedata r:id="rId214" o:title=""/>
          </v:shape>
          <o:OLEObject Type="Embed" ProgID="Equation.3" ShapeID="_x0000_i1140" DrawAspect="Content" ObjectID="_1585227306" r:id="rId215"/>
        </w:object>
      </w:r>
      <w:r w:rsidRPr="00CB06A9">
        <w:rPr>
          <w:rFonts w:ascii="Times New Roman" w:hAnsi="Times New Roman"/>
          <w:sz w:val="28"/>
          <w:szCs w:val="28"/>
        </w:rPr>
        <w:t>.</w:t>
      </w:r>
    </w:p>
    <w:p w14:paraId="1D3B831D" w14:textId="77777777" w:rsidR="006D299A" w:rsidRPr="00CB06A9" w:rsidRDefault="006D299A" w:rsidP="006D299A">
      <w:pPr>
        <w:spacing w:line="360" w:lineRule="atLeast"/>
        <w:ind w:left="720" w:hanging="720"/>
        <w:jc w:val="both"/>
        <w:rPr>
          <w:rFonts w:ascii="Times New Roman" w:hAnsi="Times New Roman"/>
          <w:sz w:val="28"/>
          <w:szCs w:val="28"/>
        </w:rPr>
      </w:pPr>
    </w:p>
    <w:p w14:paraId="0F21B3F3"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2)</w:t>
      </w:r>
      <w:r w:rsidRPr="00CB06A9">
        <w:rPr>
          <w:rFonts w:ascii="Times New Roman" w:hAnsi="Times New Roman"/>
          <w:sz w:val="28"/>
          <w:szCs w:val="28"/>
        </w:rPr>
        <w:tab/>
        <w:t xml:space="preserve">Note that </w:t>
      </w:r>
      <w:r w:rsidRPr="00CB06A9">
        <w:rPr>
          <w:rFonts w:ascii="Times New Roman" w:hAnsi="Times New Roman"/>
          <w:position w:val="-10"/>
          <w:sz w:val="28"/>
          <w:szCs w:val="28"/>
        </w:rPr>
        <w:object w:dxaOrig="480" w:dyaOrig="340" w14:anchorId="5C24EF88">
          <v:shape id="_x0000_i1141" type="#_x0000_t75" style="width:24pt;height:16.8pt" o:ole="">
            <v:imagedata r:id="rId214" o:title=""/>
          </v:shape>
          <o:OLEObject Type="Embed" ProgID="Equation.3" ShapeID="_x0000_i1141" DrawAspect="Content" ObjectID="_1585227307" r:id="rId216"/>
        </w:object>
      </w:r>
      <w:r w:rsidRPr="00CB06A9">
        <w:rPr>
          <w:rFonts w:ascii="Times New Roman" w:hAnsi="Times New Roman"/>
          <w:sz w:val="28"/>
          <w:szCs w:val="28"/>
        </w:rPr>
        <w:t xml:space="preserve"> is not prime for all primes </w:t>
      </w:r>
      <w:r w:rsidRPr="00CB06A9">
        <w:rPr>
          <w:rFonts w:ascii="Times New Roman" w:hAnsi="Times New Roman"/>
          <w:i/>
          <w:sz w:val="28"/>
          <w:szCs w:val="28"/>
        </w:rPr>
        <w:t>m</w:t>
      </w:r>
      <w:r w:rsidRPr="00CB06A9">
        <w:rPr>
          <w:rFonts w:ascii="Times New Roman" w:hAnsi="Times New Roman"/>
          <w:sz w:val="28"/>
          <w:szCs w:val="28"/>
        </w:rPr>
        <w:t xml:space="preserve">. </w:t>
      </w:r>
    </w:p>
    <w:p w14:paraId="1B011E89"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e.g. </w:t>
      </w:r>
      <w:r w:rsidRPr="00CB06A9">
        <w:rPr>
          <w:rFonts w:ascii="Times New Roman" w:hAnsi="Times New Roman"/>
          <w:position w:val="-2"/>
          <w:sz w:val="28"/>
          <w:szCs w:val="28"/>
        </w:rPr>
        <w:object w:dxaOrig="2640" w:dyaOrig="320" w14:anchorId="1006234E">
          <v:shape id="_x0000_i1142" type="#_x0000_t75" style="width:132pt;height:16pt" o:ole="">
            <v:imagedata r:id="rId217" o:title=""/>
          </v:shape>
          <o:OLEObject Type="Embed" ProgID="Equation.3" ShapeID="_x0000_i1142" DrawAspect="Content" ObjectID="_1585227308" r:id="rId218"/>
        </w:object>
      </w:r>
    </w:p>
    <w:p w14:paraId="14FD3C86"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The values of </w:t>
      </w:r>
      <w:r w:rsidRPr="00CB06A9">
        <w:rPr>
          <w:rFonts w:ascii="Times New Roman" w:hAnsi="Times New Roman"/>
          <w:i/>
          <w:sz w:val="28"/>
          <w:szCs w:val="28"/>
        </w:rPr>
        <w:t>m</w:t>
      </w:r>
      <w:r w:rsidRPr="00CB06A9">
        <w:rPr>
          <w:rFonts w:ascii="Times New Roman" w:hAnsi="Times New Roman"/>
          <w:sz w:val="28"/>
          <w:szCs w:val="28"/>
        </w:rPr>
        <w:t xml:space="preserve"> for which it is known that </w:t>
      </w:r>
      <w:r w:rsidRPr="00CB06A9">
        <w:rPr>
          <w:rFonts w:ascii="Times New Roman" w:hAnsi="Times New Roman"/>
          <w:position w:val="-10"/>
          <w:sz w:val="28"/>
          <w:szCs w:val="28"/>
        </w:rPr>
        <w:object w:dxaOrig="480" w:dyaOrig="340" w14:anchorId="56851438">
          <v:shape id="_x0000_i1143" type="#_x0000_t75" style="width:24pt;height:16.8pt" o:ole="">
            <v:imagedata r:id="rId214" o:title=""/>
          </v:shape>
          <o:OLEObject Type="Embed" ProgID="Equation.3" ShapeID="_x0000_i1143" DrawAspect="Content" ObjectID="_1585227309" r:id="rId219"/>
        </w:object>
      </w:r>
      <w:r w:rsidRPr="00CB06A9">
        <w:rPr>
          <w:rFonts w:ascii="Times New Roman" w:hAnsi="Times New Roman"/>
          <w:sz w:val="28"/>
          <w:szCs w:val="28"/>
        </w:rPr>
        <w:t xml:space="preserve"> is prime are: 2, 3, 5, 7, 13, 17, 19, 31, 61, 89, 107, 127, 521, 607, ...</w:t>
      </w:r>
    </w:p>
    <w:p w14:paraId="5207907C"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Mersenne himself got some of them wrong.  </w:t>
      </w:r>
    </w:p>
    <w:p w14:paraId="073EBA8B"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Lucas (</w:t>
      </w:r>
      <w:r w:rsidRPr="00CB06A9">
        <w:rPr>
          <w:rFonts w:ascii="Times-Bold" w:hAnsi="Times-Bold" w:cs="Times-Bold"/>
          <w:bCs/>
          <w:sz w:val="28"/>
          <w:szCs w:val="38"/>
          <w:lang w:bidi="en-US"/>
        </w:rPr>
        <w:t>1842 – 1891)</w:t>
      </w:r>
      <w:r w:rsidRPr="00CB06A9">
        <w:rPr>
          <w:rFonts w:ascii="Times New Roman" w:hAnsi="Times New Roman"/>
          <w:sz w:val="28"/>
          <w:szCs w:val="28"/>
        </w:rPr>
        <w:t xml:space="preserve"> proved in 1876 that </w:t>
      </w:r>
      <w:r w:rsidRPr="00CB06A9">
        <w:rPr>
          <w:rFonts w:ascii="Times New Roman" w:hAnsi="Times New Roman"/>
          <w:position w:val="-10"/>
          <w:sz w:val="28"/>
          <w:szCs w:val="28"/>
        </w:rPr>
        <w:object w:dxaOrig="620" w:dyaOrig="340" w14:anchorId="4A657A9D">
          <v:shape id="_x0000_i1144" type="#_x0000_t75" style="width:31.2pt;height:16.8pt" o:ole="">
            <v:imagedata r:id="rId220" o:title=""/>
          </v:shape>
          <o:OLEObject Type="Embed" ProgID="Equation.3" ShapeID="_x0000_i1144" DrawAspect="Content" ObjectID="_1585227310" r:id="rId221"/>
        </w:object>
      </w:r>
      <w:r w:rsidRPr="00CB06A9">
        <w:rPr>
          <w:rFonts w:ascii="Times New Roman" w:hAnsi="Times New Roman"/>
          <w:sz w:val="28"/>
          <w:szCs w:val="28"/>
        </w:rPr>
        <w:t xml:space="preserve"> was prime. Until the computer age this was the largest known prime.</w:t>
      </w:r>
    </w:p>
    <w:p w14:paraId="0C8723A4" w14:textId="77777777" w:rsidR="006D299A" w:rsidRPr="00CB06A9" w:rsidRDefault="006D299A" w:rsidP="006D299A">
      <w:pPr>
        <w:spacing w:line="360" w:lineRule="atLeast"/>
        <w:ind w:left="720" w:hanging="720"/>
        <w:jc w:val="both"/>
        <w:rPr>
          <w:rFonts w:ascii="Times New Roman" w:hAnsi="Times New Roman"/>
          <w:sz w:val="28"/>
          <w:szCs w:val="28"/>
        </w:rPr>
      </w:pPr>
    </w:p>
    <w:p w14:paraId="376F0672" w14:textId="77777777" w:rsidR="006D299A" w:rsidRPr="00CB06A9" w:rsidRDefault="006D299A" w:rsidP="006D299A">
      <w:pPr>
        <w:spacing w:line="360" w:lineRule="atLeast"/>
        <w:ind w:left="720" w:hanging="720"/>
        <w:jc w:val="both"/>
        <w:rPr>
          <w:rFonts w:ascii="Times-Roman" w:hAnsi="Times-Roman" w:cs="Times-Roman"/>
          <w:sz w:val="28"/>
          <w:szCs w:val="32"/>
          <w:lang w:bidi="en-US"/>
        </w:rPr>
      </w:pPr>
      <w:r w:rsidRPr="00CB06A9">
        <w:rPr>
          <w:rFonts w:ascii="Times New Roman" w:hAnsi="Times New Roman"/>
          <w:sz w:val="28"/>
          <w:szCs w:val="28"/>
        </w:rPr>
        <w:t>3)</w:t>
      </w:r>
      <w:r w:rsidRPr="00CB06A9">
        <w:rPr>
          <w:rFonts w:ascii="Times New Roman" w:hAnsi="Times New Roman"/>
          <w:sz w:val="28"/>
          <w:szCs w:val="28"/>
        </w:rPr>
        <w:tab/>
        <w:t xml:space="preserve">The set of Mersenne numbers is a popular place to look for the largest known prime. This is because there is a convenient mathematical test (Lucas 1876) to show that they are prime. There are now 47 Mersenne primes known; the latest discovered in April 2009. The largest known is </w:t>
      </w:r>
      <w:r w:rsidRPr="00CB06A9">
        <w:rPr>
          <w:rFonts w:ascii="Times New Roman" w:hAnsi="Times New Roman"/>
          <w:position w:val="-10"/>
          <w:sz w:val="28"/>
          <w:szCs w:val="28"/>
        </w:rPr>
        <w:object w:dxaOrig="1140" w:dyaOrig="340" w14:anchorId="321DC3CF">
          <v:shape id="_x0000_i1145" type="#_x0000_t75" style="width:56.8pt;height:16.8pt" o:ole="">
            <v:imagedata r:id="rId222" o:title=""/>
          </v:shape>
          <o:OLEObject Type="Embed" ProgID="Equation.3" ShapeID="_x0000_i1145" DrawAspect="Content" ObjectID="_1585227311" r:id="rId223"/>
        </w:object>
      </w:r>
      <w:r w:rsidRPr="00CB06A9">
        <w:rPr>
          <w:rFonts w:ascii="Times New Roman" w:hAnsi="Times New Roman"/>
          <w:sz w:val="28"/>
          <w:szCs w:val="28"/>
        </w:rPr>
        <w:t xml:space="preserve"> which has </w:t>
      </w:r>
      <w:r w:rsidRPr="00CB06A9">
        <w:rPr>
          <w:rFonts w:ascii="Times-Roman" w:hAnsi="Times-Roman" w:cs="Times-Roman"/>
          <w:sz w:val="28"/>
          <w:szCs w:val="32"/>
          <w:lang w:bidi="en-US"/>
        </w:rPr>
        <w:t>12 978 189 decimal digits.</w:t>
      </w:r>
    </w:p>
    <w:p w14:paraId="39572246" w14:textId="77777777" w:rsidR="006D299A" w:rsidRPr="00CB06A9" w:rsidRDefault="006D299A" w:rsidP="006D299A">
      <w:pPr>
        <w:spacing w:line="360" w:lineRule="atLeast"/>
        <w:ind w:left="720" w:hanging="720"/>
        <w:jc w:val="both"/>
        <w:rPr>
          <w:rFonts w:ascii="Times New Roman" w:hAnsi="Times New Roman"/>
          <w:sz w:val="28"/>
          <w:szCs w:val="28"/>
        </w:rPr>
      </w:pPr>
    </w:p>
    <w:p w14:paraId="5ECAAF9E"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4)</w:t>
      </w:r>
      <w:r w:rsidRPr="00CB06A9">
        <w:rPr>
          <w:rFonts w:ascii="Times New Roman" w:hAnsi="Times New Roman"/>
          <w:sz w:val="28"/>
          <w:szCs w:val="28"/>
        </w:rPr>
        <w:tab/>
        <w:t>One may prove a similar result about the factors of Mersenne numbers to that about the Fermat numbers above.</w:t>
      </w:r>
    </w:p>
    <w:p w14:paraId="20C03896" w14:textId="77777777" w:rsidR="006D299A" w:rsidRPr="00CB06A9" w:rsidRDefault="006D299A" w:rsidP="006D299A">
      <w:pPr>
        <w:spacing w:line="360" w:lineRule="atLeast"/>
        <w:ind w:left="720" w:hanging="720"/>
        <w:jc w:val="both"/>
        <w:rPr>
          <w:rFonts w:ascii="Times New Roman" w:hAnsi="Times New Roman"/>
          <w:sz w:val="28"/>
          <w:szCs w:val="28"/>
        </w:rPr>
      </w:pPr>
    </w:p>
    <w:p w14:paraId="09479375" w14:textId="77777777" w:rsidR="006D299A" w:rsidRPr="00CB06A9" w:rsidRDefault="006D299A" w:rsidP="006D299A">
      <w:pPr>
        <w:spacing w:line="360" w:lineRule="atLeast"/>
        <w:ind w:left="720" w:hanging="720"/>
        <w:jc w:val="both"/>
        <w:rPr>
          <w:rFonts w:ascii="Times New Roman" w:hAnsi="Times New Roman"/>
          <w:b/>
          <w:sz w:val="28"/>
          <w:szCs w:val="28"/>
        </w:rPr>
      </w:pPr>
    </w:p>
    <w:p w14:paraId="19F0B57D"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b/>
          <w:sz w:val="28"/>
          <w:szCs w:val="28"/>
        </w:rPr>
        <w:t>Theorem</w:t>
      </w:r>
      <w:r w:rsidRPr="00CB06A9">
        <w:rPr>
          <w:rFonts w:ascii="Times New Roman" w:hAnsi="Times New Roman"/>
          <w:sz w:val="28"/>
          <w:szCs w:val="28"/>
        </w:rPr>
        <w:t xml:space="preserve"> (Fermat 1640)</w:t>
      </w:r>
    </w:p>
    <w:p w14:paraId="426F48EA"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Any prime factor of </w:t>
      </w:r>
      <w:r w:rsidRPr="00CB06A9">
        <w:rPr>
          <w:rFonts w:ascii="Times New Roman" w:hAnsi="Times New Roman"/>
          <w:position w:val="-2"/>
          <w:sz w:val="28"/>
          <w:szCs w:val="28"/>
        </w:rPr>
        <w:object w:dxaOrig="740" w:dyaOrig="320" w14:anchorId="3AEDAFD2">
          <v:shape id="_x0000_i1146" type="#_x0000_t75" style="width:36.8pt;height:16pt" o:ole="">
            <v:imagedata r:id="rId203" o:title=""/>
          </v:shape>
          <o:OLEObject Type="Embed" ProgID="Equation.3" ShapeID="_x0000_i1146" DrawAspect="Content" ObjectID="_1585227312" r:id="rId224"/>
        </w:object>
      </w:r>
      <w:r w:rsidRPr="00CB06A9">
        <w:rPr>
          <w:rFonts w:ascii="Times New Roman" w:hAnsi="Times New Roman"/>
          <w:sz w:val="28"/>
          <w:szCs w:val="28"/>
        </w:rPr>
        <w:t xml:space="preserve"> is of the form 2</w:t>
      </w:r>
      <w:r w:rsidRPr="00CB06A9">
        <w:rPr>
          <w:rFonts w:ascii="Times New Roman" w:hAnsi="Times New Roman"/>
          <w:i/>
          <w:sz w:val="28"/>
          <w:szCs w:val="28"/>
        </w:rPr>
        <w:t>mk</w:t>
      </w:r>
      <w:r w:rsidRPr="00CB06A9">
        <w:rPr>
          <w:rFonts w:ascii="Times New Roman" w:hAnsi="Times New Roman"/>
          <w:sz w:val="28"/>
          <w:szCs w:val="28"/>
        </w:rPr>
        <w:t xml:space="preserve"> + 1.</w:t>
      </w:r>
    </w:p>
    <w:p w14:paraId="424CFDF1" w14:textId="77777777" w:rsidR="006D299A" w:rsidRPr="00CB06A9" w:rsidRDefault="006D299A" w:rsidP="006D299A">
      <w:pPr>
        <w:spacing w:line="360" w:lineRule="atLeast"/>
        <w:ind w:left="720" w:hanging="720"/>
        <w:jc w:val="both"/>
        <w:rPr>
          <w:rFonts w:ascii="Times New Roman" w:hAnsi="Times New Roman"/>
          <w:sz w:val="28"/>
          <w:szCs w:val="28"/>
        </w:rPr>
      </w:pPr>
    </w:p>
    <w:p w14:paraId="1EB6E497" w14:textId="77777777" w:rsidR="006D299A" w:rsidRPr="00CB06A9" w:rsidRDefault="006D299A" w:rsidP="006D299A">
      <w:pPr>
        <w:spacing w:line="360" w:lineRule="atLeast"/>
        <w:ind w:left="720" w:hanging="720"/>
        <w:jc w:val="both"/>
        <w:rPr>
          <w:rFonts w:ascii="Times New Roman" w:hAnsi="Times New Roman"/>
          <w:b/>
          <w:sz w:val="28"/>
          <w:szCs w:val="28"/>
        </w:rPr>
      </w:pPr>
      <w:r w:rsidRPr="00CB06A9">
        <w:rPr>
          <w:rFonts w:ascii="Times New Roman" w:hAnsi="Times New Roman"/>
          <w:b/>
          <w:sz w:val="28"/>
          <w:szCs w:val="28"/>
        </w:rPr>
        <w:t>Proof</w:t>
      </w:r>
    </w:p>
    <w:p w14:paraId="696C26C1"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If </w:t>
      </w:r>
      <w:proofErr w:type="gramStart"/>
      <w:r w:rsidRPr="00CB06A9">
        <w:rPr>
          <w:rFonts w:ascii="Times New Roman" w:hAnsi="Times New Roman"/>
          <w:sz w:val="28"/>
          <w:szCs w:val="28"/>
        </w:rPr>
        <w:t xml:space="preserve">a prime </w:t>
      </w:r>
      <w:r w:rsidRPr="00CB06A9">
        <w:rPr>
          <w:rFonts w:ascii="Times New Roman" w:hAnsi="Times New Roman"/>
          <w:i/>
          <w:sz w:val="28"/>
          <w:szCs w:val="28"/>
        </w:rPr>
        <w:t>p</w:t>
      </w:r>
      <w:r w:rsidRPr="00CB06A9">
        <w:rPr>
          <w:rFonts w:ascii="Times New Roman" w:hAnsi="Times New Roman"/>
          <w:sz w:val="28"/>
          <w:szCs w:val="28"/>
        </w:rPr>
        <w:t xml:space="preserve"> divides</w:t>
      </w:r>
      <w:proofErr w:type="gramEnd"/>
      <w:r w:rsidRPr="00CB06A9">
        <w:rPr>
          <w:rFonts w:ascii="Times New Roman" w:hAnsi="Times New Roman"/>
          <w:sz w:val="28"/>
          <w:szCs w:val="28"/>
        </w:rPr>
        <w:t xml:space="preserve"> </w:t>
      </w:r>
      <w:bookmarkStart w:id="79" w:name="OLE_LINK1"/>
      <w:bookmarkStart w:id="80" w:name="OLE_LINK2"/>
      <w:r w:rsidRPr="00CB06A9">
        <w:rPr>
          <w:rFonts w:ascii="Times New Roman" w:hAnsi="Times New Roman"/>
          <w:position w:val="-2"/>
          <w:sz w:val="28"/>
          <w:szCs w:val="28"/>
        </w:rPr>
        <w:object w:dxaOrig="740" w:dyaOrig="320" w14:anchorId="4B7EDA0A">
          <v:shape id="_x0000_i1147" type="#_x0000_t75" style="width:36.8pt;height:16pt" o:ole="">
            <v:imagedata r:id="rId203" o:title=""/>
          </v:shape>
          <o:OLEObject Type="Embed" ProgID="Equation.3" ShapeID="_x0000_i1147" DrawAspect="Content" ObjectID="_1585227313" r:id="rId225"/>
        </w:object>
      </w:r>
      <w:bookmarkEnd w:id="79"/>
      <w:bookmarkEnd w:id="80"/>
      <w:r w:rsidRPr="00CB06A9">
        <w:rPr>
          <w:rFonts w:ascii="Times New Roman" w:hAnsi="Times New Roman"/>
          <w:sz w:val="28"/>
          <w:szCs w:val="28"/>
        </w:rPr>
        <w:t xml:space="preserve"> then </w:t>
      </w:r>
      <w:r w:rsidRPr="00CB06A9">
        <w:rPr>
          <w:rFonts w:ascii="Times New Roman" w:hAnsi="Times New Roman"/>
          <w:position w:val="-10"/>
          <w:sz w:val="28"/>
          <w:szCs w:val="28"/>
        </w:rPr>
        <w:object w:dxaOrig="1720" w:dyaOrig="400" w14:anchorId="5C7F87CD">
          <v:shape id="_x0000_i1148" type="#_x0000_t75" style="width:86.4pt;height:20pt" o:ole="">
            <v:imagedata r:id="rId226" o:title=""/>
          </v:shape>
          <o:OLEObject Type="Embed" ProgID="Equation.3" ShapeID="_x0000_i1148" DrawAspect="Content" ObjectID="_1585227314" r:id="rId227"/>
        </w:object>
      </w:r>
      <w:r w:rsidRPr="00CB06A9">
        <w:rPr>
          <w:rFonts w:ascii="Times New Roman" w:hAnsi="Times New Roman"/>
          <w:sz w:val="28"/>
          <w:szCs w:val="28"/>
        </w:rPr>
        <w:t xml:space="preserve"> and </w:t>
      </w:r>
      <w:r w:rsidRPr="00CB06A9">
        <w:rPr>
          <w:rFonts w:ascii="Times New Roman" w:hAnsi="Times New Roman"/>
          <w:position w:val="-10"/>
          <w:sz w:val="28"/>
          <w:szCs w:val="28"/>
        </w:rPr>
        <w:object w:dxaOrig="1900" w:dyaOrig="400" w14:anchorId="238998F8">
          <v:shape id="_x0000_i1149" type="#_x0000_t75" style="width:95.2pt;height:20pt" o:ole="">
            <v:imagedata r:id="rId228" o:title=""/>
          </v:shape>
          <o:OLEObject Type="Embed" ProgID="Equation.3" ShapeID="_x0000_i1149" DrawAspect="Content" ObjectID="_1585227315" r:id="rId229"/>
        </w:object>
      </w:r>
      <w:r w:rsidRPr="00CB06A9">
        <w:rPr>
          <w:rFonts w:ascii="Times New Roman" w:hAnsi="Times New Roman"/>
          <w:sz w:val="28"/>
          <w:szCs w:val="28"/>
        </w:rPr>
        <w:t xml:space="preserve"> by Fermat's Little Theorem. Let </w:t>
      </w:r>
      <w:r w:rsidRPr="00CB06A9">
        <w:rPr>
          <w:rFonts w:ascii="Times New Roman" w:hAnsi="Times New Roman"/>
          <w:i/>
          <w:sz w:val="28"/>
          <w:szCs w:val="28"/>
        </w:rPr>
        <w:t>d</w:t>
      </w:r>
      <w:r w:rsidRPr="00CB06A9">
        <w:rPr>
          <w:rFonts w:ascii="Times New Roman" w:hAnsi="Times New Roman"/>
          <w:sz w:val="28"/>
          <w:szCs w:val="28"/>
        </w:rPr>
        <w:t xml:space="preserve"> = </w:t>
      </w:r>
      <w:proofErr w:type="gramStart"/>
      <w:r w:rsidRPr="00CB06A9">
        <w:rPr>
          <w:rFonts w:ascii="Times New Roman" w:hAnsi="Times New Roman"/>
          <w:sz w:val="28"/>
          <w:szCs w:val="28"/>
        </w:rPr>
        <w:t>hcf(</w:t>
      </w:r>
      <w:proofErr w:type="gramEnd"/>
      <w:r w:rsidRPr="00CB06A9">
        <w:rPr>
          <w:rFonts w:ascii="Times New Roman" w:hAnsi="Times New Roman"/>
          <w:i/>
          <w:sz w:val="28"/>
          <w:szCs w:val="28"/>
        </w:rPr>
        <w:t>p</w:t>
      </w:r>
      <w:r w:rsidRPr="00CB06A9">
        <w:rPr>
          <w:rFonts w:ascii="Times New Roman" w:hAnsi="Times New Roman"/>
          <w:sz w:val="28"/>
          <w:szCs w:val="28"/>
        </w:rPr>
        <w:t xml:space="preserve"> – 1, </w:t>
      </w:r>
      <w:r w:rsidRPr="00CB06A9">
        <w:rPr>
          <w:rFonts w:ascii="Times New Roman" w:hAnsi="Times New Roman"/>
          <w:i/>
          <w:sz w:val="28"/>
          <w:szCs w:val="28"/>
        </w:rPr>
        <w:t>m</w:t>
      </w:r>
      <w:r w:rsidRPr="00CB06A9">
        <w:rPr>
          <w:rFonts w:ascii="Times New Roman" w:hAnsi="Times New Roman"/>
          <w:sz w:val="28"/>
          <w:szCs w:val="28"/>
        </w:rPr>
        <w:t xml:space="preserve">) and write </w:t>
      </w:r>
      <w:r w:rsidRPr="00CB06A9">
        <w:rPr>
          <w:rFonts w:ascii="Times New Roman" w:hAnsi="Times New Roman"/>
          <w:i/>
          <w:sz w:val="28"/>
          <w:szCs w:val="28"/>
        </w:rPr>
        <w:t>d</w:t>
      </w:r>
      <w:r w:rsidRPr="00CB06A9">
        <w:rPr>
          <w:rFonts w:ascii="Times New Roman" w:hAnsi="Times New Roman"/>
          <w:sz w:val="28"/>
          <w:szCs w:val="28"/>
        </w:rPr>
        <w:t xml:space="preserve"> = (</w:t>
      </w:r>
      <w:r w:rsidRPr="00CB06A9">
        <w:rPr>
          <w:rFonts w:ascii="Times New Roman" w:hAnsi="Times New Roman"/>
          <w:i/>
          <w:sz w:val="28"/>
          <w:szCs w:val="28"/>
        </w:rPr>
        <w:t>p</w:t>
      </w:r>
      <w:r w:rsidRPr="00CB06A9">
        <w:rPr>
          <w:rFonts w:ascii="Times New Roman" w:hAnsi="Times New Roman"/>
          <w:sz w:val="28"/>
          <w:szCs w:val="28"/>
        </w:rPr>
        <w:t xml:space="preserve"> – 1)</w:t>
      </w:r>
      <w:r w:rsidRPr="00CB06A9">
        <w:rPr>
          <w:rFonts w:ascii="Times New Roman" w:hAnsi="Times New Roman"/>
          <w:i/>
          <w:sz w:val="28"/>
          <w:szCs w:val="28"/>
        </w:rPr>
        <w:t>x</w:t>
      </w:r>
      <w:r w:rsidRPr="00CB06A9">
        <w:rPr>
          <w:rFonts w:ascii="Times New Roman" w:hAnsi="Times New Roman"/>
          <w:sz w:val="28"/>
          <w:szCs w:val="28"/>
        </w:rPr>
        <w:t xml:space="preserve"> + </w:t>
      </w:r>
      <w:r w:rsidRPr="00CB06A9">
        <w:rPr>
          <w:rFonts w:ascii="Times New Roman" w:hAnsi="Times New Roman"/>
          <w:i/>
          <w:sz w:val="28"/>
          <w:szCs w:val="28"/>
        </w:rPr>
        <w:t>my</w:t>
      </w:r>
      <w:r w:rsidRPr="00CB06A9">
        <w:rPr>
          <w:rFonts w:ascii="Times New Roman" w:hAnsi="Times New Roman"/>
          <w:sz w:val="28"/>
          <w:szCs w:val="28"/>
        </w:rPr>
        <w:t xml:space="preserve">. So (as before) </w:t>
      </w:r>
      <w:r w:rsidRPr="00CB06A9">
        <w:rPr>
          <w:rFonts w:ascii="Times New Roman" w:hAnsi="Times New Roman"/>
          <w:position w:val="-10"/>
          <w:sz w:val="28"/>
          <w:szCs w:val="28"/>
        </w:rPr>
        <w:object w:dxaOrig="1680" w:dyaOrig="400" w14:anchorId="70BE1F3C">
          <v:shape id="_x0000_i1150" type="#_x0000_t75" style="width:84pt;height:20pt" o:ole="">
            <v:imagedata r:id="rId230" o:title=""/>
          </v:shape>
          <o:OLEObject Type="Embed" ProgID="Equation.3" ShapeID="_x0000_i1150" DrawAspect="Content" ObjectID="_1585227316" r:id="rId231"/>
        </w:object>
      </w:r>
      <w:r w:rsidRPr="00CB06A9">
        <w:rPr>
          <w:rFonts w:ascii="Times New Roman" w:hAnsi="Times New Roman"/>
          <w:sz w:val="28"/>
          <w:szCs w:val="28"/>
        </w:rPr>
        <w:t xml:space="preserve">. Since </w:t>
      </w:r>
      <w:r w:rsidRPr="00CB06A9">
        <w:rPr>
          <w:rFonts w:ascii="Times New Roman" w:hAnsi="Times New Roman"/>
          <w:position w:val="-2"/>
          <w:sz w:val="28"/>
          <w:szCs w:val="28"/>
        </w:rPr>
        <w:object w:dxaOrig="700" w:dyaOrig="320" w14:anchorId="48C12307">
          <v:shape id="_x0000_i1151" type="#_x0000_t75" style="width:35.2pt;height:16pt" o:ole="">
            <v:imagedata r:id="rId232" o:title=""/>
          </v:shape>
          <o:OLEObject Type="Embed" ProgID="Equation.3" ShapeID="_x0000_i1151" DrawAspect="Content" ObjectID="_1585227317" r:id="rId233"/>
        </w:object>
      </w:r>
      <w:r w:rsidRPr="00CB06A9">
        <w:rPr>
          <w:rFonts w:ascii="Times New Roman" w:hAnsi="Times New Roman"/>
          <w:sz w:val="28"/>
          <w:szCs w:val="28"/>
        </w:rPr>
        <w:t xml:space="preserve"> is divisible by </w:t>
      </w:r>
      <w:r w:rsidRPr="00CB06A9">
        <w:rPr>
          <w:rFonts w:ascii="Times New Roman" w:hAnsi="Times New Roman"/>
          <w:i/>
          <w:sz w:val="28"/>
          <w:szCs w:val="28"/>
        </w:rPr>
        <w:t>p</w:t>
      </w:r>
      <w:r w:rsidRPr="00CB06A9">
        <w:rPr>
          <w:rFonts w:ascii="Times New Roman" w:hAnsi="Times New Roman"/>
          <w:sz w:val="28"/>
          <w:szCs w:val="28"/>
        </w:rPr>
        <w:t xml:space="preserve"> we cannot have </w:t>
      </w:r>
      <w:r w:rsidRPr="00CB06A9">
        <w:rPr>
          <w:rFonts w:ascii="Times New Roman" w:hAnsi="Times New Roman"/>
          <w:i/>
          <w:sz w:val="28"/>
          <w:szCs w:val="28"/>
        </w:rPr>
        <w:t>d</w:t>
      </w:r>
      <w:r w:rsidRPr="00CB06A9">
        <w:rPr>
          <w:rFonts w:ascii="Times New Roman" w:hAnsi="Times New Roman"/>
          <w:sz w:val="28"/>
          <w:szCs w:val="28"/>
        </w:rPr>
        <w:t xml:space="preserve"> = 1 and since </w:t>
      </w:r>
      <w:r w:rsidRPr="00CB06A9">
        <w:rPr>
          <w:rFonts w:ascii="Times New Roman" w:hAnsi="Times New Roman"/>
          <w:i/>
          <w:sz w:val="28"/>
          <w:szCs w:val="28"/>
        </w:rPr>
        <w:t>m</w:t>
      </w:r>
      <w:r w:rsidRPr="00CB06A9">
        <w:rPr>
          <w:rFonts w:ascii="Times New Roman" w:hAnsi="Times New Roman"/>
          <w:sz w:val="28"/>
          <w:szCs w:val="28"/>
        </w:rPr>
        <w:t xml:space="preserve"> is prime we must have </w:t>
      </w:r>
      <w:r w:rsidRPr="00CB06A9">
        <w:rPr>
          <w:rFonts w:ascii="Times New Roman" w:hAnsi="Times New Roman"/>
          <w:i/>
          <w:sz w:val="28"/>
          <w:szCs w:val="28"/>
        </w:rPr>
        <w:t>m</w:t>
      </w:r>
      <w:r w:rsidRPr="00CB06A9">
        <w:rPr>
          <w:rFonts w:ascii="Times New Roman" w:hAnsi="Times New Roman"/>
          <w:sz w:val="28"/>
          <w:szCs w:val="28"/>
        </w:rPr>
        <w:t xml:space="preserve"> divides </w:t>
      </w:r>
      <w:r w:rsidRPr="00CB06A9">
        <w:rPr>
          <w:rFonts w:ascii="Times New Roman" w:hAnsi="Times New Roman"/>
          <w:i/>
          <w:sz w:val="28"/>
          <w:szCs w:val="28"/>
        </w:rPr>
        <w:t>p</w:t>
      </w:r>
      <w:r w:rsidRPr="00CB06A9">
        <w:rPr>
          <w:rFonts w:ascii="Times New Roman" w:hAnsi="Times New Roman"/>
          <w:sz w:val="28"/>
          <w:szCs w:val="28"/>
        </w:rPr>
        <w:t xml:space="preserve"> – 1. Since </w:t>
      </w:r>
      <w:r w:rsidRPr="00CB06A9">
        <w:rPr>
          <w:rFonts w:ascii="Times New Roman" w:hAnsi="Times New Roman"/>
          <w:i/>
          <w:sz w:val="28"/>
          <w:szCs w:val="28"/>
        </w:rPr>
        <w:t>p</w:t>
      </w:r>
      <w:r w:rsidRPr="00CB06A9">
        <w:rPr>
          <w:rFonts w:ascii="Times New Roman" w:hAnsi="Times New Roman"/>
          <w:sz w:val="28"/>
          <w:szCs w:val="28"/>
        </w:rPr>
        <w:t xml:space="preserve"> – 1 is even it follows that 2</w:t>
      </w:r>
      <w:r w:rsidRPr="00CB06A9">
        <w:rPr>
          <w:rFonts w:ascii="Times New Roman" w:hAnsi="Times New Roman"/>
          <w:i/>
          <w:sz w:val="28"/>
          <w:szCs w:val="28"/>
        </w:rPr>
        <w:t>m</w:t>
      </w:r>
      <w:r w:rsidRPr="00CB06A9">
        <w:rPr>
          <w:rFonts w:ascii="Times New Roman" w:hAnsi="Times New Roman"/>
          <w:sz w:val="28"/>
          <w:szCs w:val="28"/>
        </w:rPr>
        <w:t xml:space="preserve"> divides </w:t>
      </w:r>
      <w:r w:rsidRPr="00CB06A9">
        <w:rPr>
          <w:rFonts w:ascii="Times New Roman" w:hAnsi="Times New Roman"/>
          <w:i/>
          <w:sz w:val="28"/>
          <w:szCs w:val="28"/>
        </w:rPr>
        <w:t>p</w:t>
      </w:r>
      <w:r w:rsidRPr="00CB06A9">
        <w:rPr>
          <w:rFonts w:ascii="Times New Roman" w:hAnsi="Times New Roman"/>
          <w:sz w:val="28"/>
          <w:szCs w:val="28"/>
        </w:rPr>
        <w:t xml:space="preserve"> – 1.</w:t>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3469A27A" wp14:editId="538B017A">
            <wp:extent cx="132080" cy="132080"/>
            <wp:effectExtent l="2540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517B944" w14:textId="77777777" w:rsidR="006D299A" w:rsidRPr="00CB06A9" w:rsidRDefault="006D299A" w:rsidP="006D299A">
      <w:pPr>
        <w:spacing w:line="360" w:lineRule="atLeast"/>
        <w:ind w:left="720" w:hanging="720"/>
        <w:jc w:val="both"/>
        <w:rPr>
          <w:rFonts w:ascii="Times New Roman" w:hAnsi="Times New Roman"/>
          <w:sz w:val="28"/>
          <w:szCs w:val="28"/>
        </w:rPr>
      </w:pPr>
    </w:p>
    <w:p w14:paraId="2A2B48E9"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The Ancient Greeks were interested in:</w:t>
      </w:r>
    </w:p>
    <w:p w14:paraId="5998D900" w14:textId="77777777" w:rsidR="006D299A" w:rsidRPr="00CB06A9" w:rsidRDefault="006D299A" w:rsidP="006D299A">
      <w:pPr>
        <w:spacing w:line="360" w:lineRule="atLeast"/>
        <w:ind w:left="720" w:hanging="720"/>
        <w:jc w:val="both"/>
        <w:rPr>
          <w:rFonts w:ascii="Times New Roman" w:hAnsi="Times New Roman"/>
          <w:sz w:val="28"/>
          <w:szCs w:val="28"/>
        </w:rPr>
      </w:pPr>
    </w:p>
    <w:p w14:paraId="57C9C458" w14:textId="77777777" w:rsidR="006D299A" w:rsidRPr="00CB06A9" w:rsidRDefault="006D299A" w:rsidP="006D299A">
      <w:pPr>
        <w:spacing w:line="360" w:lineRule="atLeast"/>
        <w:ind w:left="720" w:hanging="720"/>
        <w:jc w:val="both"/>
        <w:rPr>
          <w:rFonts w:ascii="Times New Roman" w:hAnsi="Times New Roman"/>
          <w:b/>
          <w:sz w:val="28"/>
          <w:szCs w:val="28"/>
        </w:rPr>
      </w:pPr>
      <w:r w:rsidRPr="00CB06A9">
        <w:rPr>
          <w:rFonts w:ascii="Times New Roman" w:hAnsi="Times New Roman"/>
          <w:b/>
          <w:sz w:val="28"/>
          <w:szCs w:val="28"/>
        </w:rPr>
        <w:t>Definition</w:t>
      </w:r>
    </w:p>
    <w:p w14:paraId="727E3AA8"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A number is called </w:t>
      </w:r>
      <w:r w:rsidRPr="00CB06A9">
        <w:rPr>
          <w:rFonts w:ascii="Times New Roman" w:hAnsi="Times New Roman"/>
          <w:b/>
          <w:sz w:val="28"/>
          <w:szCs w:val="28"/>
        </w:rPr>
        <w:t>perfect</w:t>
      </w:r>
      <w:r w:rsidRPr="00CB06A9">
        <w:rPr>
          <w:rFonts w:ascii="Times New Roman" w:hAnsi="Times New Roman"/>
          <w:sz w:val="28"/>
          <w:szCs w:val="28"/>
        </w:rPr>
        <w:t xml:space="preserve"> if it is the sum </w:t>
      </w:r>
      <w:bookmarkStart w:id="81" w:name="OLE_LINK314"/>
      <w:bookmarkStart w:id="82" w:name="OLE_LINK315"/>
      <w:r w:rsidRPr="00E4150E">
        <w:rPr>
          <w:rFonts w:ascii="Times New Roman" w:hAnsi="Times New Roman"/>
          <w:position w:val="-6"/>
          <w:sz w:val="28"/>
          <w:szCs w:val="28"/>
        </w:rPr>
        <w:object w:dxaOrig="580" w:dyaOrig="260" w14:anchorId="16C49963">
          <v:shape id="_x0000_i1152" type="#_x0000_t75" style="width:28.8pt;height:12.8pt" o:ole="">
            <v:imagedata r:id="rId234" o:title=""/>
          </v:shape>
          <o:OLEObject Type="Embed" ProgID="Equation.3" ShapeID="_x0000_i1152" DrawAspect="Content" ObjectID="_1585227318" r:id="rId235"/>
        </w:object>
      </w:r>
      <w:bookmarkEnd w:id="81"/>
      <w:bookmarkEnd w:id="82"/>
      <w:r w:rsidRPr="00CB06A9">
        <w:rPr>
          <w:rFonts w:ascii="Times New Roman" w:hAnsi="Times New Roman"/>
          <w:sz w:val="28"/>
          <w:szCs w:val="28"/>
        </w:rPr>
        <w:t xml:space="preserve"> of all its proper divisors.</w:t>
      </w:r>
    </w:p>
    <w:p w14:paraId="6F9D454D" w14:textId="77777777" w:rsidR="006D299A" w:rsidRPr="00CB06A9" w:rsidRDefault="006D299A" w:rsidP="006D299A">
      <w:pPr>
        <w:spacing w:line="360" w:lineRule="atLeast"/>
        <w:ind w:left="720" w:hanging="720"/>
        <w:jc w:val="both"/>
        <w:rPr>
          <w:rFonts w:ascii="Times New Roman" w:hAnsi="Times New Roman"/>
          <w:sz w:val="28"/>
          <w:szCs w:val="28"/>
        </w:rPr>
      </w:pPr>
    </w:p>
    <w:p w14:paraId="7F7887FD" w14:textId="77777777" w:rsidR="006D299A" w:rsidRPr="003E7B0E" w:rsidRDefault="006D299A" w:rsidP="006D299A">
      <w:pPr>
        <w:spacing w:line="360" w:lineRule="atLeast"/>
        <w:ind w:left="720" w:hanging="720"/>
        <w:jc w:val="both"/>
        <w:rPr>
          <w:rFonts w:ascii="Times New Roman" w:hAnsi="Times New Roman"/>
          <w:b/>
          <w:sz w:val="28"/>
          <w:szCs w:val="28"/>
          <w:lang w:val="fr-FR"/>
        </w:rPr>
      </w:pPr>
      <w:r w:rsidRPr="003E7B0E">
        <w:rPr>
          <w:rFonts w:ascii="Times New Roman" w:hAnsi="Times New Roman"/>
          <w:b/>
          <w:sz w:val="28"/>
          <w:szCs w:val="28"/>
          <w:lang w:val="fr-FR"/>
        </w:rPr>
        <w:t>Examples</w:t>
      </w:r>
    </w:p>
    <w:p w14:paraId="4E060034" w14:textId="77777777" w:rsidR="006D299A" w:rsidRPr="003E7B0E" w:rsidRDefault="006D299A" w:rsidP="006D299A">
      <w:pPr>
        <w:spacing w:line="360" w:lineRule="atLeast"/>
        <w:ind w:left="720" w:hanging="720"/>
        <w:jc w:val="both"/>
        <w:rPr>
          <w:rFonts w:ascii="Times New Roman" w:hAnsi="Times New Roman"/>
          <w:sz w:val="28"/>
          <w:szCs w:val="28"/>
          <w:lang w:val="fr-FR"/>
        </w:rPr>
      </w:pPr>
      <w:r w:rsidRPr="003E7B0E">
        <w:rPr>
          <w:rFonts w:ascii="Times New Roman" w:hAnsi="Times New Roman"/>
          <w:sz w:val="28"/>
          <w:szCs w:val="28"/>
          <w:lang w:val="fr-FR"/>
        </w:rPr>
        <w:tab/>
      </w:r>
      <w:r w:rsidRPr="00E4150E">
        <w:rPr>
          <w:rFonts w:ascii="Times New Roman" w:hAnsi="Times New Roman"/>
          <w:position w:val="-6"/>
          <w:sz w:val="28"/>
          <w:szCs w:val="28"/>
        </w:rPr>
        <w:object w:dxaOrig="580" w:dyaOrig="260" w14:anchorId="0F3D2C4E">
          <v:shape id="_x0000_i1153" type="#_x0000_t75" style="width:28.8pt;height:12.8pt" o:ole="">
            <v:imagedata r:id="rId236" o:title=""/>
          </v:shape>
          <o:OLEObject Type="Embed" ProgID="Equation.3" ShapeID="_x0000_i1153" DrawAspect="Content" ObjectID="_1585227319" r:id="rId237"/>
        </w:object>
      </w:r>
      <w:r w:rsidRPr="003E7B0E">
        <w:rPr>
          <w:rFonts w:ascii="Times New Roman" w:hAnsi="Times New Roman"/>
          <w:sz w:val="28"/>
          <w:szCs w:val="28"/>
          <w:lang w:val="fr-FR"/>
        </w:rPr>
        <w:t xml:space="preserve"> = 1 + 2 + 3 = 6, </w:t>
      </w:r>
      <w:r w:rsidRPr="00E4150E">
        <w:rPr>
          <w:rFonts w:ascii="Times New Roman" w:hAnsi="Times New Roman"/>
          <w:position w:val="-6"/>
          <w:sz w:val="28"/>
          <w:szCs w:val="28"/>
        </w:rPr>
        <w:object w:dxaOrig="720" w:dyaOrig="260" w14:anchorId="38D96ECC">
          <v:shape id="_x0000_i1154" type="#_x0000_t75" style="width:36pt;height:12.8pt" o:ole="">
            <v:imagedata r:id="rId238" o:title=""/>
          </v:shape>
          <o:OLEObject Type="Embed" ProgID="Equation.3" ShapeID="_x0000_i1154" DrawAspect="Content" ObjectID="_1585227320" r:id="rId239"/>
        </w:object>
      </w:r>
      <w:r w:rsidRPr="003E7B0E">
        <w:rPr>
          <w:rFonts w:ascii="Times New Roman" w:hAnsi="Times New Roman"/>
          <w:sz w:val="28"/>
          <w:szCs w:val="28"/>
          <w:lang w:val="fr-FR"/>
        </w:rPr>
        <w:t>= 1 + 2 + 4 + 7 + 14 =</w:t>
      </w:r>
      <w:proofErr w:type="gramStart"/>
      <w:r w:rsidRPr="003E7B0E">
        <w:rPr>
          <w:rFonts w:ascii="Times New Roman" w:hAnsi="Times New Roman"/>
          <w:sz w:val="28"/>
          <w:szCs w:val="28"/>
          <w:lang w:val="fr-FR"/>
        </w:rPr>
        <w:t>28,  etc.</w:t>
      </w:r>
      <w:proofErr w:type="gramEnd"/>
    </w:p>
    <w:p w14:paraId="57429824" w14:textId="77777777" w:rsidR="006D299A" w:rsidRPr="003E7B0E" w:rsidRDefault="006D299A" w:rsidP="006D299A">
      <w:pPr>
        <w:spacing w:line="360" w:lineRule="atLeast"/>
        <w:ind w:left="720" w:hanging="720"/>
        <w:jc w:val="both"/>
        <w:rPr>
          <w:rFonts w:ascii="Times New Roman" w:hAnsi="Times New Roman"/>
          <w:b/>
          <w:sz w:val="28"/>
          <w:szCs w:val="28"/>
          <w:lang w:val="fr-FR"/>
        </w:rPr>
      </w:pPr>
    </w:p>
    <w:p w14:paraId="30D38155" w14:textId="77777777" w:rsidR="006D299A" w:rsidRPr="003E7B0E" w:rsidRDefault="006D299A" w:rsidP="006D299A">
      <w:pPr>
        <w:spacing w:line="360" w:lineRule="atLeast"/>
        <w:ind w:left="720" w:hanging="720"/>
        <w:jc w:val="both"/>
        <w:rPr>
          <w:rFonts w:ascii="Times New Roman" w:hAnsi="Times New Roman"/>
          <w:sz w:val="28"/>
          <w:szCs w:val="28"/>
          <w:lang w:val="fr-FR"/>
        </w:rPr>
      </w:pPr>
      <w:r w:rsidRPr="003E7B0E">
        <w:rPr>
          <w:rFonts w:ascii="Times New Roman" w:hAnsi="Times New Roman"/>
          <w:b/>
          <w:sz w:val="28"/>
          <w:szCs w:val="28"/>
          <w:lang w:val="fr-FR"/>
        </w:rPr>
        <w:t>Theorem</w:t>
      </w:r>
      <w:r w:rsidRPr="003E7B0E">
        <w:rPr>
          <w:rFonts w:ascii="Times New Roman" w:hAnsi="Times New Roman"/>
          <w:sz w:val="28"/>
          <w:szCs w:val="28"/>
          <w:lang w:val="fr-FR"/>
        </w:rPr>
        <w:t xml:space="preserve"> (Euclid c 300BC)</w:t>
      </w:r>
    </w:p>
    <w:p w14:paraId="3D157511" w14:textId="77777777" w:rsidR="006D299A" w:rsidRPr="00CB06A9" w:rsidRDefault="006D299A" w:rsidP="006D299A">
      <w:pPr>
        <w:spacing w:line="360" w:lineRule="atLeast"/>
        <w:ind w:left="720" w:hanging="720"/>
        <w:jc w:val="both"/>
        <w:rPr>
          <w:rFonts w:ascii="Times New Roman" w:hAnsi="Times New Roman"/>
          <w:sz w:val="28"/>
          <w:szCs w:val="28"/>
        </w:rPr>
      </w:pPr>
      <w:r w:rsidRPr="003E7B0E">
        <w:rPr>
          <w:rFonts w:ascii="Times New Roman" w:hAnsi="Times New Roman"/>
          <w:sz w:val="28"/>
          <w:szCs w:val="28"/>
          <w:lang w:val="fr-FR"/>
        </w:rPr>
        <w:tab/>
      </w:r>
      <w:r w:rsidRPr="00CB06A9">
        <w:rPr>
          <w:rFonts w:ascii="Times New Roman" w:hAnsi="Times New Roman"/>
          <w:sz w:val="28"/>
          <w:szCs w:val="28"/>
        </w:rPr>
        <w:t xml:space="preserve">A number of the form </w:t>
      </w:r>
      <w:r w:rsidRPr="00AC2C43">
        <w:rPr>
          <w:rFonts w:ascii="Times New Roman" w:hAnsi="Times New Roman"/>
          <w:position w:val="-6"/>
          <w:sz w:val="28"/>
          <w:szCs w:val="28"/>
        </w:rPr>
        <w:object w:dxaOrig="1460" w:dyaOrig="360" w14:anchorId="087C665F">
          <v:shape id="_x0000_i1155" type="#_x0000_t75" style="width:72.8pt;height:18.4pt" o:ole="">
            <v:imagedata r:id="rId240" o:title=""/>
          </v:shape>
          <o:OLEObject Type="Embed" ProgID="Equation.3" ShapeID="_x0000_i1155" DrawAspect="Content" ObjectID="_1585227321" r:id="rId241"/>
        </w:object>
      </w:r>
      <w:r w:rsidRPr="00CB06A9">
        <w:rPr>
          <w:rFonts w:ascii="Times New Roman" w:hAnsi="Times New Roman"/>
          <w:sz w:val="28"/>
          <w:szCs w:val="28"/>
        </w:rPr>
        <w:t xml:space="preserve"> where </w:t>
      </w:r>
      <w:bookmarkStart w:id="83" w:name="OLE_LINK3"/>
      <w:bookmarkStart w:id="84" w:name="OLE_LINK4"/>
      <w:r w:rsidRPr="00CB06A9">
        <w:rPr>
          <w:rFonts w:ascii="Times New Roman" w:hAnsi="Times New Roman"/>
          <w:position w:val="-2"/>
          <w:sz w:val="28"/>
          <w:szCs w:val="28"/>
        </w:rPr>
        <w:object w:dxaOrig="740" w:dyaOrig="320" w14:anchorId="27701152">
          <v:shape id="_x0000_i1156" type="#_x0000_t75" style="width:36.8pt;height:16pt" o:ole="">
            <v:imagedata r:id="rId203" o:title=""/>
          </v:shape>
          <o:OLEObject Type="Embed" ProgID="Equation.3" ShapeID="_x0000_i1156" DrawAspect="Content" ObjectID="_1585227322" r:id="rId242"/>
        </w:object>
      </w:r>
      <w:bookmarkEnd w:id="83"/>
      <w:bookmarkEnd w:id="84"/>
      <w:r w:rsidRPr="00CB06A9">
        <w:rPr>
          <w:rFonts w:ascii="Times New Roman" w:hAnsi="Times New Roman"/>
          <w:sz w:val="28"/>
          <w:szCs w:val="28"/>
        </w:rPr>
        <w:t xml:space="preserve"> is prime is a perfect number.</w:t>
      </w:r>
    </w:p>
    <w:p w14:paraId="7B38E92F" w14:textId="77777777" w:rsidR="006D299A" w:rsidRPr="00CB06A9" w:rsidRDefault="006D299A" w:rsidP="006D299A">
      <w:pPr>
        <w:spacing w:line="360" w:lineRule="atLeast"/>
        <w:ind w:left="720" w:hanging="720"/>
        <w:jc w:val="both"/>
        <w:rPr>
          <w:rFonts w:ascii="Times New Roman" w:hAnsi="Times New Roman"/>
          <w:sz w:val="28"/>
          <w:szCs w:val="28"/>
        </w:rPr>
      </w:pPr>
    </w:p>
    <w:p w14:paraId="5156B260" w14:textId="77777777" w:rsidR="006D299A" w:rsidRPr="00AC2C43" w:rsidRDefault="006D299A" w:rsidP="006D299A">
      <w:pPr>
        <w:spacing w:line="360" w:lineRule="atLeast"/>
        <w:ind w:left="720" w:hanging="720"/>
        <w:jc w:val="both"/>
        <w:rPr>
          <w:rFonts w:ascii="Times New Roman" w:hAnsi="Times New Roman"/>
          <w:b/>
          <w:sz w:val="28"/>
          <w:szCs w:val="28"/>
        </w:rPr>
      </w:pPr>
      <w:r w:rsidRPr="00AC2C43">
        <w:rPr>
          <w:rFonts w:ascii="Times New Roman" w:hAnsi="Times New Roman"/>
          <w:b/>
          <w:sz w:val="28"/>
          <w:szCs w:val="28"/>
        </w:rPr>
        <w:t>Proof</w:t>
      </w:r>
    </w:p>
    <w:p w14:paraId="0605E1EC"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If </w:t>
      </w:r>
      <w:r w:rsidRPr="00CB06A9">
        <w:rPr>
          <w:rFonts w:ascii="Times New Roman" w:hAnsi="Times New Roman"/>
          <w:position w:val="-2"/>
          <w:sz w:val="28"/>
          <w:szCs w:val="28"/>
        </w:rPr>
        <w:object w:dxaOrig="740" w:dyaOrig="320" w14:anchorId="11554338">
          <v:shape id="_x0000_i1157" type="#_x0000_t75" style="width:36.8pt;height:16pt" o:ole="">
            <v:imagedata r:id="rId203" o:title=""/>
          </v:shape>
          <o:OLEObject Type="Embed" ProgID="Equation.3" ShapeID="_x0000_i1157" DrawAspect="Content" ObjectID="_1585227323" r:id="rId243"/>
        </w:object>
      </w:r>
      <w:r w:rsidRPr="00CB06A9">
        <w:rPr>
          <w:rFonts w:ascii="Times New Roman" w:hAnsi="Times New Roman"/>
          <w:sz w:val="28"/>
          <w:szCs w:val="28"/>
        </w:rPr>
        <w:t xml:space="preserve"> is prime then the proper divisors are:</w:t>
      </w:r>
    </w:p>
    <w:p w14:paraId="2AB8D46E"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ab/>
        <w:t xml:space="preserve">1, 2, 4, </w:t>
      </w:r>
      <w:proofErr w:type="gramStart"/>
      <w:r w:rsidRPr="00CB06A9">
        <w:rPr>
          <w:rFonts w:ascii="Times New Roman" w:hAnsi="Times New Roman"/>
          <w:sz w:val="28"/>
          <w:szCs w:val="28"/>
        </w:rPr>
        <w:t>... ,</w:t>
      </w:r>
      <w:proofErr w:type="gramEnd"/>
      <w:r w:rsidRPr="00CB06A9">
        <w:rPr>
          <w:rFonts w:ascii="Times New Roman" w:hAnsi="Times New Roman"/>
          <w:sz w:val="28"/>
          <w:szCs w:val="28"/>
        </w:rPr>
        <w:t xml:space="preserve"> </w:t>
      </w:r>
      <w:r w:rsidRPr="00AC2C43">
        <w:rPr>
          <w:rFonts w:ascii="Times New Roman" w:hAnsi="Times New Roman"/>
          <w:position w:val="-2"/>
          <w:sz w:val="28"/>
          <w:szCs w:val="28"/>
        </w:rPr>
        <w:object w:dxaOrig="540" w:dyaOrig="320" w14:anchorId="0F007950">
          <v:shape id="_x0000_i1158" type="#_x0000_t75" style="width:27.2pt;height:16pt" o:ole="">
            <v:imagedata r:id="rId244" o:title=""/>
          </v:shape>
          <o:OLEObject Type="Embed" ProgID="Equation.3" ShapeID="_x0000_i1158" DrawAspect="Content" ObjectID="_1585227324" r:id="rId245"/>
        </w:object>
      </w:r>
      <w:r w:rsidRPr="00CB06A9">
        <w:rPr>
          <w:rFonts w:ascii="Times New Roman" w:hAnsi="Times New Roman"/>
          <w:sz w:val="28"/>
          <w:szCs w:val="28"/>
        </w:rPr>
        <w:t xml:space="preserve"> and </w:t>
      </w:r>
      <w:r w:rsidRPr="00AC2C43">
        <w:rPr>
          <w:rFonts w:ascii="Times New Roman" w:hAnsi="Times New Roman"/>
          <w:i/>
          <w:sz w:val="28"/>
          <w:szCs w:val="28"/>
        </w:rPr>
        <w:t>p</w:t>
      </w:r>
      <w:r w:rsidRPr="00CB06A9">
        <w:rPr>
          <w:rFonts w:ascii="Times New Roman" w:hAnsi="Times New Roman"/>
          <w:sz w:val="28"/>
          <w:szCs w:val="28"/>
        </w:rPr>
        <w:t>, 2</w:t>
      </w:r>
      <w:r w:rsidRPr="00AC2C43">
        <w:rPr>
          <w:rFonts w:ascii="Times New Roman" w:hAnsi="Times New Roman"/>
          <w:i/>
          <w:sz w:val="28"/>
          <w:szCs w:val="28"/>
        </w:rPr>
        <w:t>p</w:t>
      </w:r>
      <w:r w:rsidRPr="00CB06A9">
        <w:rPr>
          <w:rFonts w:ascii="Times New Roman" w:hAnsi="Times New Roman"/>
          <w:sz w:val="28"/>
          <w:szCs w:val="28"/>
        </w:rPr>
        <w:t>, 4</w:t>
      </w:r>
      <w:r w:rsidRPr="00AC2C43">
        <w:rPr>
          <w:rFonts w:ascii="Times New Roman" w:hAnsi="Times New Roman"/>
          <w:i/>
          <w:sz w:val="28"/>
          <w:szCs w:val="28"/>
        </w:rPr>
        <w:t>p</w:t>
      </w:r>
      <w:r w:rsidRPr="00CB06A9">
        <w:rPr>
          <w:rFonts w:ascii="Times New Roman" w:hAnsi="Times New Roman"/>
          <w:sz w:val="28"/>
          <w:szCs w:val="28"/>
        </w:rPr>
        <w:t xml:space="preserve">, ... , </w:t>
      </w:r>
      <w:r w:rsidRPr="00AC2C43">
        <w:rPr>
          <w:rFonts w:ascii="Times New Roman" w:hAnsi="Times New Roman"/>
          <w:position w:val="-8"/>
          <w:sz w:val="28"/>
          <w:szCs w:val="28"/>
        </w:rPr>
        <w:object w:dxaOrig="780" w:dyaOrig="380" w14:anchorId="203AADDC">
          <v:shape id="_x0000_i1159" type="#_x0000_t75" style="width:39.2pt;height:19.2pt" o:ole="">
            <v:imagedata r:id="rId246" o:title=""/>
          </v:shape>
          <o:OLEObject Type="Embed" ProgID="Equation.3" ShapeID="_x0000_i1159" DrawAspect="Content" ObjectID="_1585227325" r:id="rId247"/>
        </w:object>
      </w:r>
      <w:r w:rsidRPr="00CB06A9">
        <w:rPr>
          <w:rFonts w:ascii="Times New Roman" w:hAnsi="Times New Roman"/>
          <w:sz w:val="28"/>
          <w:szCs w:val="28"/>
        </w:rPr>
        <w:t xml:space="preserve"> and summing gives </w:t>
      </w:r>
      <w:r w:rsidRPr="00AC2C43">
        <w:rPr>
          <w:rFonts w:ascii="Times New Roman" w:hAnsi="Times New Roman"/>
          <w:position w:val="-8"/>
          <w:sz w:val="28"/>
          <w:szCs w:val="28"/>
        </w:rPr>
        <w:object w:dxaOrig="3200" w:dyaOrig="380" w14:anchorId="062C8274">
          <v:shape id="_x0000_i1160" type="#_x0000_t75" style="width:160pt;height:19.2pt" o:ole="">
            <v:imagedata r:id="rId248" o:title=""/>
          </v:shape>
          <o:OLEObject Type="Embed" ProgID="Equation.3" ShapeID="_x0000_i1160" DrawAspect="Content" ObjectID="_1585227326" r:id="rId249"/>
        </w:object>
      </w:r>
      <w:r w:rsidRPr="00CB06A9">
        <w:rPr>
          <w:rFonts w:ascii="Times New Roman" w:hAnsi="Times New Roman"/>
          <w:sz w:val="28"/>
          <w:szCs w:val="28"/>
        </w:rPr>
        <w:t>.</w:t>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CB06A9">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74955216" wp14:editId="1F7B0DCE">
            <wp:extent cx="132080" cy="132080"/>
            <wp:effectExtent l="2540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0FBA548F" w14:textId="77777777" w:rsidR="006D299A" w:rsidRPr="00CB06A9" w:rsidRDefault="006D299A" w:rsidP="006D299A">
      <w:pPr>
        <w:spacing w:line="360" w:lineRule="atLeast"/>
        <w:ind w:left="720" w:hanging="720"/>
        <w:jc w:val="both"/>
        <w:rPr>
          <w:rFonts w:ascii="Times New Roman" w:hAnsi="Times New Roman"/>
          <w:sz w:val="28"/>
          <w:szCs w:val="28"/>
        </w:rPr>
      </w:pPr>
    </w:p>
    <w:p w14:paraId="7A4AA832" w14:textId="77777777" w:rsidR="006D299A" w:rsidRPr="00AC2C43" w:rsidRDefault="006D299A" w:rsidP="006D299A">
      <w:pPr>
        <w:spacing w:line="360" w:lineRule="atLeast"/>
        <w:ind w:left="720" w:hanging="720"/>
        <w:jc w:val="both"/>
        <w:rPr>
          <w:rFonts w:ascii="Times New Roman" w:hAnsi="Times New Roman"/>
          <w:b/>
          <w:sz w:val="28"/>
          <w:szCs w:val="28"/>
        </w:rPr>
      </w:pPr>
      <w:r w:rsidRPr="00AC2C43">
        <w:rPr>
          <w:rFonts w:ascii="Times New Roman" w:hAnsi="Times New Roman"/>
          <w:b/>
          <w:sz w:val="28"/>
          <w:szCs w:val="28"/>
        </w:rPr>
        <w:t>Remarks</w:t>
      </w:r>
    </w:p>
    <w:p w14:paraId="1D23737D"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1)</w:t>
      </w:r>
      <w:r w:rsidRPr="00CB06A9">
        <w:rPr>
          <w:rFonts w:ascii="Times New Roman" w:hAnsi="Times New Roman"/>
          <w:sz w:val="28"/>
          <w:szCs w:val="28"/>
        </w:rPr>
        <w:tab/>
        <w:t xml:space="preserve">The first few of this form are 6, 28, 496, 8128, 33550336, ... with </w:t>
      </w:r>
      <w:r w:rsidRPr="00AC2C43">
        <w:rPr>
          <w:rFonts w:ascii="Times New Roman" w:hAnsi="Times New Roman"/>
          <w:i/>
          <w:sz w:val="28"/>
          <w:szCs w:val="28"/>
        </w:rPr>
        <w:t>m</w:t>
      </w:r>
      <w:r w:rsidRPr="00CB06A9">
        <w:rPr>
          <w:rFonts w:ascii="Times New Roman" w:hAnsi="Times New Roman"/>
          <w:sz w:val="28"/>
          <w:szCs w:val="28"/>
        </w:rPr>
        <w:t xml:space="preserve"> = 2, 3, 5, 7, 13, ...</w:t>
      </w:r>
    </w:p>
    <w:p w14:paraId="7412367C" w14:textId="77777777" w:rsidR="006D299A" w:rsidRPr="00CB06A9" w:rsidRDefault="006D299A" w:rsidP="006D299A">
      <w:pPr>
        <w:spacing w:line="360" w:lineRule="atLeast"/>
        <w:ind w:left="720" w:hanging="720"/>
        <w:jc w:val="both"/>
        <w:rPr>
          <w:rFonts w:ascii="Times New Roman" w:hAnsi="Times New Roman"/>
          <w:sz w:val="28"/>
          <w:szCs w:val="28"/>
        </w:rPr>
      </w:pPr>
    </w:p>
    <w:p w14:paraId="79C11619"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2)</w:t>
      </w:r>
      <w:r w:rsidRPr="00CB06A9">
        <w:rPr>
          <w:rFonts w:ascii="Times New Roman" w:hAnsi="Times New Roman"/>
          <w:sz w:val="28"/>
          <w:szCs w:val="28"/>
        </w:rPr>
        <w:tab/>
        <w:t xml:space="preserve">Euler (in a posthumously published paper) proved that any </w:t>
      </w:r>
      <w:r w:rsidRPr="00AC2C43">
        <w:rPr>
          <w:rFonts w:ascii="Times New Roman" w:hAnsi="Times New Roman"/>
          <w:i/>
          <w:sz w:val="28"/>
          <w:szCs w:val="28"/>
        </w:rPr>
        <w:t>even</w:t>
      </w:r>
      <w:r w:rsidRPr="00CB06A9">
        <w:rPr>
          <w:rFonts w:ascii="Times New Roman" w:hAnsi="Times New Roman"/>
          <w:sz w:val="28"/>
          <w:szCs w:val="28"/>
        </w:rPr>
        <w:t xml:space="preserve"> perfect number must be of this form.</w:t>
      </w:r>
    </w:p>
    <w:p w14:paraId="7F79C260" w14:textId="77777777" w:rsidR="006D299A" w:rsidRPr="00CB06A9" w:rsidRDefault="006D299A" w:rsidP="006D299A">
      <w:pPr>
        <w:spacing w:line="360" w:lineRule="atLeast"/>
        <w:ind w:left="720" w:hanging="720"/>
        <w:jc w:val="both"/>
        <w:rPr>
          <w:rFonts w:ascii="Times New Roman" w:hAnsi="Times New Roman"/>
          <w:sz w:val="28"/>
          <w:szCs w:val="28"/>
        </w:rPr>
      </w:pPr>
      <w:r w:rsidRPr="00CB06A9">
        <w:rPr>
          <w:rFonts w:ascii="Times New Roman" w:hAnsi="Times New Roman"/>
          <w:sz w:val="28"/>
          <w:szCs w:val="28"/>
        </w:rPr>
        <w:t>3)</w:t>
      </w:r>
      <w:r w:rsidRPr="00CB06A9">
        <w:rPr>
          <w:rFonts w:ascii="Times New Roman" w:hAnsi="Times New Roman"/>
          <w:sz w:val="28"/>
          <w:szCs w:val="28"/>
        </w:rPr>
        <w:tab/>
        <w:t xml:space="preserve">It is (still) not known if there is an odd perfect number. If there is it is greater than </w:t>
      </w:r>
      <w:r w:rsidRPr="00AC2C43">
        <w:rPr>
          <w:rFonts w:ascii="Times New Roman" w:hAnsi="Times New Roman"/>
          <w:position w:val="-2"/>
          <w:sz w:val="28"/>
          <w:szCs w:val="28"/>
        </w:rPr>
        <w:object w:dxaOrig="620" w:dyaOrig="320" w14:anchorId="4ECD5C65">
          <v:shape id="_x0000_i1161" type="#_x0000_t75" style="width:31.2pt;height:16pt" o:ole="">
            <v:imagedata r:id="rId250" o:title=""/>
          </v:shape>
          <o:OLEObject Type="Embed" ProgID="Equation.3" ShapeID="_x0000_i1161" DrawAspect="Content" ObjectID="_1585227327" r:id="rId251"/>
        </w:object>
      </w:r>
      <w:r w:rsidRPr="00CB06A9">
        <w:rPr>
          <w:rFonts w:ascii="Times New Roman" w:hAnsi="Times New Roman"/>
          <w:sz w:val="28"/>
          <w:szCs w:val="28"/>
        </w:rPr>
        <w:t>.</w:t>
      </w:r>
    </w:p>
    <w:p w14:paraId="7D22E278" w14:textId="77777777" w:rsidR="006D299A" w:rsidRPr="00D76CD6" w:rsidRDefault="006D299A" w:rsidP="006D299A">
      <w:pPr>
        <w:spacing w:line="360" w:lineRule="atLeast"/>
        <w:ind w:left="720" w:hanging="720"/>
        <w:jc w:val="both"/>
        <w:rPr>
          <w:rFonts w:ascii="Times New Roman" w:hAnsi="Times New Roman"/>
          <w:sz w:val="28"/>
          <w:szCs w:val="28"/>
        </w:rPr>
      </w:pPr>
      <w:r w:rsidRPr="006A0FF4">
        <w:rPr>
          <w:rFonts w:ascii="Times New Roman" w:hAnsi="Times New Roman"/>
          <w:b/>
          <w:sz w:val="28"/>
          <w:szCs w:val="28"/>
        </w:rPr>
        <w:lastRenderedPageBreak/>
        <w:t>§1.4</w:t>
      </w:r>
      <w:r w:rsidRPr="00D76CD6">
        <w:rPr>
          <w:rFonts w:ascii="Times New Roman" w:hAnsi="Times New Roman"/>
          <w:sz w:val="28"/>
          <w:szCs w:val="28"/>
        </w:rPr>
        <w:tab/>
      </w:r>
      <w:r w:rsidRPr="00566074">
        <w:rPr>
          <w:rFonts w:ascii="Times New Roman" w:hAnsi="Times New Roman"/>
          <w:b/>
          <w:sz w:val="28"/>
          <w:szCs w:val="28"/>
        </w:rPr>
        <w:t>The distribution of primes</w:t>
      </w:r>
    </w:p>
    <w:p w14:paraId="3E5710B4" w14:textId="77777777" w:rsidR="006D299A" w:rsidRPr="00D76CD6" w:rsidRDefault="006D299A" w:rsidP="006D299A">
      <w:pPr>
        <w:spacing w:line="360" w:lineRule="atLeast"/>
        <w:ind w:left="720" w:hanging="720"/>
        <w:jc w:val="both"/>
        <w:rPr>
          <w:rFonts w:ascii="Times New Roman" w:hAnsi="Times New Roman"/>
          <w:sz w:val="28"/>
          <w:szCs w:val="28"/>
        </w:rPr>
      </w:pPr>
    </w:p>
    <w:p w14:paraId="2D288DA7"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Primes become rarer as they get larger – roughly speaking because there are more possible divisors for a large number than for a small one. </w:t>
      </w:r>
    </w:p>
    <w:p w14:paraId="07CF055B" w14:textId="77777777" w:rsidR="006D299A" w:rsidRPr="00D76CD6" w:rsidRDefault="006D299A" w:rsidP="006D299A">
      <w:pPr>
        <w:spacing w:line="360" w:lineRule="atLeast"/>
        <w:jc w:val="both"/>
        <w:rPr>
          <w:rFonts w:ascii="Times New Roman" w:hAnsi="Times New Roman"/>
          <w:sz w:val="28"/>
          <w:szCs w:val="28"/>
        </w:rPr>
      </w:pPr>
    </w:p>
    <w:p w14:paraId="2C0D24B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For example: </w:t>
      </w:r>
      <w:r w:rsidRPr="00D76CD6">
        <w:rPr>
          <w:rFonts w:ascii="Times New Roman" w:hAnsi="Times New Roman"/>
          <w:sz w:val="28"/>
          <w:szCs w:val="28"/>
        </w:rPr>
        <w:tab/>
        <w:t xml:space="preserve">up to 1 000 </w:t>
      </w:r>
      <w:proofErr w:type="gramStart"/>
      <w:r w:rsidRPr="00D76CD6">
        <w:rPr>
          <w:rFonts w:ascii="Times New Roman" w:hAnsi="Times New Roman"/>
          <w:sz w:val="28"/>
          <w:szCs w:val="28"/>
        </w:rPr>
        <w:t xml:space="preserve">000  </w:t>
      </w:r>
      <w:r w:rsidRPr="00D76CD6">
        <w:rPr>
          <w:rFonts w:ascii="Times New Roman" w:hAnsi="Times New Roman"/>
          <w:sz w:val="28"/>
          <w:szCs w:val="28"/>
        </w:rPr>
        <w:tab/>
      </w:r>
      <w:proofErr w:type="gramEnd"/>
      <w:r w:rsidRPr="00D76CD6">
        <w:rPr>
          <w:rFonts w:ascii="Times New Roman" w:hAnsi="Times New Roman"/>
          <w:sz w:val="28"/>
          <w:szCs w:val="28"/>
        </w:rPr>
        <w:t>there are about 80 000 primes</w:t>
      </w:r>
    </w:p>
    <w:p w14:paraId="0F45495C"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t xml:space="preserve">up to 2 000 000 </w:t>
      </w:r>
      <w:r w:rsidRPr="00D76CD6">
        <w:rPr>
          <w:rFonts w:ascii="Times New Roman" w:hAnsi="Times New Roman"/>
          <w:sz w:val="28"/>
          <w:szCs w:val="28"/>
        </w:rPr>
        <w:tab/>
        <w:t>there are about 140 000 primes</w:t>
      </w:r>
    </w:p>
    <w:p w14:paraId="701C049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t xml:space="preserve">up to 10 000 000 </w:t>
      </w:r>
      <w:r w:rsidRPr="00D76CD6">
        <w:rPr>
          <w:rFonts w:ascii="Times New Roman" w:hAnsi="Times New Roman"/>
          <w:sz w:val="28"/>
          <w:szCs w:val="28"/>
        </w:rPr>
        <w:tab/>
        <w:t>there are about 620 000 primes</w:t>
      </w:r>
    </w:p>
    <w:p w14:paraId="7DE9219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t xml:space="preserve">up to 100 000 000 </w:t>
      </w:r>
      <w:r w:rsidRPr="00D76CD6">
        <w:rPr>
          <w:rFonts w:ascii="Times New Roman" w:hAnsi="Times New Roman"/>
          <w:sz w:val="28"/>
          <w:szCs w:val="28"/>
        </w:rPr>
        <w:tab/>
        <w:t>there are about 5 000 000 primes</w:t>
      </w:r>
    </w:p>
    <w:p w14:paraId="73B9BCAC" w14:textId="77777777" w:rsidR="006D299A" w:rsidRPr="00D76CD6" w:rsidRDefault="006D299A" w:rsidP="006D299A">
      <w:pPr>
        <w:spacing w:line="360" w:lineRule="atLeast"/>
        <w:jc w:val="both"/>
        <w:rPr>
          <w:rFonts w:ascii="Times New Roman" w:hAnsi="Times New Roman"/>
          <w:sz w:val="28"/>
          <w:szCs w:val="28"/>
        </w:rPr>
      </w:pPr>
    </w:p>
    <w:p w14:paraId="3787FC36"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the way the primes are distributed is very regular. The big result is:</w:t>
      </w:r>
    </w:p>
    <w:p w14:paraId="76E3627B" w14:textId="77777777" w:rsidR="006D299A" w:rsidRPr="00D76CD6" w:rsidRDefault="006D299A" w:rsidP="006D299A">
      <w:pPr>
        <w:spacing w:line="360" w:lineRule="atLeast"/>
        <w:jc w:val="both"/>
        <w:rPr>
          <w:rFonts w:ascii="Times New Roman" w:hAnsi="Times New Roman"/>
          <w:sz w:val="28"/>
          <w:szCs w:val="28"/>
        </w:rPr>
      </w:pPr>
    </w:p>
    <w:p w14:paraId="0C45F1BD" w14:textId="77777777" w:rsidR="006D299A" w:rsidRPr="00566074" w:rsidRDefault="006D299A" w:rsidP="006D299A">
      <w:pPr>
        <w:spacing w:line="360" w:lineRule="atLeast"/>
        <w:jc w:val="both"/>
        <w:rPr>
          <w:rFonts w:ascii="Times New Roman" w:hAnsi="Times New Roman"/>
          <w:b/>
          <w:sz w:val="28"/>
          <w:szCs w:val="28"/>
        </w:rPr>
      </w:pPr>
      <w:r w:rsidRPr="00566074">
        <w:rPr>
          <w:rFonts w:ascii="Times New Roman" w:hAnsi="Times New Roman"/>
          <w:b/>
          <w:sz w:val="28"/>
          <w:szCs w:val="28"/>
        </w:rPr>
        <w:t>The Prime Number Theorem</w:t>
      </w:r>
    </w:p>
    <w:p w14:paraId="7257863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If π(</w:t>
      </w:r>
      <w:r w:rsidRPr="00566074">
        <w:rPr>
          <w:rFonts w:ascii="Times New Roman" w:hAnsi="Times New Roman"/>
          <w:i/>
          <w:sz w:val="28"/>
          <w:szCs w:val="28"/>
        </w:rPr>
        <w:t>x</w:t>
      </w:r>
      <w:r w:rsidRPr="00D76CD6">
        <w:rPr>
          <w:rFonts w:ascii="Times New Roman" w:hAnsi="Times New Roman"/>
          <w:sz w:val="28"/>
          <w:szCs w:val="28"/>
        </w:rPr>
        <w:t xml:space="preserve">) = # primes ≤ </w:t>
      </w:r>
      <w:r w:rsidRPr="00566074">
        <w:rPr>
          <w:rFonts w:ascii="Times New Roman" w:hAnsi="Times New Roman"/>
          <w:i/>
          <w:sz w:val="28"/>
          <w:szCs w:val="28"/>
        </w:rPr>
        <w:t>x</w:t>
      </w:r>
      <w:r w:rsidRPr="00D76CD6">
        <w:rPr>
          <w:rFonts w:ascii="Times New Roman" w:hAnsi="Times New Roman"/>
          <w:sz w:val="28"/>
          <w:szCs w:val="28"/>
        </w:rPr>
        <w:t xml:space="preserve"> then </w:t>
      </w:r>
      <w:r w:rsidRPr="00566074">
        <w:rPr>
          <w:rFonts w:ascii="Times New Roman" w:hAnsi="Times New Roman"/>
          <w:position w:val="-32"/>
          <w:sz w:val="28"/>
          <w:szCs w:val="28"/>
        </w:rPr>
        <w:object w:dxaOrig="1600" w:dyaOrig="740" w14:anchorId="375E7040">
          <v:shape id="_x0000_i1162" type="#_x0000_t75" style="width:80pt;height:36.8pt" o:ole="">
            <v:imagedata r:id="rId252" o:title=""/>
          </v:shape>
          <o:OLEObject Type="Embed" ProgID="Equation.3" ShapeID="_x0000_i1162" DrawAspect="Content" ObjectID="_1585227328" r:id="rId253"/>
        </w:object>
      </w:r>
      <w:r w:rsidRPr="00D76CD6">
        <w:rPr>
          <w:rFonts w:ascii="Times New Roman" w:hAnsi="Times New Roman"/>
          <w:sz w:val="28"/>
          <w:szCs w:val="28"/>
        </w:rPr>
        <w:t xml:space="preserve"> where we say </w:t>
      </w:r>
      <w:r w:rsidRPr="00566074">
        <w:rPr>
          <w:rFonts w:ascii="Times New Roman" w:hAnsi="Times New Roman"/>
          <w:i/>
          <w:sz w:val="28"/>
          <w:szCs w:val="28"/>
        </w:rPr>
        <w:t>a ~ b</w:t>
      </w:r>
      <w:r w:rsidRPr="00D76CD6">
        <w:rPr>
          <w:rFonts w:ascii="Times New Roman" w:hAnsi="Times New Roman"/>
          <w:sz w:val="28"/>
          <w:szCs w:val="28"/>
        </w:rPr>
        <w:t xml:space="preserve"> if </w:t>
      </w:r>
      <w:r w:rsidRPr="00566074">
        <w:rPr>
          <w:rFonts w:ascii="Times New Roman" w:hAnsi="Times New Roman"/>
          <w:position w:val="-24"/>
          <w:sz w:val="28"/>
          <w:szCs w:val="28"/>
        </w:rPr>
        <w:object w:dxaOrig="740" w:dyaOrig="660" w14:anchorId="3D050DC2">
          <v:shape id="_x0000_i1163" type="#_x0000_t75" style="width:36.8pt;height:32.8pt" o:ole="">
            <v:imagedata r:id="rId254" o:title=""/>
          </v:shape>
          <o:OLEObject Type="Embed" ProgID="Equation.3" ShapeID="_x0000_i1163" DrawAspect="Content" ObjectID="_1585227329" r:id="rId255"/>
        </w:object>
      </w:r>
      <w:r w:rsidRPr="00D76CD6">
        <w:rPr>
          <w:rFonts w:ascii="Times New Roman" w:hAnsi="Times New Roman"/>
          <w:sz w:val="28"/>
          <w:szCs w:val="28"/>
        </w:rPr>
        <w:t xml:space="preserve"> as </w:t>
      </w:r>
      <w:r w:rsidRPr="00566074">
        <w:rPr>
          <w:rFonts w:ascii="Times New Roman" w:hAnsi="Times New Roman"/>
          <w:position w:val="-2"/>
          <w:sz w:val="28"/>
          <w:szCs w:val="28"/>
        </w:rPr>
        <w:object w:dxaOrig="780" w:dyaOrig="180" w14:anchorId="05EDA266">
          <v:shape id="_x0000_i1164" type="#_x0000_t75" style="width:39.2pt;height:8.8pt" o:ole="">
            <v:imagedata r:id="rId256" o:title=""/>
          </v:shape>
          <o:OLEObject Type="Embed" ProgID="Equation.3" ShapeID="_x0000_i1164" DrawAspect="Content" ObjectID="_1585227330" r:id="rId257"/>
        </w:object>
      </w:r>
      <w:r w:rsidRPr="00D76CD6">
        <w:rPr>
          <w:rFonts w:ascii="Times New Roman" w:hAnsi="Times New Roman"/>
          <w:sz w:val="28"/>
          <w:szCs w:val="28"/>
        </w:rPr>
        <w:t>.</w:t>
      </w:r>
    </w:p>
    <w:p w14:paraId="22C60DA2" w14:textId="77777777" w:rsidR="006D299A" w:rsidRPr="00D76CD6" w:rsidRDefault="006D299A" w:rsidP="006D299A">
      <w:pPr>
        <w:spacing w:line="360" w:lineRule="atLeast"/>
        <w:ind w:left="720"/>
        <w:jc w:val="both"/>
        <w:rPr>
          <w:rFonts w:ascii="Times New Roman" w:hAnsi="Times New Roman"/>
          <w:sz w:val="28"/>
          <w:szCs w:val="28"/>
        </w:rPr>
      </w:pPr>
    </w:p>
    <w:p w14:paraId="2305C550" w14:textId="77777777" w:rsidR="006D299A" w:rsidRPr="00566074" w:rsidRDefault="006D299A" w:rsidP="006D299A">
      <w:pPr>
        <w:spacing w:line="360" w:lineRule="atLeast"/>
        <w:jc w:val="both"/>
        <w:rPr>
          <w:rFonts w:ascii="Times New Roman" w:hAnsi="Times New Roman"/>
          <w:b/>
          <w:sz w:val="28"/>
          <w:szCs w:val="28"/>
        </w:rPr>
      </w:pPr>
      <w:r w:rsidRPr="00566074">
        <w:rPr>
          <w:rFonts w:ascii="Times New Roman" w:hAnsi="Times New Roman"/>
          <w:b/>
          <w:sz w:val="28"/>
          <w:szCs w:val="28"/>
        </w:rPr>
        <w:t>Remarks</w:t>
      </w:r>
    </w:p>
    <w:p w14:paraId="2F6F502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This was conjectured by Gauss (1777 – 1855) and Legendre (1752 – 1833) and eventually proved in 1896 by so-called </w:t>
      </w:r>
      <w:r w:rsidRPr="00F23575">
        <w:rPr>
          <w:rFonts w:ascii="Times New Roman" w:hAnsi="Times New Roman"/>
          <w:i/>
          <w:sz w:val="28"/>
          <w:szCs w:val="28"/>
        </w:rPr>
        <w:t>Analytic Number Theory</w:t>
      </w:r>
      <w:r w:rsidRPr="00D76CD6">
        <w:rPr>
          <w:rFonts w:ascii="Times New Roman" w:hAnsi="Times New Roman"/>
          <w:sz w:val="28"/>
          <w:szCs w:val="28"/>
        </w:rPr>
        <w:t xml:space="preserve"> by Hadamard and de la Vallée Poussin, though Erdös and Selberg found a proof in 1949 which did not use Complex Analysis.</w:t>
      </w:r>
    </w:p>
    <w:p w14:paraId="5C62A396" w14:textId="77777777" w:rsidR="006D299A" w:rsidRPr="00D76CD6" w:rsidRDefault="006D299A" w:rsidP="006D299A">
      <w:pPr>
        <w:spacing w:line="360" w:lineRule="atLeast"/>
        <w:ind w:left="720" w:hanging="720"/>
        <w:jc w:val="both"/>
        <w:rPr>
          <w:rFonts w:ascii="Times New Roman" w:hAnsi="Times New Roman"/>
          <w:sz w:val="28"/>
          <w:szCs w:val="28"/>
        </w:rPr>
      </w:pPr>
    </w:p>
    <w:p w14:paraId="4F2A8CE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Gauss and Legendre came up with different estimates of π(</w:t>
      </w:r>
      <w:r w:rsidRPr="00566074">
        <w:rPr>
          <w:rFonts w:ascii="Times New Roman" w:hAnsi="Times New Roman"/>
          <w:i/>
          <w:sz w:val="28"/>
          <w:szCs w:val="28"/>
        </w:rPr>
        <w:t>x</w:t>
      </w:r>
      <w:r w:rsidRPr="00D76CD6">
        <w:rPr>
          <w:rFonts w:ascii="Times New Roman" w:hAnsi="Times New Roman"/>
          <w:sz w:val="28"/>
          <w:szCs w:val="28"/>
        </w:rPr>
        <w:t xml:space="preserve">). </w:t>
      </w:r>
    </w:p>
    <w:p w14:paraId="2E6C6AD6"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Legendre verified experimentally that </w:t>
      </w:r>
      <w:r w:rsidRPr="00566074">
        <w:rPr>
          <w:rFonts w:ascii="Times New Roman" w:hAnsi="Times New Roman"/>
          <w:position w:val="-30"/>
          <w:sz w:val="28"/>
          <w:szCs w:val="28"/>
        </w:rPr>
        <w:object w:dxaOrig="2740" w:dyaOrig="720" w14:anchorId="087BCB25">
          <v:shape id="_x0000_i1165" type="#_x0000_t75" style="width:136.8pt;height:36pt" o:ole="">
            <v:imagedata r:id="rId258" o:title=""/>
          </v:shape>
          <o:OLEObject Type="Embed" ProgID="Equation.3" ShapeID="_x0000_i1165" DrawAspect="Content" ObjectID="_1585227331" r:id="rId259"/>
        </w:object>
      </w:r>
      <w:r w:rsidRPr="00D76CD6">
        <w:rPr>
          <w:rFonts w:ascii="Times New Roman" w:hAnsi="Times New Roman"/>
          <w:sz w:val="28"/>
          <w:szCs w:val="28"/>
        </w:rPr>
        <w:t xml:space="preserve"> is a "good fit" for π(</w:t>
      </w:r>
      <w:r w:rsidRPr="00566074">
        <w:rPr>
          <w:rFonts w:ascii="Times New Roman" w:hAnsi="Times New Roman"/>
          <w:i/>
          <w:sz w:val="28"/>
          <w:szCs w:val="28"/>
        </w:rPr>
        <w:t>x</w:t>
      </w:r>
      <w:r w:rsidRPr="00D76CD6">
        <w:rPr>
          <w:rFonts w:ascii="Times New Roman" w:hAnsi="Times New Roman"/>
          <w:sz w:val="28"/>
          <w:szCs w:val="28"/>
        </w:rPr>
        <w:t>).</w:t>
      </w:r>
    </w:p>
    <w:p w14:paraId="104B6352" w14:textId="77777777" w:rsidR="006D299A" w:rsidRPr="00D76CD6" w:rsidRDefault="006D299A" w:rsidP="006D299A">
      <w:pPr>
        <w:spacing w:line="360" w:lineRule="atLeast"/>
        <w:ind w:left="720" w:hanging="720"/>
        <w:jc w:val="both"/>
        <w:rPr>
          <w:rFonts w:ascii="Times New Roman" w:hAnsi="Times New Roman"/>
          <w:sz w:val="28"/>
          <w:szCs w:val="28"/>
        </w:rPr>
      </w:pPr>
    </w:p>
    <w:p w14:paraId="372DF08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Gauss (in 1792 at the age of 15) defined the Logarithmic Integral </w:t>
      </w:r>
      <w:r w:rsidRPr="00566074">
        <w:rPr>
          <w:rFonts w:ascii="Times New Roman" w:hAnsi="Times New Roman"/>
          <w:position w:val="-30"/>
          <w:sz w:val="28"/>
          <w:szCs w:val="28"/>
        </w:rPr>
        <w:object w:dxaOrig="1140" w:dyaOrig="720" w14:anchorId="102D04BD">
          <v:shape id="_x0000_i1166" type="#_x0000_t75" style="width:56.8pt;height:36pt" o:ole="">
            <v:imagedata r:id="rId260" o:title=""/>
          </v:shape>
          <o:OLEObject Type="Embed" ProgID="Equation.3" ShapeID="_x0000_i1166" DrawAspect="Content" ObjectID="_1585227332" r:id="rId261"/>
        </w:object>
      </w:r>
      <w:r w:rsidRPr="00D76CD6">
        <w:rPr>
          <w:rFonts w:ascii="Times New Roman" w:hAnsi="Times New Roman"/>
          <w:sz w:val="28"/>
          <w:szCs w:val="28"/>
        </w:rPr>
        <w:t xml:space="preserve"> which is also a good fit for π(</w:t>
      </w:r>
      <w:r w:rsidRPr="00566074">
        <w:rPr>
          <w:rFonts w:ascii="Times New Roman" w:hAnsi="Times New Roman"/>
          <w:i/>
          <w:sz w:val="28"/>
          <w:szCs w:val="28"/>
        </w:rPr>
        <w:t>x</w:t>
      </w:r>
      <w:r w:rsidRPr="00D76CD6">
        <w:rPr>
          <w:rFonts w:ascii="Times New Roman" w:hAnsi="Times New Roman"/>
          <w:sz w:val="28"/>
          <w:szCs w:val="28"/>
        </w:rPr>
        <w:t>).</w:t>
      </w:r>
    </w:p>
    <w:p w14:paraId="7870ECD7" w14:textId="77777777" w:rsidR="006D299A" w:rsidRPr="00D76CD6" w:rsidRDefault="006D299A" w:rsidP="006D299A">
      <w:pPr>
        <w:spacing w:line="360" w:lineRule="atLeast"/>
        <w:ind w:left="720" w:hanging="720"/>
        <w:jc w:val="both"/>
        <w:rPr>
          <w:rFonts w:ascii="Times New Roman" w:hAnsi="Times New Roman"/>
          <w:sz w:val="28"/>
          <w:szCs w:val="28"/>
        </w:rPr>
      </w:pPr>
    </w:p>
    <w:p w14:paraId="1F3ADBB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Riemann connected the problem with the </w:t>
      </w:r>
      <w:r w:rsidRPr="00566074">
        <w:rPr>
          <w:rFonts w:ascii="Symbol" w:hAnsi="Symbol"/>
          <w:i/>
          <w:sz w:val="28"/>
          <w:szCs w:val="28"/>
        </w:rPr>
        <w:t></w:t>
      </w:r>
      <w:r w:rsidRPr="00D76CD6">
        <w:rPr>
          <w:rFonts w:ascii="Times New Roman" w:hAnsi="Times New Roman"/>
          <w:sz w:val="28"/>
          <w:szCs w:val="28"/>
        </w:rPr>
        <w:t xml:space="preserve">-function (defined by </w:t>
      </w:r>
      <w:r w:rsidRPr="00566074">
        <w:rPr>
          <w:rFonts w:ascii="Times New Roman" w:hAnsi="Times New Roman"/>
          <w:position w:val="-28"/>
          <w:sz w:val="28"/>
          <w:szCs w:val="28"/>
        </w:rPr>
        <w:object w:dxaOrig="1440" w:dyaOrig="700" w14:anchorId="2A1B8647">
          <v:shape id="_x0000_i1167" type="#_x0000_t75" style="width:1in;height:35.2pt" o:ole="">
            <v:imagedata r:id="rId262" o:title=""/>
          </v:shape>
          <o:OLEObject Type="Embed" ProgID="Equation.3" ShapeID="_x0000_i1167" DrawAspect="Content" ObjectID="_1585227333" r:id="rId263"/>
        </w:object>
      </w:r>
      <w:r w:rsidRPr="00D76CD6">
        <w:rPr>
          <w:rFonts w:ascii="Times New Roman" w:hAnsi="Times New Roman"/>
          <w:sz w:val="28"/>
          <w:szCs w:val="28"/>
        </w:rPr>
        <w:t>) and more advanced study of this part of number theory involves looking at this function.</w:t>
      </w:r>
    </w:p>
    <w:p w14:paraId="300C76DE" w14:textId="77777777" w:rsidR="006D299A" w:rsidRPr="00D76CD6" w:rsidRDefault="006D299A" w:rsidP="006D299A">
      <w:pPr>
        <w:spacing w:line="360" w:lineRule="atLeast"/>
        <w:ind w:left="720" w:hanging="720"/>
        <w:jc w:val="both"/>
        <w:rPr>
          <w:rFonts w:ascii="Times New Roman" w:hAnsi="Times New Roman"/>
          <w:sz w:val="28"/>
          <w:szCs w:val="28"/>
        </w:rPr>
      </w:pPr>
    </w:p>
    <w:p w14:paraId="6938E5A2"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shall prove a "weak" version of the Prime Number Theorem following the method of Chebyshev (1821 – 1894) in 1850.</w:t>
      </w:r>
    </w:p>
    <w:p w14:paraId="46CE6087" w14:textId="77777777" w:rsidR="006D299A" w:rsidRPr="00D76CD6" w:rsidRDefault="006D299A" w:rsidP="006D299A">
      <w:pPr>
        <w:spacing w:line="360" w:lineRule="atLeast"/>
        <w:jc w:val="both"/>
        <w:rPr>
          <w:rFonts w:ascii="Times New Roman" w:hAnsi="Times New Roman"/>
          <w:sz w:val="28"/>
          <w:szCs w:val="28"/>
        </w:rPr>
      </w:pPr>
    </w:p>
    <w:p w14:paraId="7659EB5D" w14:textId="77777777" w:rsidR="006D299A" w:rsidRPr="00566074" w:rsidRDefault="006D299A" w:rsidP="006D299A">
      <w:pPr>
        <w:spacing w:line="360" w:lineRule="atLeast"/>
        <w:jc w:val="both"/>
        <w:rPr>
          <w:rFonts w:ascii="Times New Roman" w:hAnsi="Times New Roman"/>
          <w:b/>
          <w:sz w:val="28"/>
          <w:szCs w:val="28"/>
        </w:rPr>
      </w:pPr>
      <w:r w:rsidRPr="00566074">
        <w:rPr>
          <w:rFonts w:ascii="Times New Roman" w:hAnsi="Times New Roman"/>
          <w:b/>
          <w:sz w:val="28"/>
          <w:szCs w:val="28"/>
        </w:rPr>
        <w:lastRenderedPageBreak/>
        <w:t>A weak Prime Number Theorem</w:t>
      </w:r>
    </w:p>
    <w:p w14:paraId="72A74432"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If </w:t>
      </w:r>
      <w:r w:rsidRPr="00566074">
        <w:rPr>
          <w:rFonts w:ascii="Times New Roman" w:hAnsi="Times New Roman"/>
          <w:i/>
          <w:sz w:val="28"/>
          <w:szCs w:val="28"/>
        </w:rPr>
        <w:t>n</w:t>
      </w:r>
      <w:r w:rsidRPr="00D76CD6">
        <w:rPr>
          <w:rFonts w:ascii="Times New Roman" w:hAnsi="Times New Roman"/>
          <w:sz w:val="28"/>
          <w:szCs w:val="28"/>
        </w:rPr>
        <w:t xml:space="preserve"> is large then </w:t>
      </w:r>
      <w:bookmarkStart w:id="85" w:name="OLE_LINK324"/>
      <w:bookmarkStart w:id="86" w:name="OLE_LINK325"/>
      <w:r w:rsidRPr="004D4E0C">
        <w:rPr>
          <w:rFonts w:ascii="Times New Roman" w:hAnsi="Times New Roman"/>
          <w:position w:val="-30"/>
          <w:sz w:val="28"/>
          <w:szCs w:val="28"/>
        </w:rPr>
        <w:object w:dxaOrig="3160" w:dyaOrig="720" w14:anchorId="7CFB0D6F">
          <v:shape id="_x0000_i1168" type="#_x0000_t75" style="width:158.4pt;height:36pt" o:ole="">
            <v:imagedata r:id="rId264" o:title=""/>
          </v:shape>
          <o:OLEObject Type="Embed" ProgID="Equation.3" ShapeID="_x0000_i1168" DrawAspect="Content" ObjectID="_1585227334" r:id="rId265"/>
        </w:object>
      </w:r>
      <w:bookmarkEnd w:id="85"/>
      <w:bookmarkEnd w:id="86"/>
      <w:r w:rsidRPr="00D76CD6">
        <w:rPr>
          <w:rFonts w:ascii="Times New Roman" w:hAnsi="Times New Roman"/>
          <w:sz w:val="28"/>
          <w:szCs w:val="28"/>
        </w:rPr>
        <w:t>.</w:t>
      </w:r>
    </w:p>
    <w:p w14:paraId="15F0244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(Chebyshev actually proved it with better bounds: ±11%)</w:t>
      </w:r>
    </w:p>
    <w:p w14:paraId="38ACAA36" w14:textId="77777777" w:rsidR="006D299A" w:rsidRPr="00F23575" w:rsidRDefault="006D299A" w:rsidP="006D299A">
      <w:pPr>
        <w:spacing w:line="360" w:lineRule="atLeast"/>
        <w:jc w:val="both"/>
        <w:rPr>
          <w:rFonts w:ascii="Times New Roman" w:hAnsi="Times New Roman"/>
          <w:b/>
          <w:sz w:val="28"/>
          <w:szCs w:val="28"/>
        </w:rPr>
      </w:pPr>
    </w:p>
    <w:p w14:paraId="530A9B1B" w14:textId="77777777" w:rsidR="006D299A" w:rsidRPr="00F23575" w:rsidRDefault="006D299A" w:rsidP="006D299A">
      <w:pPr>
        <w:spacing w:line="360" w:lineRule="atLeast"/>
        <w:jc w:val="both"/>
        <w:rPr>
          <w:rFonts w:ascii="Times New Roman" w:hAnsi="Times New Roman"/>
          <w:b/>
          <w:sz w:val="28"/>
          <w:szCs w:val="28"/>
        </w:rPr>
      </w:pPr>
      <w:r w:rsidRPr="00F23575">
        <w:rPr>
          <w:rFonts w:ascii="Times New Roman" w:hAnsi="Times New Roman"/>
          <w:b/>
          <w:sz w:val="28"/>
          <w:szCs w:val="28"/>
        </w:rPr>
        <w:t>Proof</w:t>
      </w:r>
    </w:p>
    <w:p w14:paraId="58ED2B35"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We look at the binomial coefficient </w:t>
      </w:r>
      <w:r w:rsidRPr="006A0FF4">
        <w:rPr>
          <w:rFonts w:ascii="Times New Roman" w:hAnsi="Times New Roman"/>
          <w:position w:val="-32"/>
          <w:sz w:val="28"/>
          <w:szCs w:val="28"/>
        </w:rPr>
        <w:object w:dxaOrig="1380" w:dyaOrig="780" w14:anchorId="463F4BA4">
          <v:shape id="_x0000_i1169" type="#_x0000_t75" style="width:68.8pt;height:39.2pt" o:ole="">
            <v:imagedata r:id="rId266" o:title=""/>
          </v:shape>
          <o:OLEObject Type="Embed" ProgID="Equation.3" ShapeID="_x0000_i1169" DrawAspect="Content" ObjectID="_1585227335" r:id="rId267"/>
        </w:object>
      </w:r>
      <w:r w:rsidRPr="00D76CD6">
        <w:rPr>
          <w:rFonts w:ascii="Times New Roman" w:hAnsi="Times New Roman"/>
          <w:sz w:val="28"/>
          <w:szCs w:val="28"/>
        </w:rPr>
        <w:t xml:space="preserve">. The numerator contains the product of all the primes from </w:t>
      </w:r>
      <w:r w:rsidRPr="00572836">
        <w:rPr>
          <w:rFonts w:ascii="Times New Roman" w:hAnsi="Times New Roman"/>
          <w:i/>
          <w:sz w:val="28"/>
          <w:szCs w:val="28"/>
        </w:rPr>
        <w:t>n</w:t>
      </w:r>
      <w:r w:rsidRPr="00D76CD6">
        <w:rPr>
          <w:rFonts w:ascii="Times New Roman" w:hAnsi="Times New Roman"/>
          <w:sz w:val="28"/>
          <w:szCs w:val="28"/>
        </w:rPr>
        <w:t xml:space="preserve"> to 2</w:t>
      </w:r>
      <w:r w:rsidRPr="00572836">
        <w:rPr>
          <w:rFonts w:ascii="Times New Roman" w:hAnsi="Times New Roman"/>
          <w:i/>
          <w:sz w:val="28"/>
          <w:szCs w:val="28"/>
        </w:rPr>
        <w:t>n</w:t>
      </w:r>
      <w:r w:rsidRPr="00D76CD6">
        <w:rPr>
          <w:rFonts w:ascii="Times New Roman" w:hAnsi="Times New Roman"/>
          <w:sz w:val="28"/>
          <w:szCs w:val="28"/>
        </w:rPr>
        <w:t xml:space="preserve"> and none of these can be cancelled by the numbers in the denominator. Since each of primes between </w:t>
      </w:r>
      <w:r w:rsidRPr="00572836">
        <w:rPr>
          <w:rFonts w:ascii="Times New Roman" w:hAnsi="Times New Roman"/>
          <w:i/>
          <w:sz w:val="28"/>
          <w:szCs w:val="28"/>
        </w:rPr>
        <w:t>n</w:t>
      </w:r>
      <w:r w:rsidRPr="00D76CD6">
        <w:rPr>
          <w:rFonts w:ascii="Times New Roman" w:hAnsi="Times New Roman"/>
          <w:sz w:val="28"/>
          <w:szCs w:val="28"/>
        </w:rPr>
        <w:t xml:space="preserve"> and 2</w:t>
      </w:r>
      <w:r w:rsidRPr="00572836">
        <w:rPr>
          <w:rFonts w:ascii="Times New Roman" w:hAnsi="Times New Roman"/>
          <w:i/>
          <w:sz w:val="28"/>
          <w:szCs w:val="28"/>
        </w:rPr>
        <w:t>n</w:t>
      </w:r>
      <w:r w:rsidRPr="00D76CD6">
        <w:rPr>
          <w:rFonts w:ascii="Times New Roman" w:hAnsi="Times New Roman"/>
          <w:sz w:val="28"/>
          <w:szCs w:val="28"/>
        </w:rPr>
        <w:t xml:space="preserve"> is &gt; </w:t>
      </w:r>
      <w:r w:rsidRPr="00572836">
        <w:rPr>
          <w:rFonts w:ascii="Times New Roman" w:hAnsi="Times New Roman"/>
          <w:i/>
          <w:sz w:val="28"/>
          <w:szCs w:val="28"/>
        </w:rPr>
        <w:t>n</w:t>
      </w:r>
      <w:r w:rsidRPr="00D76CD6">
        <w:rPr>
          <w:rFonts w:ascii="Times New Roman" w:hAnsi="Times New Roman"/>
          <w:sz w:val="28"/>
          <w:szCs w:val="28"/>
        </w:rPr>
        <w:t xml:space="preserve">) we have </w:t>
      </w:r>
      <w:bookmarkStart w:id="87" w:name="OLE_LINK29"/>
      <w:bookmarkStart w:id="88" w:name="OLE_LINK30"/>
      <w:r w:rsidRPr="00572836">
        <w:rPr>
          <w:rFonts w:ascii="Times New Roman" w:hAnsi="Times New Roman"/>
          <w:position w:val="-64"/>
          <w:sz w:val="28"/>
          <w:szCs w:val="28"/>
        </w:rPr>
        <w:object w:dxaOrig="3140" w:dyaOrig="1100" w14:anchorId="0545B736">
          <v:shape id="_x0000_i1170" type="#_x0000_t75" style="width:156.8pt;height:55.2pt" o:ole="">
            <v:imagedata r:id="rId268" o:title=""/>
          </v:shape>
          <o:OLEObject Type="Embed" ProgID="Equation.3" ShapeID="_x0000_i1170" DrawAspect="Content" ObjectID="_1585227336" r:id="rId269"/>
        </w:object>
      </w:r>
      <w:bookmarkEnd w:id="87"/>
      <w:bookmarkEnd w:id="88"/>
      <w:r w:rsidRPr="00D76CD6">
        <w:rPr>
          <w:rFonts w:ascii="Times New Roman" w:hAnsi="Times New Roman"/>
          <w:sz w:val="28"/>
          <w:szCs w:val="28"/>
        </w:rPr>
        <w:t>.</w:t>
      </w:r>
    </w:p>
    <w:p w14:paraId="1D9F664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Also </w:t>
      </w:r>
      <w:bookmarkStart w:id="89" w:name="OLE_LINK23"/>
      <w:bookmarkStart w:id="90" w:name="OLE_LINK24"/>
      <w:r w:rsidRPr="006A0FF4">
        <w:rPr>
          <w:rFonts w:ascii="Times New Roman" w:hAnsi="Times New Roman"/>
          <w:position w:val="-32"/>
          <w:sz w:val="28"/>
          <w:szCs w:val="28"/>
        </w:rPr>
        <w:object w:dxaOrig="3920" w:dyaOrig="780" w14:anchorId="5E9243EB">
          <v:shape id="_x0000_i1171" type="#_x0000_t75" style="width:196pt;height:39.2pt" o:ole="">
            <v:imagedata r:id="rId270" o:title=""/>
          </v:shape>
          <o:OLEObject Type="Embed" ProgID="Equation.3" ShapeID="_x0000_i1171" DrawAspect="Content" ObjectID="_1585227337" r:id="rId271"/>
        </w:object>
      </w:r>
      <w:bookmarkEnd w:id="89"/>
      <w:bookmarkEnd w:id="90"/>
      <w:r w:rsidRPr="00D76CD6">
        <w:rPr>
          <w:rFonts w:ascii="Times New Roman" w:hAnsi="Times New Roman"/>
          <w:sz w:val="28"/>
          <w:szCs w:val="28"/>
        </w:rPr>
        <w:t xml:space="preserve"> and so </w:t>
      </w:r>
      <w:r w:rsidRPr="006A0FF4">
        <w:rPr>
          <w:rFonts w:ascii="Times New Roman" w:hAnsi="Times New Roman"/>
          <w:position w:val="-32"/>
          <w:sz w:val="28"/>
          <w:szCs w:val="28"/>
        </w:rPr>
        <w:object w:dxaOrig="1120" w:dyaOrig="780" w14:anchorId="2C447C24">
          <v:shape id="_x0000_i1172" type="#_x0000_t75" style="width:56pt;height:39.2pt" o:ole="">
            <v:imagedata r:id="rId272" o:title=""/>
          </v:shape>
          <o:OLEObject Type="Embed" ProgID="Equation.3" ShapeID="_x0000_i1172" DrawAspect="Content" ObjectID="_1585227338" r:id="rId273"/>
        </w:object>
      </w:r>
      <w:r w:rsidRPr="00D76CD6">
        <w:rPr>
          <w:rFonts w:ascii="Times New Roman" w:hAnsi="Times New Roman"/>
          <w:sz w:val="28"/>
          <w:szCs w:val="28"/>
        </w:rPr>
        <w:t>.</w:t>
      </w:r>
    </w:p>
    <w:p w14:paraId="072352F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Hence </w:t>
      </w:r>
      <w:r w:rsidRPr="006A0FF4">
        <w:rPr>
          <w:rFonts w:ascii="Times New Roman" w:hAnsi="Times New Roman"/>
          <w:position w:val="-2"/>
          <w:sz w:val="28"/>
          <w:szCs w:val="28"/>
        </w:rPr>
        <w:object w:dxaOrig="1840" w:dyaOrig="320" w14:anchorId="5A5B4EE3">
          <v:shape id="_x0000_i1173" type="#_x0000_t75" style="width:92pt;height:16pt" o:ole="">
            <v:imagedata r:id="rId274" o:title=""/>
          </v:shape>
          <o:OLEObject Type="Embed" ProgID="Equation.3" ShapeID="_x0000_i1173" DrawAspect="Content" ObjectID="_1585227339" r:id="rId275"/>
        </w:object>
      </w:r>
      <w:r w:rsidRPr="00D76CD6">
        <w:rPr>
          <w:rFonts w:ascii="Times New Roman" w:hAnsi="Times New Roman"/>
          <w:sz w:val="28"/>
          <w:szCs w:val="28"/>
        </w:rPr>
        <w:t xml:space="preserve"> and taking logs gives</w:t>
      </w:r>
    </w:p>
    <w:bookmarkStart w:id="91" w:name="OLE_LINK131"/>
    <w:bookmarkStart w:id="92" w:name="OLE_LINK132"/>
    <w:p w14:paraId="7133794B" w14:textId="77777777" w:rsidR="006D299A" w:rsidRPr="00D76CD6" w:rsidRDefault="006D299A" w:rsidP="006D299A">
      <w:pPr>
        <w:spacing w:line="360" w:lineRule="atLeast"/>
        <w:ind w:left="720"/>
        <w:jc w:val="both"/>
        <w:rPr>
          <w:rFonts w:ascii="Times New Roman" w:hAnsi="Times New Roman"/>
          <w:sz w:val="28"/>
          <w:szCs w:val="28"/>
        </w:rPr>
      </w:pPr>
      <w:r w:rsidRPr="006A0FF4">
        <w:rPr>
          <w:rFonts w:ascii="Times New Roman" w:hAnsi="Times New Roman"/>
          <w:position w:val="-8"/>
          <w:sz w:val="28"/>
          <w:szCs w:val="28"/>
        </w:rPr>
        <w:object w:dxaOrig="3520" w:dyaOrig="300" w14:anchorId="7BEE442F">
          <v:shape id="_x0000_i1174" type="#_x0000_t75" style="width:176pt;height:15.2pt" o:ole="">
            <v:imagedata r:id="rId276" o:title=""/>
          </v:shape>
          <o:OLEObject Type="Embed" ProgID="Equation.3" ShapeID="_x0000_i1174" DrawAspect="Content" ObjectID="_1585227340" r:id="rId277"/>
        </w:object>
      </w:r>
      <w:bookmarkEnd w:id="91"/>
      <w:bookmarkEnd w:id="92"/>
      <w:r w:rsidRPr="00D76CD6">
        <w:rPr>
          <w:rFonts w:ascii="Times New Roman" w:hAnsi="Times New Roman"/>
          <w:sz w:val="28"/>
          <w:szCs w:val="28"/>
        </w:rPr>
        <w:t xml:space="preserve"> or </w:t>
      </w:r>
      <w:bookmarkStart w:id="93" w:name="OLE_LINK147"/>
      <w:bookmarkStart w:id="94" w:name="OLE_LINK148"/>
      <w:r w:rsidRPr="006A0FF4">
        <w:rPr>
          <w:rFonts w:ascii="Times New Roman" w:hAnsi="Times New Roman"/>
          <w:position w:val="-30"/>
          <w:sz w:val="28"/>
          <w:szCs w:val="28"/>
        </w:rPr>
        <w:object w:dxaOrig="2840" w:dyaOrig="720" w14:anchorId="7EBACA96">
          <v:shape id="_x0000_i1175" type="#_x0000_t75" style="width:142.4pt;height:36pt" o:ole="">
            <v:imagedata r:id="rId278" o:title=""/>
          </v:shape>
          <o:OLEObject Type="Embed" ProgID="Equation.3" ShapeID="_x0000_i1175" DrawAspect="Content" ObjectID="_1585227341" r:id="rId279"/>
        </w:object>
      </w:r>
      <w:bookmarkEnd w:id="93"/>
      <w:bookmarkEnd w:id="94"/>
      <w:r w:rsidRPr="00D76CD6">
        <w:rPr>
          <w:rFonts w:ascii="Times New Roman" w:hAnsi="Times New Roman"/>
          <w:sz w:val="28"/>
          <w:szCs w:val="28"/>
        </w:rPr>
        <w:t>.</w:t>
      </w:r>
    </w:p>
    <w:p w14:paraId="5EC113BA"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take (say) </w:t>
      </w:r>
      <w:r w:rsidRPr="006A0FF4">
        <w:rPr>
          <w:rFonts w:ascii="Times New Roman" w:hAnsi="Times New Roman"/>
          <w:i/>
          <w:sz w:val="28"/>
          <w:szCs w:val="28"/>
        </w:rPr>
        <w:t>n</w:t>
      </w:r>
      <w:r w:rsidRPr="00D76CD6">
        <w:rPr>
          <w:rFonts w:ascii="Times New Roman" w:hAnsi="Times New Roman"/>
          <w:sz w:val="28"/>
          <w:szCs w:val="28"/>
        </w:rPr>
        <w:t xml:space="preserve"> &gt; 1400 and assume by induction that </w:t>
      </w:r>
      <w:r w:rsidRPr="006A0FF4">
        <w:rPr>
          <w:rFonts w:ascii="Times New Roman" w:hAnsi="Times New Roman"/>
          <w:position w:val="-30"/>
          <w:sz w:val="28"/>
          <w:szCs w:val="28"/>
        </w:rPr>
        <w:object w:dxaOrig="1780" w:dyaOrig="720" w14:anchorId="5EFAE516">
          <v:shape id="_x0000_i1176" type="#_x0000_t75" style="width:88.8pt;height:36pt" o:ole="">
            <v:imagedata r:id="rId280" o:title=""/>
          </v:shape>
          <o:OLEObject Type="Embed" ProgID="Equation.3" ShapeID="_x0000_i1176" DrawAspect="Content" ObjectID="_1585227342" r:id="rId281"/>
        </w:object>
      </w:r>
      <w:r w:rsidRPr="00D76CD6">
        <w:rPr>
          <w:rFonts w:ascii="Times New Roman" w:hAnsi="Times New Roman"/>
          <w:sz w:val="28"/>
          <w:szCs w:val="28"/>
        </w:rPr>
        <w:t>.</w:t>
      </w:r>
    </w:p>
    <w:p w14:paraId="301EAC8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w:t>
      </w:r>
      <w:bookmarkStart w:id="95" w:name="OLE_LINK151"/>
      <w:bookmarkStart w:id="96" w:name="OLE_LINK152"/>
      <w:r w:rsidRPr="006A0FF4">
        <w:rPr>
          <w:rFonts w:ascii="Times New Roman" w:hAnsi="Times New Roman"/>
          <w:position w:val="-30"/>
          <w:sz w:val="28"/>
          <w:szCs w:val="28"/>
        </w:rPr>
        <w:object w:dxaOrig="6140" w:dyaOrig="720" w14:anchorId="5A335BED">
          <v:shape id="_x0000_i1177" type="#_x0000_t75" style="width:307.2pt;height:36pt" o:ole="">
            <v:imagedata r:id="rId282" o:title=""/>
          </v:shape>
          <o:OLEObject Type="Embed" ProgID="Equation.3" ShapeID="_x0000_i1177" DrawAspect="Content" ObjectID="_1585227343" r:id="rId283"/>
        </w:object>
      </w:r>
      <w:bookmarkEnd w:id="95"/>
      <w:bookmarkEnd w:id="96"/>
      <w:r w:rsidRPr="00D76CD6">
        <w:rPr>
          <w:rFonts w:ascii="Times New Roman" w:hAnsi="Times New Roman"/>
          <w:sz w:val="28"/>
          <w:szCs w:val="28"/>
        </w:rPr>
        <w:t xml:space="preserve"> where * is equivalent to </w:t>
      </w:r>
      <w:bookmarkStart w:id="97" w:name="OLE_LINK149"/>
      <w:bookmarkStart w:id="98" w:name="OLE_LINK150"/>
      <w:r w:rsidRPr="006A0FF4">
        <w:rPr>
          <w:rFonts w:ascii="Times New Roman" w:hAnsi="Times New Roman"/>
          <w:position w:val="-8"/>
          <w:sz w:val="28"/>
          <w:szCs w:val="28"/>
        </w:rPr>
        <w:object w:dxaOrig="2760" w:dyaOrig="300" w14:anchorId="7F5A7241">
          <v:shape id="_x0000_i1178" type="#_x0000_t75" style="width:138.4pt;height:15.2pt" o:ole="">
            <v:imagedata r:id="rId284" o:title=""/>
          </v:shape>
          <o:OLEObject Type="Embed" ProgID="Equation.3" ShapeID="_x0000_i1178" DrawAspect="Content" ObjectID="_1585227344" r:id="rId285"/>
        </w:object>
      </w:r>
      <w:bookmarkEnd w:id="97"/>
      <w:bookmarkEnd w:id="98"/>
      <w:r w:rsidRPr="00D76CD6">
        <w:rPr>
          <w:rFonts w:ascii="Times New Roman" w:hAnsi="Times New Roman"/>
          <w:sz w:val="28"/>
          <w:szCs w:val="28"/>
        </w:rPr>
        <w:t xml:space="preserve"> or  </w:t>
      </w:r>
      <w:r w:rsidRPr="006A0FF4">
        <w:rPr>
          <w:rFonts w:ascii="Times New Roman" w:hAnsi="Times New Roman"/>
          <w:position w:val="-8"/>
          <w:sz w:val="28"/>
          <w:szCs w:val="28"/>
        </w:rPr>
        <w:object w:dxaOrig="2420" w:dyaOrig="300" w14:anchorId="4BDE1BAD">
          <v:shape id="_x0000_i1179" type="#_x0000_t75" style="width:120.8pt;height:15.2pt" o:ole="">
            <v:imagedata r:id="rId286" o:title=""/>
          </v:shape>
          <o:OLEObject Type="Embed" ProgID="Equation.3" ShapeID="_x0000_i1179" DrawAspect="Content" ObjectID="_1585227345" r:id="rId287"/>
        </w:object>
      </w:r>
      <w:r w:rsidRPr="00D76CD6">
        <w:rPr>
          <w:rFonts w:ascii="Times New Roman" w:hAnsi="Times New Roman"/>
          <w:sz w:val="28"/>
          <w:szCs w:val="28"/>
        </w:rPr>
        <w:t xml:space="preserve"> or</w:t>
      </w:r>
    </w:p>
    <w:p w14:paraId="23CE58DE" w14:textId="77777777" w:rsidR="006D299A" w:rsidRPr="00D76CD6" w:rsidRDefault="006D299A" w:rsidP="006D299A">
      <w:pPr>
        <w:spacing w:line="360" w:lineRule="atLeast"/>
        <w:ind w:left="720"/>
        <w:jc w:val="both"/>
        <w:rPr>
          <w:rFonts w:ascii="Times New Roman" w:hAnsi="Times New Roman"/>
          <w:sz w:val="28"/>
          <w:szCs w:val="28"/>
        </w:rPr>
      </w:pPr>
      <w:r w:rsidRPr="006A0FF4">
        <w:rPr>
          <w:rFonts w:ascii="Times New Roman" w:hAnsi="Times New Roman"/>
          <w:position w:val="-8"/>
          <w:sz w:val="28"/>
          <w:szCs w:val="28"/>
        </w:rPr>
        <w:object w:dxaOrig="1320" w:dyaOrig="300" w14:anchorId="22D8A3A0">
          <v:shape id="_x0000_i1180" type="#_x0000_t75" style="width:66.4pt;height:15.2pt" o:ole="">
            <v:imagedata r:id="rId288" o:title=""/>
          </v:shape>
          <o:OLEObject Type="Embed" ProgID="Equation.3" ShapeID="_x0000_i1180" DrawAspect="Content" ObjectID="_1585227346" r:id="rId289"/>
        </w:object>
      </w:r>
      <w:r w:rsidRPr="00D76CD6">
        <w:rPr>
          <w:rFonts w:ascii="Times New Roman" w:hAnsi="Times New Roman"/>
          <w:sz w:val="28"/>
          <w:szCs w:val="28"/>
        </w:rPr>
        <w:t xml:space="preserve"> or </w:t>
      </w:r>
      <w:r w:rsidRPr="006A0FF4">
        <w:rPr>
          <w:rFonts w:ascii="Times New Roman" w:hAnsi="Times New Roman"/>
          <w:i/>
          <w:sz w:val="28"/>
          <w:szCs w:val="28"/>
        </w:rPr>
        <w:t>n</w:t>
      </w:r>
      <w:r w:rsidRPr="00D76CD6">
        <w:rPr>
          <w:rFonts w:ascii="Times New Roman" w:hAnsi="Times New Roman"/>
          <w:sz w:val="28"/>
          <w:szCs w:val="28"/>
        </w:rPr>
        <w:t xml:space="preserve"> &gt; 1002. Hence the result is valid for 2</w:t>
      </w:r>
      <w:r w:rsidRPr="006A0FF4">
        <w:rPr>
          <w:rFonts w:ascii="Times New Roman" w:hAnsi="Times New Roman"/>
          <w:i/>
          <w:sz w:val="28"/>
          <w:szCs w:val="28"/>
        </w:rPr>
        <w:t>n</w:t>
      </w:r>
      <w:r w:rsidRPr="00D76CD6">
        <w:rPr>
          <w:rFonts w:ascii="Times New Roman" w:hAnsi="Times New Roman"/>
          <w:sz w:val="28"/>
          <w:szCs w:val="28"/>
        </w:rPr>
        <w:t>.</w:t>
      </w:r>
    </w:p>
    <w:p w14:paraId="3E34069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Now we'll do it for 2</w:t>
      </w:r>
      <w:r w:rsidRPr="006A0FF4">
        <w:rPr>
          <w:rFonts w:ascii="Times New Roman" w:hAnsi="Times New Roman"/>
          <w:i/>
          <w:sz w:val="28"/>
          <w:szCs w:val="28"/>
        </w:rPr>
        <w:t>n</w:t>
      </w:r>
      <w:r w:rsidRPr="00D76CD6">
        <w:rPr>
          <w:rFonts w:ascii="Times New Roman" w:hAnsi="Times New Roman"/>
          <w:sz w:val="28"/>
          <w:szCs w:val="28"/>
        </w:rPr>
        <w:t xml:space="preserve"> + 1.</w:t>
      </w:r>
    </w:p>
    <w:bookmarkStart w:id="99" w:name="OLE_LINK153"/>
    <w:bookmarkStart w:id="100" w:name="OLE_LINK154"/>
    <w:bookmarkStart w:id="101" w:name="OLE_LINK155"/>
    <w:p w14:paraId="6CEE267F" w14:textId="77777777" w:rsidR="006D299A" w:rsidRPr="00D76CD6" w:rsidRDefault="006D299A" w:rsidP="006D299A">
      <w:pPr>
        <w:spacing w:line="360" w:lineRule="atLeast"/>
        <w:ind w:left="720"/>
        <w:jc w:val="both"/>
        <w:rPr>
          <w:rFonts w:ascii="Times New Roman" w:hAnsi="Times New Roman"/>
          <w:sz w:val="28"/>
          <w:szCs w:val="28"/>
        </w:rPr>
      </w:pPr>
      <w:r w:rsidRPr="006A0FF4">
        <w:rPr>
          <w:rFonts w:ascii="Times New Roman" w:hAnsi="Times New Roman"/>
          <w:position w:val="-30"/>
          <w:sz w:val="28"/>
          <w:szCs w:val="28"/>
        </w:rPr>
        <w:object w:dxaOrig="6140" w:dyaOrig="720" w14:anchorId="6C09FA8D">
          <v:shape id="_x0000_i1181" type="#_x0000_t75" style="width:307.2pt;height:36pt" o:ole="">
            <v:imagedata r:id="rId290" o:title=""/>
          </v:shape>
          <o:OLEObject Type="Embed" ProgID="Equation.3" ShapeID="_x0000_i1181" DrawAspect="Content" ObjectID="_1585227347" r:id="rId291"/>
        </w:object>
      </w:r>
      <w:bookmarkEnd w:id="99"/>
      <w:bookmarkEnd w:id="100"/>
      <w:bookmarkEnd w:id="101"/>
      <w:r w:rsidRPr="00D76CD6">
        <w:rPr>
          <w:rFonts w:ascii="Times New Roman" w:hAnsi="Times New Roman"/>
          <w:sz w:val="28"/>
          <w:szCs w:val="28"/>
        </w:rPr>
        <w:t xml:space="preserve"> where * is:</w:t>
      </w:r>
    </w:p>
    <w:p w14:paraId="0747CD34"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LHS &lt; </w:t>
      </w:r>
      <w:r w:rsidRPr="006A0FF4">
        <w:rPr>
          <w:rFonts w:ascii="Times New Roman" w:hAnsi="Times New Roman"/>
          <w:position w:val="-30"/>
          <w:sz w:val="28"/>
          <w:szCs w:val="28"/>
        </w:rPr>
        <w:object w:dxaOrig="4180" w:dyaOrig="720" w14:anchorId="55DDF3B9">
          <v:shape id="_x0000_i1182" type="#_x0000_t75" style="width:208.8pt;height:36pt" o:ole="">
            <v:imagedata r:id="rId292" o:title=""/>
          </v:shape>
          <o:OLEObject Type="Embed" ProgID="Equation.3" ShapeID="_x0000_i1182" DrawAspect="Content" ObjectID="_1585227348" r:id="rId293"/>
        </w:object>
      </w:r>
      <w:r w:rsidRPr="00D76CD6">
        <w:rPr>
          <w:rFonts w:ascii="Times New Roman" w:hAnsi="Times New Roman"/>
          <w:sz w:val="28"/>
          <w:szCs w:val="28"/>
        </w:rPr>
        <w:t xml:space="preserve"> and </w:t>
      </w:r>
    </w:p>
    <w:p w14:paraId="6897E921"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RHS &gt; </w:t>
      </w:r>
      <w:r w:rsidRPr="006A0FF4">
        <w:rPr>
          <w:rFonts w:ascii="Times New Roman" w:hAnsi="Times New Roman"/>
          <w:position w:val="-30"/>
          <w:sz w:val="28"/>
          <w:szCs w:val="28"/>
        </w:rPr>
        <w:object w:dxaOrig="2080" w:dyaOrig="720" w14:anchorId="3EDBEDD4">
          <v:shape id="_x0000_i1183" type="#_x0000_t75" style="width:104pt;height:36pt" o:ole="">
            <v:imagedata r:id="rId294" o:title=""/>
          </v:shape>
          <o:OLEObject Type="Embed" ProgID="Equation.3" ShapeID="_x0000_i1183" DrawAspect="Content" ObjectID="_1585227349" r:id="rId295"/>
        </w:object>
      </w:r>
      <w:r w:rsidRPr="00D76CD6">
        <w:rPr>
          <w:rFonts w:ascii="Times New Roman" w:hAnsi="Times New Roman"/>
          <w:sz w:val="28"/>
          <w:szCs w:val="28"/>
        </w:rPr>
        <w:t xml:space="preserve"> and as above we can verify that </w:t>
      </w:r>
      <w:r w:rsidRPr="007F1698">
        <w:rPr>
          <w:rFonts w:ascii="Times New Roman" w:hAnsi="Times New Roman"/>
          <w:i/>
          <w:sz w:val="28"/>
          <w:szCs w:val="28"/>
        </w:rPr>
        <w:t>A</w:t>
      </w:r>
      <w:r w:rsidRPr="00D76CD6">
        <w:rPr>
          <w:rFonts w:ascii="Times New Roman" w:hAnsi="Times New Roman"/>
          <w:sz w:val="28"/>
          <w:szCs w:val="28"/>
        </w:rPr>
        <w:t xml:space="preserve"> &lt; </w:t>
      </w:r>
      <w:r w:rsidRPr="007F1698">
        <w:rPr>
          <w:rFonts w:ascii="Times New Roman" w:hAnsi="Times New Roman"/>
          <w:i/>
          <w:sz w:val="28"/>
          <w:szCs w:val="28"/>
        </w:rPr>
        <w:t>B</w:t>
      </w:r>
      <w:r w:rsidRPr="00D76CD6">
        <w:rPr>
          <w:rFonts w:ascii="Times New Roman" w:hAnsi="Times New Roman"/>
          <w:sz w:val="28"/>
          <w:szCs w:val="28"/>
        </w:rPr>
        <w:t xml:space="preserve"> holds </w:t>
      </w:r>
      <w:proofErr w:type="gramStart"/>
      <w:r w:rsidRPr="00D76CD6">
        <w:rPr>
          <w:rFonts w:ascii="Times New Roman" w:hAnsi="Times New Roman"/>
          <w:sz w:val="28"/>
          <w:szCs w:val="28"/>
        </w:rPr>
        <w:t xml:space="preserve">for  </w:t>
      </w:r>
      <w:r w:rsidRPr="007F1698">
        <w:rPr>
          <w:rFonts w:ascii="Times New Roman" w:hAnsi="Times New Roman"/>
          <w:i/>
          <w:sz w:val="28"/>
          <w:szCs w:val="28"/>
        </w:rPr>
        <w:t>n</w:t>
      </w:r>
      <w:proofErr w:type="gramEnd"/>
      <w:r w:rsidRPr="00D76CD6">
        <w:rPr>
          <w:rFonts w:ascii="Times New Roman" w:hAnsi="Times New Roman"/>
          <w:sz w:val="28"/>
          <w:szCs w:val="28"/>
        </w:rPr>
        <w:t xml:space="preserve"> &gt; 1359.</w:t>
      </w:r>
    </w:p>
    <w:p w14:paraId="26D77B65"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our inductive step holds and we have proves half of our result.</w:t>
      </w:r>
    </w:p>
    <w:p w14:paraId="33A59474" w14:textId="77777777" w:rsidR="006D299A" w:rsidRPr="00D76CD6" w:rsidRDefault="006D299A" w:rsidP="006D299A">
      <w:pPr>
        <w:spacing w:line="360" w:lineRule="atLeast"/>
        <w:ind w:left="720"/>
        <w:jc w:val="both"/>
        <w:rPr>
          <w:rFonts w:ascii="Times New Roman" w:hAnsi="Times New Roman"/>
          <w:sz w:val="28"/>
          <w:szCs w:val="28"/>
        </w:rPr>
      </w:pPr>
    </w:p>
    <w:p w14:paraId="723CF9E8"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For the other half:</w:t>
      </w:r>
    </w:p>
    <w:p w14:paraId="284C3C55" w14:textId="77777777" w:rsidR="006D299A" w:rsidRPr="00D76CD6" w:rsidRDefault="006D299A" w:rsidP="006D299A">
      <w:pPr>
        <w:spacing w:line="360" w:lineRule="atLeast"/>
        <w:ind w:left="720"/>
        <w:jc w:val="both"/>
        <w:rPr>
          <w:rFonts w:ascii="Times New Roman" w:hAnsi="Times New Roman"/>
          <w:sz w:val="28"/>
          <w:szCs w:val="28"/>
        </w:rPr>
      </w:pPr>
    </w:p>
    <w:p w14:paraId="0FB356E2" w14:textId="77777777" w:rsidR="006D299A" w:rsidRPr="006A0FF4" w:rsidRDefault="006D299A" w:rsidP="006D299A">
      <w:pPr>
        <w:spacing w:line="360" w:lineRule="atLeast"/>
        <w:jc w:val="both"/>
        <w:rPr>
          <w:rFonts w:ascii="Times New Roman" w:hAnsi="Times New Roman"/>
          <w:b/>
          <w:sz w:val="28"/>
          <w:szCs w:val="28"/>
        </w:rPr>
      </w:pPr>
      <w:r w:rsidRPr="006A0FF4">
        <w:rPr>
          <w:rFonts w:ascii="Times New Roman" w:hAnsi="Times New Roman"/>
          <w:b/>
          <w:sz w:val="28"/>
          <w:szCs w:val="28"/>
        </w:rPr>
        <w:t>Lemma</w:t>
      </w:r>
    </w:p>
    <w:p w14:paraId="6E18D2F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6A0FF4">
        <w:rPr>
          <w:rFonts w:ascii="Times New Roman" w:hAnsi="Times New Roman"/>
          <w:i/>
          <w:sz w:val="28"/>
          <w:szCs w:val="28"/>
        </w:rPr>
        <w:t>p</w:t>
      </w:r>
      <w:r w:rsidRPr="00D76CD6">
        <w:rPr>
          <w:rFonts w:ascii="Times New Roman" w:hAnsi="Times New Roman"/>
          <w:sz w:val="28"/>
          <w:szCs w:val="28"/>
        </w:rPr>
        <w:t xml:space="preserve"> is prime and </w:t>
      </w:r>
      <w:r w:rsidRPr="006A0FF4">
        <w:rPr>
          <w:rFonts w:ascii="Times New Roman" w:hAnsi="Times New Roman"/>
          <w:position w:val="-8"/>
          <w:sz w:val="28"/>
          <w:szCs w:val="28"/>
        </w:rPr>
        <w:object w:dxaOrig="380" w:dyaOrig="380" w14:anchorId="163FADE4">
          <v:shape id="_x0000_i1184" type="#_x0000_t75" style="width:19.2pt;height:19.2pt" o:ole="">
            <v:imagedata r:id="rId296" o:title=""/>
          </v:shape>
          <o:OLEObject Type="Embed" ProgID="Equation.3" ShapeID="_x0000_i1184" DrawAspect="Content" ObjectID="_1585227350" r:id="rId297"/>
        </w:object>
      </w:r>
      <w:r w:rsidRPr="00D76CD6">
        <w:rPr>
          <w:rFonts w:ascii="Times New Roman" w:hAnsi="Times New Roman"/>
          <w:sz w:val="28"/>
          <w:szCs w:val="28"/>
        </w:rPr>
        <w:t xml:space="preserve"> is the largest power of </w:t>
      </w:r>
      <w:r w:rsidRPr="006A0FF4">
        <w:rPr>
          <w:rFonts w:ascii="Times New Roman" w:hAnsi="Times New Roman"/>
          <w:i/>
          <w:sz w:val="28"/>
          <w:szCs w:val="28"/>
        </w:rPr>
        <w:t>p</w:t>
      </w:r>
      <w:r w:rsidRPr="00D76CD6">
        <w:rPr>
          <w:rFonts w:ascii="Times New Roman" w:hAnsi="Times New Roman"/>
          <w:sz w:val="28"/>
          <w:szCs w:val="28"/>
        </w:rPr>
        <w:t xml:space="preserve"> dividing </w:t>
      </w:r>
      <w:r w:rsidRPr="006A0FF4">
        <w:rPr>
          <w:rFonts w:ascii="Times New Roman" w:hAnsi="Times New Roman"/>
          <w:position w:val="-32"/>
          <w:sz w:val="28"/>
          <w:szCs w:val="28"/>
        </w:rPr>
        <w:object w:dxaOrig="400" w:dyaOrig="780" w14:anchorId="23FECF6F">
          <v:shape id="_x0000_i1185" type="#_x0000_t75" style="width:20pt;height:39.2pt" o:ole="">
            <v:imagedata r:id="rId298" o:title=""/>
          </v:shape>
          <o:OLEObject Type="Embed" ProgID="Equation.3" ShapeID="_x0000_i1185" DrawAspect="Content" ObjectID="_1585227351" r:id="rId299"/>
        </w:object>
      </w:r>
      <w:r w:rsidRPr="00D76CD6">
        <w:rPr>
          <w:rFonts w:ascii="Times New Roman" w:hAnsi="Times New Roman"/>
          <w:sz w:val="28"/>
          <w:szCs w:val="28"/>
        </w:rPr>
        <w:t xml:space="preserve"> then </w:t>
      </w:r>
      <w:bookmarkStart w:id="102" w:name="OLE_LINK167"/>
      <w:bookmarkStart w:id="103" w:name="OLE_LINK168"/>
      <w:r w:rsidRPr="006A0FF4">
        <w:rPr>
          <w:rFonts w:ascii="Times New Roman" w:hAnsi="Times New Roman"/>
          <w:position w:val="-8"/>
          <w:sz w:val="28"/>
          <w:szCs w:val="28"/>
        </w:rPr>
        <w:object w:dxaOrig="820" w:dyaOrig="380" w14:anchorId="0168935E">
          <v:shape id="_x0000_i1186" type="#_x0000_t75" style="width:40.8pt;height:19.2pt" o:ole="">
            <v:imagedata r:id="rId300" o:title=""/>
          </v:shape>
          <o:OLEObject Type="Embed" ProgID="Equation.3" ShapeID="_x0000_i1186" DrawAspect="Content" ObjectID="_1585227352" r:id="rId301"/>
        </w:object>
      </w:r>
      <w:bookmarkEnd w:id="102"/>
      <w:bookmarkEnd w:id="103"/>
      <w:r w:rsidRPr="00D76CD6">
        <w:rPr>
          <w:rFonts w:ascii="Times New Roman" w:hAnsi="Times New Roman"/>
          <w:sz w:val="28"/>
          <w:szCs w:val="28"/>
        </w:rPr>
        <w:t>.</w:t>
      </w:r>
    </w:p>
    <w:p w14:paraId="49618C9E" w14:textId="77777777" w:rsidR="006D299A" w:rsidRPr="006A0FF4" w:rsidRDefault="006D299A" w:rsidP="006D299A">
      <w:pPr>
        <w:spacing w:line="360" w:lineRule="atLeast"/>
        <w:jc w:val="both"/>
        <w:rPr>
          <w:rFonts w:ascii="Times New Roman" w:hAnsi="Times New Roman"/>
          <w:b/>
          <w:sz w:val="28"/>
          <w:szCs w:val="28"/>
        </w:rPr>
      </w:pPr>
    </w:p>
    <w:p w14:paraId="3E5C693B" w14:textId="77777777" w:rsidR="006D299A" w:rsidRPr="006A0FF4" w:rsidRDefault="006D299A" w:rsidP="006D299A">
      <w:pPr>
        <w:spacing w:line="360" w:lineRule="atLeast"/>
        <w:jc w:val="both"/>
        <w:rPr>
          <w:rFonts w:ascii="Times New Roman" w:hAnsi="Times New Roman"/>
          <w:b/>
          <w:sz w:val="28"/>
          <w:szCs w:val="28"/>
        </w:rPr>
      </w:pPr>
      <w:r w:rsidRPr="006A0FF4">
        <w:rPr>
          <w:rFonts w:ascii="Times New Roman" w:hAnsi="Times New Roman"/>
          <w:b/>
          <w:sz w:val="28"/>
          <w:szCs w:val="28"/>
        </w:rPr>
        <w:lastRenderedPageBreak/>
        <w:t>Proof</w:t>
      </w:r>
    </w:p>
    <w:p w14:paraId="7A3DE27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e.g. </w:t>
      </w:r>
      <w:bookmarkStart w:id="104" w:name="OLE_LINK156"/>
      <w:bookmarkStart w:id="105" w:name="OLE_LINK157"/>
      <w:r w:rsidRPr="006A0FF4">
        <w:rPr>
          <w:rFonts w:ascii="Times New Roman" w:hAnsi="Times New Roman"/>
          <w:position w:val="-32"/>
          <w:sz w:val="28"/>
          <w:szCs w:val="28"/>
        </w:rPr>
        <w:object w:dxaOrig="2480" w:dyaOrig="780" w14:anchorId="23EA3FE9">
          <v:shape id="_x0000_i1187" type="#_x0000_t75" style="width:124pt;height:39.2pt" o:ole="">
            <v:imagedata r:id="rId302" o:title=""/>
          </v:shape>
          <o:OLEObject Type="Embed" ProgID="Equation.3" ShapeID="_x0000_i1187" DrawAspect="Content" ObjectID="_1585227353" r:id="rId303"/>
        </w:object>
      </w:r>
      <w:bookmarkEnd w:id="104"/>
      <w:bookmarkEnd w:id="105"/>
      <w:r w:rsidRPr="00D76CD6">
        <w:rPr>
          <w:rFonts w:ascii="Times New Roman" w:hAnsi="Times New Roman"/>
          <w:sz w:val="28"/>
          <w:szCs w:val="28"/>
        </w:rPr>
        <w:t xml:space="preserve">   </w:t>
      </w:r>
      <w:r w:rsidRPr="006A0FF4">
        <w:rPr>
          <w:rFonts w:ascii="Times New Roman" w:hAnsi="Times New Roman"/>
          <w:position w:val="-32"/>
          <w:sz w:val="28"/>
          <w:szCs w:val="28"/>
        </w:rPr>
        <w:object w:dxaOrig="3200" w:dyaOrig="780" w14:anchorId="6CA2A16A">
          <v:shape id="_x0000_i1188" type="#_x0000_t75" style="width:160pt;height:39.2pt" o:ole="">
            <v:imagedata r:id="rId304" o:title=""/>
          </v:shape>
          <o:OLEObject Type="Embed" ProgID="Equation.3" ShapeID="_x0000_i1188" DrawAspect="Content" ObjectID="_1585227354" r:id="rId305"/>
        </w:object>
      </w:r>
    </w:p>
    <w:p w14:paraId="33269806" w14:textId="77777777" w:rsidR="006D299A" w:rsidRPr="006A0FF4" w:rsidRDefault="006D299A" w:rsidP="006D299A">
      <w:pPr>
        <w:spacing w:line="360" w:lineRule="atLeast"/>
        <w:ind w:left="720"/>
        <w:jc w:val="both"/>
        <w:rPr>
          <w:rFonts w:ascii="Times New Roman" w:hAnsi="Times New Roman"/>
          <w:sz w:val="28"/>
        </w:rPr>
      </w:pPr>
      <w:r w:rsidRPr="00D76CD6">
        <w:rPr>
          <w:rFonts w:ascii="Times New Roman" w:hAnsi="Times New Roman"/>
          <w:sz w:val="28"/>
          <w:szCs w:val="28"/>
        </w:rPr>
        <w:t xml:space="preserve">If </w:t>
      </w:r>
      <w:bookmarkStart w:id="106" w:name="OLE_LINK163"/>
      <w:bookmarkStart w:id="107" w:name="OLE_LINK164"/>
      <w:r w:rsidRPr="006A0FF4">
        <w:rPr>
          <w:rFonts w:ascii="Times New Roman" w:hAnsi="Times New Roman"/>
          <w:position w:val="-8"/>
          <w:sz w:val="28"/>
          <w:szCs w:val="28"/>
        </w:rPr>
        <w:object w:dxaOrig="360" w:dyaOrig="380" w14:anchorId="361747B2">
          <v:shape id="_x0000_i1189" type="#_x0000_t75" style="width:18.4pt;height:19.2pt" o:ole="">
            <v:imagedata r:id="rId306" o:title=""/>
          </v:shape>
          <o:OLEObject Type="Embed" ProgID="Equation.3" ShapeID="_x0000_i1189" DrawAspect="Content" ObjectID="_1585227355" r:id="rId307"/>
        </w:object>
      </w:r>
      <w:r w:rsidRPr="00D76CD6">
        <w:rPr>
          <w:rFonts w:ascii="Times New Roman" w:hAnsi="Times New Roman"/>
          <w:sz w:val="28"/>
          <w:szCs w:val="28"/>
        </w:rPr>
        <w:t xml:space="preserve"> is the largest power of </w:t>
      </w:r>
      <w:r w:rsidRPr="006A0FF4">
        <w:rPr>
          <w:rFonts w:ascii="Times New Roman" w:hAnsi="Times New Roman"/>
          <w:i/>
          <w:sz w:val="28"/>
          <w:szCs w:val="28"/>
        </w:rPr>
        <w:t>p</w:t>
      </w:r>
      <w:r w:rsidRPr="00D76CD6">
        <w:rPr>
          <w:rFonts w:ascii="Times New Roman" w:hAnsi="Times New Roman"/>
          <w:sz w:val="28"/>
          <w:szCs w:val="28"/>
        </w:rPr>
        <w:t xml:space="preserve"> dividing </w:t>
      </w:r>
      <w:r w:rsidRPr="006A0FF4">
        <w:rPr>
          <w:rFonts w:ascii="Times New Roman" w:hAnsi="Times New Roman"/>
          <w:i/>
          <w:sz w:val="28"/>
          <w:szCs w:val="28"/>
        </w:rPr>
        <w:t>n</w:t>
      </w:r>
      <w:r w:rsidRPr="00D76CD6">
        <w:rPr>
          <w:rFonts w:ascii="Times New Roman" w:hAnsi="Times New Roman"/>
          <w:sz w:val="28"/>
          <w:szCs w:val="28"/>
        </w:rPr>
        <w:t>!</w:t>
      </w:r>
      <w:bookmarkEnd w:id="106"/>
      <w:bookmarkEnd w:id="107"/>
      <w:r w:rsidRPr="00D76CD6">
        <w:rPr>
          <w:rFonts w:ascii="Times New Roman" w:hAnsi="Times New Roman"/>
          <w:sz w:val="28"/>
          <w:szCs w:val="28"/>
        </w:rPr>
        <w:t xml:space="preserve"> then (See Tutorial 3) </w:t>
      </w:r>
      <w:bookmarkStart w:id="108" w:name="OLE_LINK165"/>
      <w:bookmarkStart w:id="109" w:name="OLE_LINK166"/>
      <w:r w:rsidRPr="006A0FF4">
        <w:rPr>
          <w:position w:val="-36"/>
          <w:sz w:val="28"/>
        </w:rPr>
        <w:object w:dxaOrig="2860" w:dyaOrig="860" w14:anchorId="3626545A">
          <v:shape id="_x0000_i1190" type="#_x0000_t75" style="width:143.2pt;height:43.2pt" o:ole="">
            <v:imagedata r:id="rId308" o:title=""/>
          </v:shape>
          <o:OLEObject Type="Embed" ProgID="Equation.3" ShapeID="_x0000_i1190" DrawAspect="Content" ObjectID="_1585227356" r:id="rId309"/>
        </w:object>
      </w:r>
      <w:bookmarkEnd w:id="108"/>
      <w:bookmarkEnd w:id="109"/>
      <w:r w:rsidRPr="006A0FF4">
        <w:rPr>
          <w:sz w:val="28"/>
        </w:rPr>
        <w:t xml:space="preserve"> where </w:t>
      </w:r>
      <w:r w:rsidRPr="006A0FF4">
        <w:rPr>
          <w:position w:val="-8"/>
          <w:sz w:val="28"/>
        </w:rPr>
        <w:object w:dxaOrig="300" w:dyaOrig="380" w14:anchorId="777ECE9E">
          <v:shape id="_x0000_i1191" type="#_x0000_t75" style="width:15.2pt;height:19.2pt" o:ole="">
            <v:imagedata r:id="rId310" o:title=""/>
          </v:shape>
          <o:OLEObject Type="Embed" ProgID="Equation.3" ShapeID="_x0000_i1191" DrawAspect="Content" ObjectID="_1585227357" r:id="rId311"/>
        </w:object>
      </w:r>
      <w:r w:rsidRPr="006A0FF4">
        <w:rPr>
          <w:rFonts w:ascii="Times New Roman" w:hAnsi="Times New Roman"/>
          <w:sz w:val="28"/>
        </w:rPr>
        <w:t xml:space="preserve"> is the largest power of </w:t>
      </w:r>
      <w:r w:rsidRPr="006A0FF4">
        <w:rPr>
          <w:rFonts w:ascii="Times New Roman" w:hAnsi="Times New Roman"/>
          <w:i/>
          <w:sz w:val="28"/>
        </w:rPr>
        <w:t xml:space="preserve">p </w:t>
      </w:r>
      <w:r w:rsidRPr="006A0FF4">
        <w:rPr>
          <w:rFonts w:ascii="Times New Roman" w:hAnsi="Times New Roman"/>
          <w:sz w:val="28"/>
        </w:rPr>
        <w:t xml:space="preserve">≤ </w:t>
      </w:r>
      <w:r w:rsidRPr="006A0FF4">
        <w:rPr>
          <w:rFonts w:ascii="Times New Roman" w:hAnsi="Times New Roman"/>
          <w:i/>
          <w:sz w:val="28"/>
        </w:rPr>
        <w:t>n</w:t>
      </w:r>
      <w:r w:rsidRPr="006A0FF4">
        <w:rPr>
          <w:rFonts w:ascii="Times New Roman" w:hAnsi="Times New Roman"/>
          <w:sz w:val="28"/>
        </w:rPr>
        <w:t>.</w:t>
      </w:r>
    </w:p>
    <w:p w14:paraId="6AA2E416" w14:textId="77777777" w:rsidR="006D299A" w:rsidRPr="006A0FF4" w:rsidRDefault="006D299A" w:rsidP="006D299A">
      <w:pPr>
        <w:spacing w:line="360" w:lineRule="atLeast"/>
        <w:ind w:left="720"/>
        <w:jc w:val="both"/>
        <w:rPr>
          <w:rFonts w:ascii="Times New Roman" w:hAnsi="Times New Roman"/>
          <w:sz w:val="28"/>
          <w:szCs w:val="28"/>
        </w:rPr>
      </w:pPr>
      <w:r w:rsidRPr="006A0FF4">
        <w:rPr>
          <w:rFonts w:ascii="Times New Roman" w:hAnsi="Times New Roman"/>
          <w:sz w:val="28"/>
        </w:rPr>
        <w:t xml:space="preserve">Then if </w:t>
      </w:r>
      <w:r w:rsidRPr="006A0FF4">
        <w:rPr>
          <w:rFonts w:ascii="Times New Roman" w:hAnsi="Times New Roman"/>
          <w:position w:val="-8"/>
          <w:sz w:val="28"/>
          <w:szCs w:val="28"/>
        </w:rPr>
        <w:object w:dxaOrig="400" w:dyaOrig="380" w14:anchorId="56C98001">
          <v:shape id="_x0000_i1192" type="#_x0000_t75" style="width:20pt;height:19.2pt" o:ole="">
            <v:imagedata r:id="rId312" o:title=""/>
          </v:shape>
          <o:OLEObject Type="Embed" ProgID="Equation.3" ShapeID="_x0000_i1192" DrawAspect="Content" ObjectID="_1585227358" r:id="rId313"/>
        </w:object>
      </w:r>
      <w:r w:rsidRPr="00D76CD6">
        <w:rPr>
          <w:rFonts w:ascii="Times New Roman" w:hAnsi="Times New Roman"/>
          <w:sz w:val="28"/>
          <w:szCs w:val="28"/>
        </w:rPr>
        <w:t xml:space="preserve"> is the largest power of </w:t>
      </w:r>
      <w:r w:rsidRPr="006A0FF4">
        <w:rPr>
          <w:rFonts w:ascii="Times New Roman" w:hAnsi="Times New Roman"/>
          <w:i/>
          <w:sz w:val="28"/>
          <w:szCs w:val="28"/>
        </w:rPr>
        <w:t>p</w:t>
      </w:r>
      <w:r w:rsidRPr="00D76CD6">
        <w:rPr>
          <w:rFonts w:ascii="Times New Roman" w:hAnsi="Times New Roman"/>
          <w:sz w:val="28"/>
          <w:szCs w:val="28"/>
        </w:rPr>
        <w:t xml:space="preserve"> dividing </w:t>
      </w:r>
      <w:r w:rsidRPr="006A0FF4">
        <w:rPr>
          <w:rFonts w:ascii="Times New Roman" w:hAnsi="Times New Roman"/>
          <w:i/>
          <w:sz w:val="28"/>
          <w:szCs w:val="28"/>
        </w:rPr>
        <w:t>k</w:t>
      </w:r>
      <w:r w:rsidRPr="00D76CD6">
        <w:rPr>
          <w:rFonts w:ascii="Times New Roman" w:hAnsi="Times New Roman"/>
          <w:sz w:val="28"/>
          <w:szCs w:val="28"/>
        </w:rPr>
        <w:t xml:space="preserve">! and </w:t>
      </w:r>
      <w:r w:rsidRPr="006A0FF4">
        <w:rPr>
          <w:rFonts w:ascii="Times New Roman" w:hAnsi="Times New Roman"/>
          <w:position w:val="-8"/>
          <w:sz w:val="28"/>
          <w:szCs w:val="28"/>
        </w:rPr>
        <w:object w:dxaOrig="400" w:dyaOrig="380" w14:anchorId="0B4082E7">
          <v:shape id="_x0000_i1193" type="#_x0000_t75" style="width:20pt;height:19.2pt" o:ole="">
            <v:imagedata r:id="rId314" o:title=""/>
          </v:shape>
          <o:OLEObject Type="Embed" ProgID="Equation.3" ShapeID="_x0000_i1193" DrawAspect="Content" ObjectID="_1585227359" r:id="rId315"/>
        </w:object>
      </w:r>
      <w:r w:rsidRPr="00D76CD6">
        <w:rPr>
          <w:rFonts w:ascii="Times New Roman" w:hAnsi="Times New Roman"/>
          <w:sz w:val="28"/>
          <w:szCs w:val="28"/>
        </w:rPr>
        <w:t xml:space="preserve"> is the largest power of </w:t>
      </w:r>
      <w:r w:rsidRPr="006A0FF4">
        <w:rPr>
          <w:rFonts w:ascii="Times New Roman" w:hAnsi="Times New Roman"/>
          <w:i/>
          <w:sz w:val="28"/>
          <w:szCs w:val="28"/>
        </w:rPr>
        <w:t>p</w:t>
      </w:r>
      <w:r w:rsidRPr="00D76CD6">
        <w:rPr>
          <w:rFonts w:ascii="Times New Roman" w:hAnsi="Times New Roman"/>
          <w:sz w:val="28"/>
          <w:szCs w:val="28"/>
        </w:rPr>
        <w:t xml:space="preserve"> dividing (</w:t>
      </w:r>
      <w:r w:rsidRPr="006A0FF4">
        <w:rPr>
          <w:rFonts w:ascii="Times New Roman" w:hAnsi="Times New Roman"/>
          <w:i/>
          <w:sz w:val="28"/>
          <w:szCs w:val="28"/>
        </w:rPr>
        <w:t>n – k</w:t>
      </w:r>
      <w:r w:rsidRPr="00D76CD6">
        <w:rPr>
          <w:rFonts w:ascii="Times New Roman" w:hAnsi="Times New Roman"/>
          <w:sz w:val="28"/>
          <w:szCs w:val="28"/>
        </w:rPr>
        <w:t xml:space="preserve">)! then the largest power of </w:t>
      </w:r>
      <w:r w:rsidRPr="006A0FF4">
        <w:rPr>
          <w:rFonts w:ascii="Times New Roman" w:hAnsi="Times New Roman"/>
          <w:i/>
          <w:sz w:val="28"/>
          <w:szCs w:val="28"/>
        </w:rPr>
        <w:t>p</w:t>
      </w:r>
      <w:r w:rsidRPr="00D76CD6">
        <w:rPr>
          <w:rFonts w:ascii="Times New Roman" w:hAnsi="Times New Roman"/>
          <w:sz w:val="28"/>
          <w:szCs w:val="28"/>
        </w:rPr>
        <w:t xml:space="preserve"> dividing </w:t>
      </w:r>
      <w:r w:rsidRPr="006A0FF4">
        <w:rPr>
          <w:rFonts w:ascii="Times New Roman" w:hAnsi="Times New Roman"/>
          <w:position w:val="-32"/>
          <w:sz w:val="28"/>
          <w:szCs w:val="28"/>
        </w:rPr>
        <w:object w:dxaOrig="1720" w:dyaOrig="780" w14:anchorId="44EA97E8">
          <v:shape id="_x0000_i1194" type="#_x0000_t75" style="width:86.4pt;height:39.2pt" o:ole="">
            <v:imagedata r:id="rId316" o:title=""/>
          </v:shape>
          <o:OLEObject Type="Embed" ProgID="Equation.3" ShapeID="_x0000_i1194" DrawAspect="Content" ObjectID="_1585227360" r:id="rId317"/>
        </w:object>
      </w:r>
      <w:r w:rsidRPr="00D76CD6">
        <w:rPr>
          <w:rFonts w:ascii="Times New Roman" w:hAnsi="Times New Roman"/>
          <w:sz w:val="28"/>
          <w:szCs w:val="28"/>
        </w:rPr>
        <w:t xml:space="preserve"> is </w:t>
      </w:r>
      <w:r w:rsidRPr="004D4E0C">
        <w:rPr>
          <w:position w:val="-38"/>
          <w:sz w:val="28"/>
        </w:rPr>
        <w:object w:dxaOrig="5560" w:dyaOrig="900" w14:anchorId="76D27DC3">
          <v:shape id="_x0000_i1195" type="#_x0000_t75" style="width:278.4pt;height:44.8pt" o:ole="">
            <v:imagedata r:id="rId318" o:title=""/>
          </v:shape>
          <o:OLEObject Type="Embed" ProgID="Equation.3" ShapeID="_x0000_i1195" DrawAspect="Content" ObjectID="_1585227361" r:id="rId319"/>
        </w:object>
      </w:r>
      <w:r w:rsidRPr="006A0FF4">
        <w:rPr>
          <w:sz w:val="28"/>
        </w:rPr>
        <w:t xml:space="preserve"> and each term in </w:t>
      </w:r>
      <w:proofErr w:type="gramStart"/>
      <w:r w:rsidRPr="006A0FF4">
        <w:rPr>
          <w:sz w:val="28"/>
        </w:rPr>
        <w:t>{ }</w:t>
      </w:r>
      <w:proofErr w:type="gramEnd"/>
      <w:r w:rsidRPr="006A0FF4">
        <w:rPr>
          <w:sz w:val="28"/>
        </w:rPr>
        <w:t xml:space="preserve"> is ≤ 1. Hence this largest power is ≤ </w:t>
      </w:r>
      <w:r w:rsidRPr="006A0FF4">
        <w:rPr>
          <w:i/>
          <w:sz w:val="28"/>
        </w:rPr>
        <w:t>t</w:t>
      </w:r>
      <w:r w:rsidRPr="006A0FF4">
        <w:rPr>
          <w:sz w:val="28"/>
        </w:rPr>
        <w:t xml:space="preserve"> and </w:t>
      </w:r>
      <w:r w:rsidRPr="006A0FF4">
        <w:rPr>
          <w:rFonts w:ascii="Times New Roman" w:hAnsi="Times New Roman"/>
          <w:position w:val="-8"/>
          <w:sz w:val="28"/>
          <w:szCs w:val="28"/>
        </w:rPr>
        <w:object w:dxaOrig="740" w:dyaOrig="380" w14:anchorId="042FA3EB">
          <v:shape id="_x0000_i1196" type="#_x0000_t75" style="width:36.8pt;height:19.2pt" o:ole="">
            <v:imagedata r:id="rId320" o:title=""/>
          </v:shape>
          <o:OLEObject Type="Embed" ProgID="Equation.3" ShapeID="_x0000_i1196" DrawAspect="Content" ObjectID="_1585227362" r:id="rId321"/>
        </w:object>
      </w:r>
      <w:r w:rsidRPr="00D76CD6">
        <w:rPr>
          <w:rFonts w:ascii="Times New Roman" w:hAnsi="Times New Roman"/>
          <w:sz w:val="28"/>
          <w:szCs w:val="28"/>
        </w:rPr>
        <w:t>.</w:t>
      </w:r>
      <w:r w:rsidRPr="00D76CD6">
        <w:rPr>
          <w:rFonts w:ascii="Times New Roman" w:hAnsi="Times New Roman"/>
          <w:sz w:val="28"/>
          <w:szCs w:val="28"/>
        </w:rPr>
        <w:tab/>
      </w:r>
      <w:bookmarkStart w:id="110" w:name="OLE_LINK145"/>
      <w:bookmarkStart w:id="111" w:name="OLE_LINK146"/>
      <w:r w:rsidR="00423F81">
        <w:rPr>
          <w:noProof/>
          <w:color w:val="000000"/>
          <w:sz w:val="28"/>
          <w:lang w:val="en-GB" w:eastAsia="zh-CN"/>
        </w:rPr>
        <w:drawing>
          <wp:inline distT="0" distB="0" distL="0" distR="0" wp14:anchorId="32B02E70" wp14:editId="2BF23DC7">
            <wp:extent cx="132080" cy="132080"/>
            <wp:effectExtent l="2540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bookmarkEnd w:id="110"/>
    <w:bookmarkEnd w:id="111"/>
    <w:p w14:paraId="06150BE5" w14:textId="77777777" w:rsidR="006D299A" w:rsidRPr="00D76CD6" w:rsidRDefault="006D299A" w:rsidP="006D299A">
      <w:pPr>
        <w:spacing w:line="360" w:lineRule="atLeast"/>
        <w:jc w:val="both"/>
        <w:rPr>
          <w:rFonts w:ascii="Times New Roman" w:hAnsi="Times New Roman"/>
          <w:sz w:val="28"/>
          <w:szCs w:val="28"/>
        </w:rPr>
      </w:pPr>
    </w:p>
    <w:p w14:paraId="7075F2E1" w14:textId="77777777" w:rsidR="006D299A" w:rsidRPr="00F56649" w:rsidRDefault="006D299A" w:rsidP="006D299A">
      <w:pPr>
        <w:spacing w:line="480" w:lineRule="atLeast"/>
        <w:ind w:left="720"/>
        <w:rPr>
          <w:sz w:val="28"/>
        </w:rPr>
      </w:pPr>
      <w:r w:rsidRPr="00F56649">
        <w:rPr>
          <w:sz w:val="28"/>
        </w:rPr>
        <w:t xml:space="preserve">Now </w:t>
      </w:r>
      <w:r w:rsidRPr="00F56649">
        <w:rPr>
          <w:position w:val="-32"/>
          <w:sz w:val="28"/>
        </w:rPr>
        <w:object w:dxaOrig="400" w:dyaOrig="780" w14:anchorId="0738D2E3">
          <v:shape id="_x0000_i1197" type="#_x0000_t75" style="width:20pt;height:39.2pt" o:ole="">
            <v:imagedata r:id="rId298" o:title=""/>
          </v:shape>
          <o:OLEObject Type="Embed" ProgID="Equation.3" ShapeID="_x0000_i1197" DrawAspect="Content" ObjectID="_1585227363" r:id="rId322"/>
        </w:object>
      </w:r>
      <w:r w:rsidRPr="00F56649">
        <w:rPr>
          <w:sz w:val="28"/>
        </w:rPr>
        <w:t xml:space="preserve"> is divisible by at most </w:t>
      </w:r>
      <w:r w:rsidRPr="00F56649">
        <w:rPr>
          <w:i/>
          <w:sz w:val="28"/>
        </w:rPr>
        <w:t>π</w:t>
      </w:r>
      <w:r w:rsidRPr="00F56649">
        <w:rPr>
          <w:sz w:val="28"/>
        </w:rPr>
        <w:t>(</w:t>
      </w:r>
      <w:r w:rsidRPr="00F56649">
        <w:rPr>
          <w:i/>
          <w:sz w:val="28"/>
        </w:rPr>
        <w:t>n</w:t>
      </w:r>
      <w:r w:rsidRPr="00F56649">
        <w:rPr>
          <w:sz w:val="28"/>
        </w:rPr>
        <w:t xml:space="preserve">) primes and from the lemma, each power of these dividing </w:t>
      </w:r>
      <w:r w:rsidRPr="00F56649">
        <w:rPr>
          <w:position w:val="-32"/>
          <w:sz w:val="28"/>
        </w:rPr>
        <w:object w:dxaOrig="400" w:dyaOrig="780" w14:anchorId="29FF0EE8">
          <v:shape id="_x0000_i1198" type="#_x0000_t75" style="width:20pt;height:39.2pt" o:ole="">
            <v:imagedata r:id="rId298" o:title=""/>
          </v:shape>
          <o:OLEObject Type="Embed" ProgID="Equation.3" ShapeID="_x0000_i1198" DrawAspect="Content" ObjectID="_1585227364" r:id="rId323"/>
        </w:object>
      </w:r>
      <w:r w:rsidRPr="00F56649">
        <w:rPr>
          <w:sz w:val="28"/>
        </w:rPr>
        <w:t xml:space="preserve"> is ≤ </w:t>
      </w:r>
      <w:r w:rsidRPr="00F56649">
        <w:rPr>
          <w:i/>
          <w:sz w:val="28"/>
        </w:rPr>
        <w:t>n</w:t>
      </w:r>
      <w:r w:rsidRPr="00F56649">
        <w:rPr>
          <w:sz w:val="28"/>
        </w:rPr>
        <w:t xml:space="preserve">. i.e. </w:t>
      </w:r>
      <w:r w:rsidRPr="00F56649">
        <w:rPr>
          <w:position w:val="-32"/>
          <w:sz w:val="28"/>
        </w:rPr>
        <w:object w:dxaOrig="1280" w:dyaOrig="780" w14:anchorId="38EB95DA">
          <v:shape id="_x0000_i1199" type="#_x0000_t75" style="width:64pt;height:39.2pt" o:ole="">
            <v:imagedata r:id="rId324" o:title=""/>
          </v:shape>
          <o:OLEObject Type="Embed" ProgID="Equation.3" ShapeID="_x0000_i1199" DrawAspect="Content" ObjectID="_1585227365" r:id="rId325"/>
        </w:object>
      </w:r>
      <w:r w:rsidRPr="00F56649">
        <w:rPr>
          <w:sz w:val="28"/>
        </w:rPr>
        <w:t>.</w:t>
      </w:r>
    </w:p>
    <w:p w14:paraId="77F3A5C2" w14:textId="77777777" w:rsidR="006D299A" w:rsidRPr="00F56649" w:rsidRDefault="006D299A" w:rsidP="006D299A">
      <w:pPr>
        <w:spacing w:line="480" w:lineRule="atLeast"/>
        <w:ind w:left="720"/>
        <w:rPr>
          <w:sz w:val="28"/>
        </w:rPr>
      </w:pPr>
      <w:r w:rsidRPr="00F56649">
        <w:rPr>
          <w:sz w:val="28"/>
        </w:rPr>
        <w:t xml:space="preserve">Also </w:t>
      </w:r>
      <w:r w:rsidRPr="00F56649">
        <w:rPr>
          <w:position w:val="-32"/>
          <w:sz w:val="28"/>
        </w:rPr>
        <w:object w:dxaOrig="4200" w:dyaOrig="780" w14:anchorId="40E08F2E">
          <v:shape id="_x0000_i1200" type="#_x0000_t75" style="width:210.4pt;height:39.2pt" o:ole="">
            <v:imagedata r:id="rId326" o:title=""/>
          </v:shape>
          <o:OLEObject Type="Embed" ProgID="Equation.3" ShapeID="_x0000_i1200" DrawAspect="Content" ObjectID="_1585227366" r:id="rId327"/>
        </w:object>
      </w:r>
      <w:r w:rsidRPr="00F56649">
        <w:rPr>
          <w:sz w:val="28"/>
        </w:rPr>
        <w:t xml:space="preserve"> </w:t>
      </w:r>
    </w:p>
    <w:p w14:paraId="592B05C7" w14:textId="77777777" w:rsidR="006D299A" w:rsidRPr="00F56649" w:rsidRDefault="006D299A" w:rsidP="006D299A">
      <w:pPr>
        <w:spacing w:line="480" w:lineRule="atLeast"/>
        <w:ind w:left="720"/>
        <w:rPr>
          <w:sz w:val="28"/>
        </w:rPr>
      </w:pPr>
      <w:r w:rsidRPr="00F56649">
        <w:rPr>
          <w:sz w:val="28"/>
        </w:rPr>
        <w:t xml:space="preserve">and </w:t>
      </w:r>
      <w:proofErr w:type="gramStart"/>
      <w:r w:rsidRPr="00F56649">
        <w:rPr>
          <w:sz w:val="28"/>
        </w:rPr>
        <w:t>so</w:t>
      </w:r>
      <w:proofErr w:type="gramEnd"/>
      <w:r w:rsidRPr="00F56649">
        <w:rPr>
          <w:sz w:val="28"/>
        </w:rPr>
        <w:t xml:space="preserve"> the RHS is ≤ </w:t>
      </w:r>
      <w:r w:rsidRPr="00F56649">
        <w:rPr>
          <w:position w:val="-6"/>
          <w:sz w:val="28"/>
        </w:rPr>
        <w:object w:dxaOrig="1360" w:dyaOrig="400" w14:anchorId="01E1C064">
          <v:shape id="_x0000_i1201" type="#_x0000_t75" style="width:68pt;height:20pt" o:ole="">
            <v:imagedata r:id="rId328" o:title=""/>
          </v:shape>
          <o:OLEObject Type="Embed" ProgID="Equation.3" ShapeID="_x0000_i1201" DrawAspect="Content" ObjectID="_1585227367" r:id="rId329"/>
        </w:object>
      </w:r>
      <w:r w:rsidRPr="00F56649">
        <w:rPr>
          <w:sz w:val="28"/>
        </w:rPr>
        <w:t>.</w:t>
      </w:r>
    </w:p>
    <w:p w14:paraId="62897856" w14:textId="77777777" w:rsidR="006D299A" w:rsidRPr="00F56649" w:rsidRDefault="006D299A" w:rsidP="006D299A">
      <w:pPr>
        <w:spacing w:line="480" w:lineRule="atLeast"/>
        <w:ind w:left="720"/>
        <w:rPr>
          <w:sz w:val="28"/>
        </w:rPr>
      </w:pPr>
      <w:r w:rsidRPr="00F56649">
        <w:rPr>
          <w:sz w:val="28"/>
        </w:rPr>
        <w:t xml:space="preserve">i.e. </w:t>
      </w:r>
      <w:r w:rsidRPr="00F56649">
        <w:rPr>
          <w:position w:val="-6"/>
          <w:sz w:val="28"/>
        </w:rPr>
        <w:object w:dxaOrig="1940" w:dyaOrig="400" w14:anchorId="4C9E664A">
          <v:shape id="_x0000_i1202" type="#_x0000_t75" style="width:96.8pt;height:20pt" o:ole="">
            <v:imagedata r:id="rId330" o:title=""/>
          </v:shape>
          <o:OLEObject Type="Embed" ProgID="Equation.3" ShapeID="_x0000_i1202" DrawAspect="Content" ObjectID="_1585227368" r:id="rId331"/>
        </w:object>
      </w:r>
      <w:r w:rsidRPr="00F56649">
        <w:rPr>
          <w:sz w:val="28"/>
        </w:rPr>
        <w:t xml:space="preserve"> and taking logs gives </w:t>
      </w:r>
      <w:r w:rsidRPr="00F56649">
        <w:rPr>
          <w:position w:val="-8"/>
          <w:sz w:val="28"/>
        </w:rPr>
        <w:object w:dxaOrig="3580" w:dyaOrig="300" w14:anchorId="73C6F3EF">
          <v:shape id="_x0000_i1203" type="#_x0000_t75" style="width:179.2pt;height:15.2pt" o:ole="">
            <v:imagedata r:id="rId332" o:title=""/>
          </v:shape>
          <o:OLEObject Type="Embed" ProgID="Equation.3" ShapeID="_x0000_i1203" DrawAspect="Content" ObjectID="_1585227369" r:id="rId333"/>
        </w:object>
      </w:r>
      <w:r w:rsidRPr="00F56649">
        <w:rPr>
          <w:sz w:val="28"/>
        </w:rPr>
        <w:t>.</w:t>
      </w:r>
    </w:p>
    <w:p w14:paraId="4EDA5B4D" w14:textId="77777777" w:rsidR="006D299A" w:rsidRPr="00F56649" w:rsidRDefault="006D299A" w:rsidP="006D299A">
      <w:pPr>
        <w:spacing w:line="480" w:lineRule="atLeast"/>
        <w:ind w:left="720"/>
        <w:rPr>
          <w:sz w:val="28"/>
        </w:rPr>
      </w:pPr>
      <w:r w:rsidRPr="00F56649">
        <w:rPr>
          <w:sz w:val="28"/>
        </w:rPr>
        <w:t xml:space="preserve">So </w:t>
      </w:r>
      <w:r w:rsidRPr="00F56649">
        <w:rPr>
          <w:position w:val="-30"/>
          <w:sz w:val="28"/>
        </w:rPr>
        <w:object w:dxaOrig="4520" w:dyaOrig="720" w14:anchorId="3288FA82">
          <v:shape id="_x0000_i1204" type="#_x0000_t75" style="width:226.4pt;height:36pt" o:ole="">
            <v:imagedata r:id="rId334" o:title=""/>
          </v:shape>
          <o:OLEObject Type="Embed" ProgID="Equation.3" ShapeID="_x0000_i1204" DrawAspect="Content" ObjectID="_1585227370" r:id="rId335"/>
        </w:object>
      </w:r>
      <w:r w:rsidRPr="00F56649">
        <w:rPr>
          <w:sz w:val="28"/>
        </w:rPr>
        <w:t>.</w:t>
      </w:r>
    </w:p>
    <w:p w14:paraId="29ED6D92" w14:textId="77777777" w:rsidR="006D299A" w:rsidRPr="006A0FF4" w:rsidRDefault="006D299A" w:rsidP="006D299A">
      <w:pPr>
        <w:spacing w:line="360" w:lineRule="atLeast"/>
        <w:ind w:left="720"/>
        <w:jc w:val="both"/>
        <w:rPr>
          <w:rFonts w:ascii="Times New Roman" w:hAnsi="Times New Roman"/>
          <w:sz w:val="28"/>
          <w:szCs w:val="28"/>
        </w:rPr>
      </w:pPr>
      <w:r w:rsidRPr="00F56649">
        <w:rPr>
          <w:sz w:val="28"/>
        </w:rPr>
        <w:t xml:space="preserve">* is equivalent to </w:t>
      </w:r>
      <w:r w:rsidRPr="00F56649">
        <w:rPr>
          <w:position w:val="-30"/>
          <w:sz w:val="28"/>
        </w:rPr>
        <w:object w:dxaOrig="2500" w:dyaOrig="720" w14:anchorId="4BFF093E">
          <v:shape id="_x0000_i1205" type="#_x0000_t75" style="width:124.8pt;height:36pt" o:ole="">
            <v:imagedata r:id="rId336" o:title=""/>
          </v:shape>
          <o:OLEObject Type="Embed" ProgID="Equation.3" ShapeID="_x0000_i1205" DrawAspect="Content" ObjectID="_1585227371" r:id="rId337"/>
        </w:object>
      </w:r>
      <w:r w:rsidRPr="00F56649">
        <w:rPr>
          <w:sz w:val="28"/>
        </w:rPr>
        <w:t xml:space="preserve"> or </w:t>
      </w:r>
      <w:r w:rsidRPr="00F56649">
        <w:rPr>
          <w:position w:val="-24"/>
          <w:sz w:val="28"/>
        </w:rPr>
        <w:object w:dxaOrig="1900" w:dyaOrig="660" w14:anchorId="12127C53">
          <v:shape id="_x0000_i1206" type="#_x0000_t75" style="width:95.2pt;height:32.8pt" o:ole="">
            <v:imagedata r:id="rId338" o:title=""/>
          </v:shape>
          <o:OLEObject Type="Embed" ProgID="Equation.3" ShapeID="_x0000_i1206" DrawAspect="Content" ObjectID="_1585227372" r:id="rId339"/>
        </w:object>
      </w:r>
      <w:r w:rsidRPr="00F56649">
        <w:rPr>
          <w:sz w:val="28"/>
        </w:rPr>
        <w:t xml:space="preserve"> which is true for </w:t>
      </w:r>
      <w:r w:rsidRPr="007F1698">
        <w:rPr>
          <w:i/>
          <w:sz w:val="28"/>
        </w:rPr>
        <w:t>n</w:t>
      </w:r>
      <w:r w:rsidRPr="00F56649">
        <w:rPr>
          <w:sz w:val="28"/>
        </w:rPr>
        <w:t xml:space="preserve"> &gt; 200 since </w:t>
      </w:r>
      <w:r w:rsidRPr="00F56649">
        <w:rPr>
          <w:position w:val="-24"/>
          <w:sz w:val="28"/>
        </w:rPr>
        <w:object w:dxaOrig="1780" w:dyaOrig="660" w14:anchorId="6A3825BC">
          <v:shape id="_x0000_i1207" type="#_x0000_t75" style="width:88.8pt;height:32.8pt" o:ole="">
            <v:imagedata r:id="rId340" o:title=""/>
          </v:shape>
          <o:OLEObject Type="Embed" ProgID="Equation.3" ShapeID="_x0000_i1207" DrawAspect="Content" ObjectID="_1585227373" r:id="rId341"/>
        </w:object>
      </w:r>
      <w:r w:rsidRPr="00F56649">
        <w:rPr>
          <w:sz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00423F81">
        <w:rPr>
          <w:noProof/>
          <w:color w:val="000000"/>
          <w:sz w:val="28"/>
          <w:lang w:val="en-GB" w:eastAsia="zh-CN"/>
        </w:rPr>
        <w:drawing>
          <wp:inline distT="0" distB="0" distL="0" distR="0" wp14:anchorId="070C963C" wp14:editId="08EC35B8">
            <wp:extent cx="132080" cy="132080"/>
            <wp:effectExtent l="2540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1491304A" w14:textId="77777777" w:rsidR="006D299A" w:rsidRPr="00F56649" w:rsidRDefault="006D299A" w:rsidP="006D299A">
      <w:pPr>
        <w:spacing w:line="480" w:lineRule="atLeast"/>
        <w:ind w:left="720"/>
        <w:rPr>
          <w:sz w:val="28"/>
        </w:rPr>
      </w:pPr>
    </w:p>
    <w:p w14:paraId="20F64DD8" w14:textId="77777777" w:rsidR="006D299A" w:rsidRPr="00D76CD6" w:rsidRDefault="006D299A" w:rsidP="006D299A">
      <w:pPr>
        <w:spacing w:line="360" w:lineRule="atLeast"/>
        <w:jc w:val="both"/>
        <w:rPr>
          <w:rFonts w:ascii="Times New Roman" w:hAnsi="Times New Roman"/>
          <w:sz w:val="28"/>
          <w:szCs w:val="28"/>
        </w:rPr>
      </w:pPr>
    </w:p>
    <w:p w14:paraId="24150B79" w14:textId="77777777" w:rsidR="006D299A" w:rsidRPr="00F23575" w:rsidRDefault="006D299A" w:rsidP="006D299A">
      <w:pPr>
        <w:spacing w:line="360" w:lineRule="atLeast"/>
        <w:jc w:val="both"/>
        <w:rPr>
          <w:rFonts w:ascii="Times New Roman" w:hAnsi="Times New Roman"/>
          <w:b/>
          <w:sz w:val="28"/>
          <w:szCs w:val="28"/>
        </w:rPr>
      </w:pPr>
      <w:r w:rsidRPr="00F23575">
        <w:rPr>
          <w:rFonts w:ascii="Times New Roman" w:hAnsi="Times New Roman"/>
          <w:b/>
          <w:sz w:val="28"/>
          <w:szCs w:val="28"/>
        </w:rPr>
        <w:t>Remark</w:t>
      </w:r>
    </w:p>
    <w:p w14:paraId="5665D6A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Chebyshev was more careful with his estimates and hoped that methods like this would prove that </w:t>
      </w:r>
      <w:r w:rsidRPr="00572836">
        <w:rPr>
          <w:rFonts w:ascii="Times New Roman" w:hAnsi="Times New Roman"/>
          <w:position w:val="-30"/>
          <w:sz w:val="28"/>
          <w:szCs w:val="28"/>
        </w:rPr>
        <w:object w:dxaOrig="3660" w:dyaOrig="720" w14:anchorId="68D596FA">
          <v:shape id="_x0000_i1208" type="#_x0000_t75" style="width:183.2pt;height:36pt" o:ole="">
            <v:imagedata r:id="rId342" o:title=""/>
          </v:shape>
          <o:OLEObject Type="Embed" ProgID="Equation.3" ShapeID="_x0000_i1208" DrawAspect="Content" ObjectID="_1585227374" r:id="rId343"/>
        </w:object>
      </w:r>
      <w:r w:rsidRPr="00D76CD6">
        <w:rPr>
          <w:rFonts w:ascii="Times New Roman" w:hAnsi="Times New Roman"/>
          <w:sz w:val="28"/>
          <w:szCs w:val="28"/>
        </w:rPr>
        <w:t xml:space="preserve"> for arbitrarily small </w:t>
      </w:r>
      <w:r w:rsidRPr="00572836">
        <w:rPr>
          <w:rFonts w:ascii="Symbol" w:hAnsi="Symbol"/>
          <w:i/>
          <w:sz w:val="28"/>
          <w:szCs w:val="28"/>
        </w:rPr>
        <w:t></w:t>
      </w:r>
      <w:r w:rsidRPr="00D76CD6">
        <w:rPr>
          <w:rFonts w:ascii="Times New Roman" w:hAnsi="Times New Roman"/>
          <w:sz w:val="28"/>
          <w:szCs w:val="28"/>
        </w:rPr>
        <w:t>, but later mathematicians failed to do this.</w:t>
      </w:r>
    </w:p>
    <w:p w14:paraId="1BE9B41E" w14:textId="77777777" w:rsidR="006D299A" w:rsidRPr="00D76CD6" w:rsidRDefault="006D299A" w:rsidP="006D299A">
      <w:pPr>
        <w:spacing w:line="360" w:lineRule="atLeast"/>
        <w:ind w:left="720"/>
        <w:jc w:val="both"/>
        <w:rPr>
          <w:rFonts w:ascii="Times New Roman" w:hAnsi="Times New Roman"/>
          <w:sz w:val="28"/>
          <w:szCs w:val="28"/>
        </w:rPr>
      </w:pPr>
    </w:p>
    <w:p w14:paraId="6FAFB3BE" w14:textId="77777777" w:rsidR="006D299A" w:rsidRPr="006A0FF4" w:rsidRDefault="006D299A" w:rsidP="006D299A">
      <w:pPr>
        <w:spacing w:line="360" w:lineRule="atLeast"/>
        <w:ind w:left="720"/>
        <w:jc w:val="both"/>
        <w:rPr>
          <w:rFonts w:ascii="Times New Roman" w:hAnsi="Times New Roman"/>
          <w:b/>
          <w:sz w:val="28"/>
          <w:szCs w:val="28"/>
        </w:rPr>
      </w:pPr>
    </w:p>
    <w:p w14:paraId="428F7FDA" w14:textId="77777777" w:rsidR="006D299A" w:rsidRPr="006A0FF4" w:rsidRDefault="006D299A" w:rsidP="006D299A">
      <w:pPr>
        <w:spacing w:line="360" w:lineRule="atLeast"/>
        <w:jc w:val="both"/>
        <w:rPr>
          <w:rFonts w:ascii="Times New Roman" w:hAnsi="Times New Roman"/>
          <w:b/>
          <w:sz w:val="28"/>
          <w:szCs w:val="28"/>
        </w:rPr>
      </w:pPr>
    </w:p>
    <w:p w14:paraId="1628A38B" w14:textId="77777777" w:rsidR="006D299A" w:rsidRPr="006A0FF4" w:rsidRDefault="006D299A" w:rsidP="006D299A">
      <w:pPr>
        <w:spacing w:line="360" w:lineRule="atLeast"/>
        <w:jc w:val="both"/>
        <w:rPr>
          <w:rFonts w:ascii="Times New Roman" w:hAnsi="Times New Roman"/>
          <w:b/>
          <w:sz w:val="28"/>
          <w:szCs w:val="28"/>
        </w:rPr>
      </w:pPr>
    </w:p>
    <w:p w14:paraId="3016BAB4" w14:textId="77777777" w:rsidR="006D299A" w:rsidRPr="00F23575" w:rsidRDefault="006D299A" w:rsidP="006D299A">
      <w:pPr>
        <w:spacing w:line="360" w:lineRule="atLeast"/>
        <w:jc w:val="both"/>
        <w:rPr>
          <w:rFonts w:ascii="Times New Roman" w:hAnsi="Times New Roman"/>
          <w:b/>
          <w:sz w:val="28"/>
          <w:szCs w:val="28"/>
        </w:rPr>
      </w:pPr>
      <w:r w:rsidRPr="006A0FF4">
        <w:rPr>
          <w:rFonts w:ascii="Times New Roman" w:hAnsi="Times New Roman"/>
          <w:b/>
          <w:sz w:val="28"/>
          <w:szCs w:val="28"/>
        </w:rPr>
        <w:t>§1.5</w:t>
      </w:r>
      <w:r w:rsidRPr="00F23575">
        <w:rPr>
          <w:rFonts w:ascii="Times New Roman" w:hAnsi="Times New Roman"/>
          <w:b/>
          <w:sz w:val="28"/>
          <w:szCs w:val="28"/>
        </w:rPr>
        <w:tab/>
        <w:t>Factorisation</w:t>
      </w:r>
    </w:p>
    <w:p w14:paraId="73054F7F" w14:textId="77777777" w:rsidR="006D299A" w:rsidRPr="00D76CD6" w:rsidRDefault="006D299A" w:rsidP="006D299A">
      <w:pPr>
        <w:spacing w:line="360" w:lineRule="atLeast"/>
        <w:jc w:val="both"/>
        <w:rPr>
          <w:rFonts w:ascii="Times New Roman" w:hAnsi="Times New Roman"/>
          <w:sz w:val="28"/>
          <w:szCs w:val="28"/>
        </w:rPr>
      </w:pPr>
    </w:p>
    <w:p w14:paraId="2DC7BF9D"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Factorisation of large numbers is still a difficult process though much progress has been made recently. (The record of about 190 digits took 5 months in 2005.)</w:t>
      </w:r>
    </w:p>
    <w:p w14:paraId="630EA2E7" w14:textId="77777777" w:rsidR="006D299A" w:rsidRPr="00D76CD6" w:rsidRDefault="006D299A" w:rsidP="006D299A">
      <w:pPr>
        <w:spacing w:line="360" w:lineRule="atLeast"/>
        <w:jc w:val="both"/>
        <w:rPr>
          <w:rFonts w:ascii="Times New Roman" w:hAnsi="Times New Roman"/>
          <w:sz w:val="28"/>
          <w:szCs w:val="28"/>
        </w:rPr>
      </w:pPr>
    </w:p>
    <w:p w14:paraId="438C72F3" w14:textId="77777777" w:rsidR="006D299A" w:rsidRPr="00F23575" w:rsidRDefault="006D299A" w:rsidP="006D299A">
      <w:pPr>
        <w:spacing w:line="360" w:lineRule="atLeast"/>
        <w:jc w:val="both"/>
        <w:rPr>
          <w:rFonts w:ascii="Times New Roman" w:hAnsi="Times New Roman"/>
          <w:b/>
          <w:sz w:val="28"/>
          <w:szCs w:val="28"/>
        </w:rPr>
      </w:pPr>
      <w:r w:rsidRPr="00F23575">
        <w:rPr>
          <w:rFonts w:ascii="Times New Roman" w:hAnsi="Times New Roman"/>
          <w:b/>
          <w:sz w:val="28"/>
          <w:szCs w:val="28"/>
        </w:rPr>
        <w:t>Methods</w:t>
      </w:r>
    </w:p>
    <w:p w14:paraId="7E22B7D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r>
      <w:r w:rsidRPr="00F23575">
        <w:rPr>
          <w:rFonts w:ascii="Times New Roman" w:hAnsi="Times New Roman"/>
          <w:i/>
          <w:sz w:val="28"/>
          <w:szCs w:val="28"/>
        </w:rPr>
        <w:t>Trial division</w:t>
      </w:r>
    </w:p>
    <w:p w14:paraId="14F435C3"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Divide by all the primes up to √</w:t>
      </w:r>
      <w:r w:rsidRPr="00F23575">
        <w:rPr>
          <w:rFonts w:ascii="Times New Roman" w:hAnsi="Times New Roman"/>
          <w:i/>
          <w:sz w:val="28"/>
          <w:szCs w:val="28"/>
        </w:rPr>
        <w:t>n</w:t>
      </w:r>
      <w:r w:rsidRPr="00D76CD6">
        <w:rPr>
          <w:rFonts w:ascii="Times New Roman" w:hAnsi="Times New Roman"/>
          <w:sz w:val="28"/>
          <w:szCs w:val="28"/>
        </w:rPr>
        <w:t>.</w:t>
      </w:r>
    </w:p>
    <w:p w14:paraId="77BF2E36"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A variant is to choose a product </w:t>
      </w:r>
      <w:r w:rsidRPr="00F23575">
        <w:rPr>
          <w:rFonts w:ascii="Times New Roman" w:hAnsi="Times New Roman"/>
          <w:i/>
          <w:sz w:val="28"/>
          <w:szCs w:val="28"/>
        </w:rPr>
        <w:t>P</w:t>
      </w:r>
      <w:r w:rsidRPr="00D76CD6">
        <w:rPr>
          <w:rFonts w:ascii="Times New Roman" w:hAnsi="Times New Roman"/>
          <w:sz w:val="28"/>
          <w:szCs w:val="28"/>
        </w:rPr>
        <w:t xml:space="preserve"> of the first few hundred primes (say) and the calculate </w:t>
      </w:r>
      <w:proofErr w:type="gramStart"/>
      <w:r w:rsidRPr="00D76CD6">
        <w:rPr>
          <w:rFonts w:ascii="Times New Roman" w:hAnsi="Times New Roman"/>
          <w:sz w:val="28"/>
          <w:szCs w:val="28"/>
        </w:rPr>
        <w:t>hcf(</w:t>
      </w:r>
      <w:proofErr w:type="gramEnd"/>
      <w:r w:rsidRPr="00F23575">
        <w:rPr>
          <w:rFonts w:ascii="Times New Roman" w:hAnsi="Times New Roman"/>
          <w:i/>
          <w:sz w:val="28"/>
          <w:szCs w:val="28"/>
        </w:rPr>
        <w:t>P, n</w:t>
      </w:r>
      <w:r w:rsidRPr="00D76CD6">
        <w:rPr>
          <w:rFonts w:ascii="Times New Roman" w:hAnsi="Times New Roman"/>
          <w:sz w:val="28"/>
          <w:szCs w:val="28"/>
        </w:rPr>
        <w:t>) using the (efficient!) Euclidean Algorithm.</w:t>
      </w:r>
    </w:p>
    <w:p w14:paraId="7C5CCC8B" w14:textId="77777777" w:rsidR="006D299A" w:rsidRPr="00D76CD6" w:rsidRDefault="006D299A" w:rsidP="006D299A">
      <w:pPr>
        <w:spacing w:line="360" w:lineRule="atLeast"/>
        <w:ind w:left="720" w:hanging="720"/>
        <w:jc w:val="both"/>
        <w:rPr>
          <w:rFonts w:ascii="Times New Roman" w:hAnsi="Times New Roman"/>
          <w:sz w:val="28"/>
          <w:szCs w:val="28"/>
        </w:rPr>
      </w:pPr>
    </w:p>
    <w:p w14:paraId="0F1FE55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r>
      <w:r w:rsidRPr="00F23575">
        <w:rPr>
          <w:rFonts w:ascii="Times New Roman" w:hAnsi="Times New Roman"/>
          <w:i/>
          <w:sz w:val="28"/>
          <w:szCs w:val="28"/>
        </w:rPr>
        <w:t>Fermat's method</w:t>
      </w:r>
    </w:p>
    <w:p w14:paraId="55ACE86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Fermat used (with some success) the fact that </w:t>
      </w:r>
      <w:r w:rsidRPr="00F23575">
        <w:rPr>
          <w:rFonts w:ascii="Times New Roman" w:hAnsi="Times New Roman"/>
          <w:position w:val="-8"/>
          <w:sz w:val="28"/>
          <w:szCs w:val="28"/>
        </w:rPr>
        <w:object w:dxaOrig="2600" w:dyaOrig="380" w14:anchorId="650DEB6E">
          <v:shape id="_x0000_i1209" type="#_x0000_t75" style="width:130.4pt;height:19.2pt" o:ole="">
            <v:imagedata r:id="rId344" o:title=""/>
          </v:shape>
          <o:OLEObject Type="Embed" ProgID="Equation.3" ShapeID="_x0000_i1209" DrawAspect="Content" ObjectID="_1585227375" r:id="rId345"/>
        </w:object>
      </w:r>
      <w:r w:rsidRPr="00D76CD6">
        <w:rPr>
          <w:rFonts w:ascii="Times New Roman" w:hAnsi="Times New Roman"/>
          <w:sz w:val="28"/>
          <w:szCs w:val="28"/>
        </w:rPr>
        <w:t xml:space="preserve"> and so if a number can be factored (into odd factors, say) then it can be written as the difference of two squares. (Once you know </w:t>
      </w:r>
      <w:r w:rsidRPr="00F23575">
        <w:rPr>
          <w:rFonts w:ascii="Times New Roman" w:hAnsi="Times New Roman"/>
          <w:i/>
          <w:sz w:val="28"/>
          <w:szCs w:val="28"/>
        </w:rPr>
        <w:t>x</w:t>
      </w:r>
      <w:r w:rsidRPr="00D76CD6">
        <w:rPr>
          <w:rFonts w:ascii="Times New Roman" w:hAnsi="Times New Roman"/>
          <w:sz w:val="28"/>
          <w:szCs w:val="28"/>
        </w:rPr>
        <w:t xml:space="preserve"> and </w:t>
      </w:r>
      <w:r w:rsidRPr="00F23575">
        <w:rPr>
          <w:rFonts w:ascii="Times New Roman" w:hAnsi="Times New Roman"/>
          <w:i/>
          <w:sz w:val="28"/>
          <w:szCs w:val="28"/>
        </w:rPr>
        <w:t>y</w:t>
      </w:r>
      <w:r w:rsidRPr="00D76CD6">
        <w:rPr>
          <w:rFonts w:ascii="Times New Roman" w:hAnsi="Times New Roman"/>
          <w:sz w:val="28"/>
          <w:szCs w:val="28"/>
        </w:rPr>
        <w:t>, it's easy!)</w:t>
      </w:r>
    </w:p>
    <w:p w14:paraId="655DB0E8" w14:textId="77777777" w:rsidR="006D299A" w:rsidRPr="00F23575" w:rsidRDefault="006D299A" w:rsidP="006D299A">
      <w:pPr>
        <w:spacing w:line="360" w:lineRule="atLeast"/>
        <w:ind w:left="720" w:hanging="720"/>
        <w:jc w:val="both"/>
        <w:rPr>
          <w:rFonts w:ascii="Times New Roman" w:hAnsi="Times New Roman"/>
          <w:b/>
          <w:sz w:val="28"/>
          <w:szCs w:val="28"/>
        </w:rPr>
      </w:pPr>
    </w:p>
    <w:p w14:paraId="5658922A" w14:textId="77777777" w:rsidR="006D299A" w:rsidRPr="00F23575" w:rsidRDefault="006D299A" w:rsidP="006D299A">
      <w:pPr>
        <w:spacing w:line="360" w:lineRule="atLeast"/>
        <w:ind w:left="720" w:hanging="720"/>
        <w:jc w:val="both"/>
        <w:rPr>
          <w:rFonts w:ascii="Times New Roman" w:hAnsi="Times New Roman"/>
          <w:b/>
          <w:sz w:val="28"/>
          <w:szCs w:val="28"/>
        </w:rPr>
      </w:pPr>
      <w:r w:rsidRPr="00F23575">
        <w:rPr>
          <w:rFonts w:ascii="Times New Roman" w:hAnsi="Times New Roman"/>
          <w:b/>
          <w:sz w:val="28"/>
          <w:szCs w:val="28"/>
        </w:rPr>
        <w:t>How to do it</w:t>
      </w:r>
    </w:p>
    <w:p w14:paraId="1EEC45F4"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To factorise </w:t>
      </w:r>
      <w:r w:rsidRPr="007F1698">
        <w:rPr>
          <w:rFonts w:ascii="Times New Roman" w:hAnsi="Times New Roman"/>
          <w:i/>
          <w:position w:val="-8"/>
          <w:sz w:val="28"/>
          <w:szCs w:val="28"/>
        </w:rPr>
        <w:object w:dxaOrig="1260" w:dyaOrig="380" w14:anchorId="620DC967">
          <v:shape id="_x0000_i1210" type="#_x0000_t75" style="width:63.2pt;height:19.2pt" o:ole="">
            <v:imagedata r:id="rId346" o:title=""/>
          </v:shape>
          <o:OLEObject Type="Embed" ProgID="Equation.3" ShapeID="_x0000_i1210" DrawAspect="Content" ObjectID="_1585227376" r:id="rId347"/>
        </w:object>
      </w:r>
      <w:r w:rsidRPr="00D76CD6">
        <w:rPr>
          <w:rFonts w:ascii="Times New Roman" w:hAnsi="Times New Roman"/>
          <w:sz w:val="28"/>
          <w:szCs w:val="28"/>
        </w:rPr>
        <w:t xml:space="preserve">, start with </w:t>
      </w:r>
      <w:r w:rsidRPr="00F23575">
        <w:rPr>
          <w:rFonts w:ascii="Times New Roman" w:hAnsi="Times New Roman"/>
          <w:i/>
          <w:sz w:val="28"/>
          <w:szCs w:val="28"/>
        </w:rPr>
        <w:t>y</w:t>
      </w:r>
      <w:r w:rsidRPr="00D76CD6">
        <w:rPr>
          <w:rFonts w:ascii="Times New Roman" w:hAnsi="Times New Roman"/>
          <w:sz w:val="28"/>
          <w:szCs w:val="28"/>
        </w:rPr>
        <w:t xml:space="preserve"> = 1 and test whether </w:t>
      </w:r>
      <w:r w:rsidRPr="007F1698">
        <w:rPr>
          <w:rFonts w:ascii="Times New Roman" w:hAnsi="Times New Roman"/>
          <w:position w:val="-8"/>
          <w:sz w:val="28"/>
          <w:szCs w:val="28"/>
        </w:rPr>
        <w:object w:dxaOrig="700" w:dyaOrig="380" w14:anchorId="45F46A94">
          <v:shape id="_x0000_i1211" type="#_x0000_t75" style="width:35.2pt;height:19.2pt" o:ole="">
            <v:imagedata r:id="rId348" o:title=""/>
          </v:shape>
          <o:OLEObject Type="Embed" ProgID="Equation.3" ShapeID="_x0000_i1211" DrawAspect="Content" ObjectID="_1585227377" r:id="rId349"/>
        </w:object>
      </w:r>
      <w:r w:rsidRPr="00D76CD6">
        <w:rPr>
          <w:rFonts w:ascii="Times New Roman" w:hAnsi="Times New Roman"/>
          <w:sz w:val="28"/>
          <w:szCs w:val="28"/>
        </w:rPr>
        <w:t xml:space="preserve"> is a perfect square; then take </w:t>
      </w:r>
      <w:r w:rsidRPr="00F23575">
        <w:rPr>
          <w:rFonts w:ascii="Times New Roman" w:hAnsi="Times New Roman"/>
          <w:i/>
          <w:sz w:val="28"/>
          <w:szCs w:val="28"/>
        </w:rPr>
        <w:t>y</w:t>
      </w:r>
      <w:r w:rsidRPr="00D76CD6">
        <w:rPr>
          <w:rFonts w:ascii="Times New Roman" w:hAnsi="Times New Roman"/>
          <w:sz w:val="28"/>
          <w:szCs w:val="28"/>
        </w:rPr>
        <w:t xml:space="preserve"> = 2, etc.</w:t>
      </w:r>
    </w:p>
    <w:p w14:paraId="69445C4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Fermat tested this by observing that only a few pairs of digits can end a perfect square and so he only needed to go further in a few cases. This is called "Sieving". Fermat's method is still used by computers, but since taking roots (even on a machine) is still a difficult process, the computer will sieve several times working modulo several different numbers and eliminate numbers which cannot be squares.</w:t>
      </w:r>
    </w:p>
    <w:p w14:paraId="7E96252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Fermat challenged the English mathematicians of his day to factorise 2027651281 = 44021 </w:t>
      </w:r>
      <w:r w:rsidRPr="00D76CD6">
        <w:rPr>
          <w:rFonts w:ascii="Times New Roman" w:hAnsi="Times New Roman"/>
          <w:sz w:val="28"/>
          <w:szCs w:val="28"/>
        </w:rPr>
        <w:sym w:font="Symbol" w:char="F0B4"/>
      </w:r>
      <w:r w:rsidRPr="00D76CD6">
        <w:rPr>
          <w:rFonts w:ascii="Times New Roman" w:hAnsi="Times New Roman"/>
          <w:sz w:val="28"/>
          <w:szCs w:val="28"/>
        </w:rPr>
        <w:t xml:space="preserve"> 46061. Using his </w:t>
      </w:r>
      <w:proofErr w:type="gramStart"/>
      <w:r w:rsidRPr="00D76CD6">
        <w:rPr>
          <w:rFonts w:ascii="Times New Roman" w:hAnsi="Times New Roman"/>
          <w:sz w:val="28"/>
          <w:szCs w:val="28"/>
        </w:rPr>
        <w:t>method</w:t>
      </w:r>
      <w:proofErr w:type="gramEnd"/>
      <w:r w:rsidRPr="00D76CD6">
        <w:rPr>
          <w:rFonts w:ascii="Times New Roman" w:hAnsi="Times New Roman"/>
          <w:sz w:val="28"/>
          <w:szCs w:val="28"/>
        </w:rPr>
        <w:t xml:space="preserve"> he needed to only go as far as </w:t>
      </w:r>
      <w:r w:rsidRPr="00F23575">
        <w:rPr>
          <w:rFonts w:ascii="Times New Roman" w:hAnsi="Times New Roman"/>
          <w:i/>
          <w:sz w:val="28"/>
          <w:szCs w:val="28"/>
        </w:rPr>
        <w:t>y</w:t>
      </w:r>
      <w:r w:rsidRPr="00D76CD6">
        <w:rPr>
          <w:rFonts w:ascii="Times New Roman" w:hAnsi="Times New Roman"/>
          <w:sz w:val="28"/>
          <w:szCs w:val="28"/>
        </w:rPr>
        <w:t xml:space="preserve"> = 1020 before finding factors.</w:t>
      </w:r>
    </w:p>
    <w:p w14:paraId="611C3CEE" w14:textId="77777777" w:rsidR="006D299A" w:rsidRPr="00D76CD6" w:rsidRDefault="006D299A" w:rsidP="006D299A">
      <w:pPr>
        <w:spacing w:line="360" w:lineRule="atLeast"/>
        <w:jc w:val="both"/>
        <w:rPr>
          <w:rFonts w:ascii="Times New Roman" w:hAnsi="Times New Roman"/>
          <w:sz w:val="28"/>
          <w:szCs w:val="28"/>
        </w:rPr>
      </w:pPr>
    </w:p>
    <w:p w14:paraId="135A68B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r>
      <w:r w:rsidRPr="00F23575">
        <w:rPr>
          <w:rFonts w:ascii="Times New Roman" w:hAnsi="Times New Roman"/>
          <w:i/>
          <w:sz w:val="28"/>
          <w:szCs w:val="28"/>
        </w:rPr>
        <w:t xml:space="preserve">Pollard's </w:t>
      </w:r>
      <w:r w:rsidRPr="00F23575">
        <w:rPr>
          <w:rFonts w:ascii="Symbol" w:hAnsi="Symbol"/>
          <w:i/>
          <w:sz w:val="28"/>
          <w:szCs w:val="28"/>
        </w:rPr>
        <w:t></w:t>
      </w:r>
      <w:r w:rsidRPr="00F23575">
        <w:rPr>
          <w:rFonts w:ascii="Times New Roman" w:hAnsi="Times New Roman"/>
          <w:i/>
          <w:sz w:val="28"/>
          <w:szCs w:val="28"/>
        </w:rPr>
        <w:t>-method</w:t>
      </w:r>
    </w:p>
    <w:p w14:paraId="0E70817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This was introduced in 1975</w:t>
      </w:r>
    </w:p>
    <w:p w14:paraId="0D244AB1" w14:textId="77777777" w:rsidR="006D299A" w:rsidRPr="00D76CD6" w:rsidRDefault="00423F81" w:rsidP="006D299A">
      <w:pPr>
        <w:spacing w:line="360" w:lineRule="atLeast"/>
        <w:ind w:left="720"/>
        <w:jc w:val="both"/>
        <w:rPr>
          <w:rFonts w:ascii="Times New Roman" w:hAnsi="Times New Roman"/>
          <w:sz w:val="28"/>
          <w:szCs w:val="28"/>
        </w:rPr>
      </w:pPr>
      <w:r>
        <w:rPr>
          <w:noProof/>
          <w:lang w:val="en-GB" w:eastAsia="zh-CN"/>
        </w:rPr>
        <w:drawing>
          <wp:anchor distT="0" distB="0" distL="182880" distR="114300" simplePos="0" relativeHeight="251657728" behindDoc="0" locked="0" layoutInCell="1" allowOverlap="0" wp14:anchorId="4CA99AC3" wp14:editId="21A3135E">
            <wp:simplePos x="0" y="0"/>
            <wp:positionH relativeFrom="column">
              <wp:posOffset>3823335</wp:posOffset>
            </wp:positionH>
            <wp:positionV relativeFrom="paragraph">
              <wp:posOffset>580390</wp:posOffset>
            </wp:positionV>
            <wp:extent cx="1816100" cy="1308100"/>
            <wp:effectExtent l="25400" t="0" r="0" b="0"/>
            <wp:wrapTight wrapText="left">
              <wp:wrapPolygon edited="0">
                <wp:start x="-302" y="0"/>
                <wp:lineTo x="-302" y="21390"/>
                <wp:lineTo x="21449" y="21390"/>
                <wp:lineTo x="21449" y="0"/>
                <wp:lineTo x="-302"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0"/>
                    <a:srcRect/>
                    <a:stretch>
                      <a:fillRect/>
                    </a:stretch>
                  </pic:blipFill>
                  <pic:spPr bwMode="auto">
                    <a:xfrm>
                      <a:off x="0" y="0"/>
                      <a:ext cx="1816100" cy="1308100"/>
                    </a:xfrm>
                    <a:prstGeom prst="rect">
                      <a:avLst/>
                    </a:prstGeom>
                    <a:noFill/>
                    <a:ln w="9525">
                      <a:noFill/>
                      <a:miter lim="800000"/>
                      <a:headEnd/>
                      <a:tailEnd/>
                    </a:ln>
                  </pic:spPr>
                </pic:pic>
              </a:graphicData>
            </a:graphic>
          </wp:anchor>
        </w:drawing>
      </w:r>
      <w:r w:rsidR="006D299A" w:rsidRPr="00D76CD6">
        <w:rPr>
          <w:rFonts w:ascii="Times New Roman" w:hAnsi="Times New Roman"/>
          <w:sz w:val="28"/>
          <w:szCs w:val="28"/>
        </w:rPr>
        <w:t xml:space="preserve">The idea is that if </w:t>
      </w:r>
      <w:r w:rsidR="006D299A" w:rsidRPr="00F23575">
        <w:rPr>
          <w:rFonts w:ascii="Times New Roman" w:hAnsi="Times New Roman"/>
          <w:i/>
          <w:sz w:val="28"/>
          <w:szCs w:val="28"/>
        </w:rPr>
        <w:t>p</w:t>
      </w:r>
      <w:r w:rsidR="006D299A" w:rsidRPr="00D76CD6">
        <w:rPr>
          <w:rFonts w:ascii="Times New Roman" w:hAnsi="Times New Roman"/>
          <w:sz w:val="28"/>
          <w:szCs w:val="28"/>
        </w:rPr>
        <w:t xml:space="preserve"> is a factor of </w:t>
      </w:r>
      <w:r w:rsidR="006D299A" w:rsidRPr="00F23575">
        <w:rPr>
          <w:rFonts w:ascii="Times New Roman" w:hAnsi="Times New Roman"/>
          <w:i/>
          <w:sz w:val="28"/>
          <w:szCs w:val="28"/>
        </w:rPr>
        <w:t>n</w:t>
      </w:r>
      <w:r w:rsidR="006D299A" w:rsidRPr="00D76CD6">
        <w:rPr>
          <w:rFonts w:ascii="Times New Roman" w:hAnsi="Times New Roman"/>
          <w:sz w:val="28"/>
          <w:szCs w:val="28"/>
        </w:rPr>
        <w:t xml:space="preserve"> and we choose random numbers </w:t>
      </w:r>
      <w:r w:rsidR="006D299A" w:rsidRPr="00F23575">
        <w:rPr>
          <w:rFonts w:ascii="Times New Roman" w:hAnsi="Times New Roman"/>
          <w:position w:val="-10"/>
          <w:sz w:val="28"/>
          <w:szCs w:val="28"/>
        </w:rPr>
        <w:object w:dxaOrig="1260" w:dyaOrig="340" w14:anchorId="082ABF8A">
          <v:shape id="_x0000_i1212" type="#_x0000_t75" style="width:63.2pt;height:16.8pt" o:ole="">
            <v:imagedata r:id="rId351" o:title=""/>
          </v:shape>
          <o:OLEObject Type="Embed" ProgID="Equation.3" ShapeID="_x0000_i1212" DrawAspect="Content" ObjectID="_1585227378" r:id="rId352"/>
        </w:object>
      </w:r>
      <w:r w:rsidR="006D299A" w:rsidRPr="00D76CD6">
        <w:rPr>
          <w:rFonts w:ascii="Times New Roman" w:hAnsi="Times New Roman"/>
          <w:sz w:val="28"/>
          <w:szCs w:val="28"/>
        </w:rPr>
        <w:t xml:space="preserve"> in </w:t>
      </w:r>
      <w:r w:rsidR="006D299A" w:rsidRPr="00F23575">
        <w:rPr>
          <w:rFonts w:ascii="Times New Roman" w:hAnsi="Times New Roman"/>
          <w:position w:val="-10"/>
          <w:sz w:val="28"/>
          <w:szCs w:val="28"/>
        </w:rPr>
        <w:object w:dxaOrig="360" w:dyaOrig="340" w14:anchorId="6B02C20F">
          <v:shape id="_x0000_i1213" type="#_x0000_t75" style="width:18.4pt;height:16.8pt" o:ole="">
            <v:imagedata r:id="rId32" o:title=""/>
          </v:shape>
          <o:OLEObject Type="Embed" ProgID="Equation.3" ShapeID="_x0000_i1213" DrawAspect="Content" ObjectID="_1585227379" r:id="rId353"/>
        </w:object>
      </w:r>
      <w:r w:rsidR="006D299A" w:rsidRPr="00D76CD6">
        <w:rPr>
          <w:rFonts w:ascii="Times New Roman" w:hAnsi="Times New Roman"/>
          <w:sz w:val="28"/>
          <w:szCs w:val="28"/>
        </w:rPr>
        <w:t xml:space="preserve"> then it is more likely that </w:t>
      </w:r>
      <w:bookmarkStart w:id="112" w:name="OLE_LINK5"/>
      <w:bookmarkStart w:id="113" w:name="OLE_LINK6"/>
      <w:r w:rsidR="006D299A" w:rsidRPr="00F23575">
        <w:rPr>
          <w:rFonts w:ascii="Times New Roman" w:hAnsi="Times New Roman"/>
          <w:position w:val="-14"/>
          <w:sz w:val="28"/>
          <w:szCs w:val="28"/>
        </w:rPr>
        <w:object w:dxaOrig="1120" w:dyaOrig="380" w14:anchorId="63DBAABD">
          <v:shape id="_x0000_i1214" type="#_x0000_t75" style="width:56pt;height:19.2pt" o:ole="">
            <v:imagedata r:id="rId354" o:title=""/>
          </v:shape>
          <o:OLEObject Type="Embed" ProgID="Equation.3" ShapeID="_x0000_i1214" DrawAspect="Content" ObjectID="_1585227380" r:id="rId355"/>
        </w:object>
      </w:r>
      <w:bookmarkEnd w:id="112"/>
      <w:bookmarkEnd w:id="113"/>
      <w:r w:rsidR="006D299A" w:rsidRPr="00D76CD6">
        <w:rPr>
          <w:rFonts w:ascii="Times New Roman" w:hAnsi="Times New Roman"/>
          <w:sz w:val="28"/>
          <w:szCs w:val="28"/>
        </w:rPr>
        <w:t xml:space="preserve"> than that </w:t>
      </w:r>
      <w:r w:rsidR="006D299A" w:rsidRPr="00F23575">
        <w:rPr>
          <w:rFonts w:ascii="Times New Roman" w:hAnsi="Times New Roman"/>
          <w:position w:val="-14"/>
          <w:sz w:val="28"/>
          <w:szCs w:val="28"/>
        </w:rPr>
        <w:object w:dxaOrig="1100" w:dyaOrig="380" w14:anchorId="7D320712">
          <v:shape id="_x0000_i1215" type="#_x0000_t75" style="width:55.2pt;height:19.2pt" o:ole="">
            <v:imagedata r:id="rId356" o:title=""/>
          </v:shape>
          <o:OLEObject Type="Embed" ProgID="Equation.3" ShapeID="_x0000_i1215" DrawAspect="Content" ObjectID="_1585227381" r:id="rId357"/>
        </w:object>
      </w:r>
      <w:r w:rsidR="006D299A" w:rsidRPr="00D76CD6">
        <w:rPr>
          <w:rFonts w:ascii="Times New Roman" w:hAnsi="Times New Roman"/>
          <w:sz w:val="28"/>
          <w:szCs w:val="28"/>
        </w:rPr>
        <w:t xml:space="preserve">. Since one doesn't know </w:t>
      </w:r>
      <w:r w:rsidR="006D299A" w:rsidRPr="00F23575">
        <w:rPr>
          <w:rFonts w:ascii="Times New Roman" w:hAnsi="Times New Roman"/>
          <w:i/>
          <w:sz w:val="28"/>
          <w:szCs w:val="28"/>
        </w:rPr>
        <w:t>p</w:t>
      </w:r>
      <w:r w:rsidR="006D299A" w:rsidRPr="00D76CD6">
        <w:rPr>
          <w:rFonts w:ascii="Times New Roman" w:hAnsi="Times New Roman"/>
          <w:sz w:val="28"/>
          <w:szCs w:val="28"/>
        </w:rPr>
        <w:t xml:space="preserve"> one detects this situation by taking </w:t>
      </w:r>
      <w:bookmarkStart w:id="114" w:name="OLE_LINK11"/>
      <w:bookmarkStart w:id="115" w:name="OLE_LINK12"/>
      <w:r w:rsidR="006D299A" w:rsidRPr="00F23575">
        <w:rPr>
          <w:rFonts w:ascii="Times New Roman" w:hAnsi="Times New Roman"/>
          <w:position w:val="-16"/>
          <w:sz w:val="28"/>
          <w:szCs w:val="28"/>
        </w:rPr>
        <w:object w:dxaOrig="1600" w:dyaOrig="460" w14:anchorId="03464BC2">
          <v:shape id="_x0000_i1216" type="#_x0000_t75" style="width:80pt;height:23.2pt" o:ole="">
            <v:imagedata r:id="rId358" o:title=""/>
          </v:shape>
          <o:OLEObject Type="Embed" ProgID="Equation.3" ShapeID="_x0000_i1216" DrawAspect="Content" ObjectID="_1585227382" r:id="rId359"/>
        </w:object>
      </w:r>
      <w:bookmarkEnd w:id="114"/>
      <w:bookmarkEnd w:id="115"/>
      <w:r w:rsidR="006D299A" w:rsidRPr="00D76CD6">
        <w:rPr>
          <w:rFonts w:ascii="Times New Roman" w:hAnsi="Times New Roman"/>
          <w:sz w:val="28"/>
          <w:szCs w:val="28"/>
        </w:rPr>
        <w:t>.</w:t>
      </w:r>
    </w:p>
    <w:p w14:paraId="44521735"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fact, iterating a formula like </w:t>
      </w:r>
      <w:bookmarkStart w:id="116" w:name="OLE_LINK7"/>
      <w:bookmarkStart w:id="117" w:name="OLE_LINK8"/>
      <w:r w:rsidRPr="00F23575">
        <w:rPr>
          <w:rFonts w:ascii="Times New Roman" w:hAnsi="Times New Roman"/>
          <w:position w:val="-10"/>
          <w:sz w:val="28"/>
          <w:szCs w:val="28"/>
        </w:rPr>
        <w:object w:dxaOrig="2420" w:dyaOrig="400" w14:anchorId="3AD4FBA9">
          <v:shape id="_x0000_i1217" type="#_x0000_t75" style="width:120.8pt;height:20pt" o:ole="">
            <v:imagedata r:id="rId360" o:title=""/>
          </v:shape>
          <o:OLEObject Type="Embed" ProgID="Equation.3" ShapeID="_x0000_i1217" DrawAspect="Content" ObjectID="_1585227383" r:id="rId361"/>
        </w:object>
      </w:r>
      <w:bookmarkEnd w:id="116"/>
      <w:bookmarkEnd w:id="117"/>
      <w:r w:rsidRPr="00D76CD6">
        <w:rPr>
          <w:rFonts w:ascii="Times New Roman" w:hAnsi="Times New Roman"/>
          <w:sz w:val="28"/>
          <w:szCs w:val="28"/>
        </w:rPr>
        <w:t xml:space="preserve"> generates a suitable "random" sequence. This has the advantage </w:t>
      </w:r>
      <w:r w:rsidRPr="00D76CD6">
        <w:rPr>
          <w:rFonts w:ascii="Times New Roman" w:hAnsi="Times New Roman"/>
          <w:sz w:val="28"/>
          <w:szCs w:val="28"/>
        </w:rPr>
        <w:lastRenderedPageBreak/>
        <w:t xml:space="preserve">that if </w:t>
      </w:r>
      <w:bookmarkStart w:id="118" w:name="OLE_LINK9"/>
      <w:bookmarkStart w:id="119" w:name="OLE_LINK10"/>
      <w:r w:rsidRPr="00F23575">
        <w:rPr>
          <w:rFonts w:ascii="Times New Roman" w:hAnsi="Times New Roman"/>
          <w:position w:val="-10"/>
          <w:sz w:val="28"/>
          <w:szCs w:val="28"/>
        </w:rPr>
        <w:object w:dxaOrig="1820" w:dyaOrig="340" w14:anchorId="17C7665B">
          <v:shape id="_x0000_i1218" type="#_x0000_t75" style="width:91.2pt;height:16.8pt" o:ole="">
            <v:imagedata r:id="rId362" o:title=""/>
          </v:shape>
          <o:OLEObject Type="Embed" ProgID="Equation.3" ShapeID="_x0000_i1218" DrawAspect="Content" ObjectID="_1585227384" r:id="rId363"/>
        </w:object>
      </w:r>
      <w:bookmarkEnd w:id="118"/>
      <w:bookmarkEnd w:id="119"/>
      <w:r w:rsidRPr="00D76CD6">
        <w:rPr>
          <w:rFonts w:ascii="Times New Roman" w:hAnsi="Times New Roman"/>
          <w:sz w:val="28"/>
          <w:szCs w:val="28"/>
        </w:rPr>
        <w:t xml:space="preserve"> then </w:t>
      </w:r>
      <w:r w:rsidRPr="00F23575">
        <w:rPr>
          <w:rFonts w:ascii="Times New Roman" w:hAnsi="Times New Roman"/>
          <w:position w:val="-10"/>
          <w:sz w:val="28"/>
          <w:szCs w:val="28"/>
        </w:rPr>
        <w:object w:dxaOrig="2200" w:dyaOrig="340" w14:anchorId="57AE6103">
          <v:shape id="_x0000_i1219" type="#_x0000_t75" style="width:110.4pt;height:16.8pt" o:ole="">
            <v:imagedata r:id="rId364" o:title=""/>
          </v:shape>
          <o:OLEObject Type="Embed" ProgID="Equation.3" ShapeID="_x0000_i1219" DrawAspect="Content" ObjectID="_1585227385" r:id="rId365"/>
        </w:object>
      </w:r>
      <w:r w:rsidRPr="00D76CD6">
        <w:rPr>
          <w:rFonts w:ascii="Times New Roman" w:hAnsi="Times New Roman"/>
          <w:sz w:val="28"/>
          <w:szCs w:val="28"/>
        </w:rPr>
        <w:t xml:space="preserve"> etc. </w:t>
      </w:r>
    </w:p>
    <w:p w14:paraId="1C511ADB"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the sequence becomes periodic with period </w:t>
      </w:r>
      <w:r w:rsidRPr="00F23575">
        <w:rPr>
          <w:rFonts w:ascii="Times New Roman" w:hAnsi="Times New Roman"/>
          <w:i/>
          <w:sz w:val="28"/>
          <w:szCs w:val="28"/>
        </w:rPr>
        <w:t>s – r</w:t>
      </w:r>
      <w:r w:rsidRPr="00D76CD6">
        <w:rPr>
          <w:rFonts w:ascii="Times New Roman" w:hAnsi="Times New Roman"/>
          <w:sz w:val="28"/>
          <w:szCs w:val="28"/>
        </w:rPr>
        <w:t xml:space="preserve">. </w:t>
      </w:r>
    </w:p>
    <w:p w14:paraId="6E800BC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F23575">
        <w:rPr>
          <w:rFonts w:ascii="Times New Roman" w:hAnsi="Times New Roman"/>
          <w:i/>
          <w:sz w:val="28"/>
          <w:szCs w:val="28"/>
        </w:rPr>
        <w:t>k</w:t>
      </w:r>
      <w:r w:rsidRPr="00D76CD6">
        <w:rPr>
          <w:rFonts w:ascii="Times New Roman" w:hAnsi="Times New Roman"/>
          <w:sz w:val="28"/>
          <w:szCs w:val="28"/>
        </w:rPr>
        <w:t xml:space="preserve"> is the smallest multiple of </w:t>
      </w:r>
      <w:r w:rsidRPr="00F23575">
        <w:rPr>
          <w:rFonts w:ascii="Times New Roman" w:hAnsi="Times New Roman"/>
          <w:i/>
          <w:sz w:val="28"/>
          <w:szCs w:val="28"/>
        </w:rPr>
        <w:t>s – r &gt; r</w:t>
      </w:r>
      <w:r w:rsidRPr="00D76CD6">
        <w:rPr>
          <w:rFonts w:ascii="Times New Roman" w:hAnsi="Times New Roman"/>
          <w:sz w:val="28"/>
          <w:szCs w:val="28"/>
        </w:rPr>
        <w:t xml:space="preserve"> then 2</w:t>
      </w:r>
      <w:r w:rsidRPr="00F23575">
        <w:rPr>
          <w:rFonts w:ascii="Times New Roman" w:hAnsi="Times New Roman"/>
          <w:i/>
          <w:sz w:val="28"/>
          <w:szCs w:val="28"/>
        </w:rPr>
        <w:t>k</w:t>
      </w:r>
      <w:r w:rsidRPr="00D76CD6">
        <w:rPr>
          <w:rFonts w:ascii="Times New Roman" w:hAnsi="Times New Roman"/>
          <w:sz w:val="28"/>
          <w:szCs w:val="28"/>
        </w:rPr>
        <w:t xml:space="preserve"> is also a multiple of s – r and so </w:t>
      </w:r>
      <w:r w:rsidRPr="00F23575">
        <w:rPr>
          <w:rFonts w:ascii="Times New Roman" w:hAnsi="Times New Roman"/>
          <w:position w:val="-10"/>
          <w:sz w:val="28"/>
          <w:szCs w:val="28"/>
        </w:rPr>
        <w:object w:dxaOrig="1960" w:dyaOrig="340" w14:anchorId="57CC9385">
          <v:shape id="_x0000_i1220" type="#_x0000_t75" style="width:98.4pt;height:16.8pt" o:ole="">
            <v:imagedata r:id="rId366" o:title=""/>
          </v:shape>
          <o:OLEObject Type="Embed" ProgID="Equation.3" ShapeID="_x0000_i1220" DrawAspect="Content" ObjectID="_1585227386" r:id="rId367"/>
        </w:object>
      </w:r>
      <w:r w:rsidRPr="00D76CD6">
        <w:rPr>
          <w:rFonts w:ascii="Times New Roman" w:hAnsi="Times New Roman"/>
          <w:sz w:val="28"/>
          <w:szCs w:val="28"/>
        </w:rPr>
        <w:t xml:space="preserve"> and so we need only calculate </w:t>
      </w:r>
      <w:r w:rsidRPr="00F23575">
        <w:rPr>
          <w:rFonts w:ascii="Times New Roman" w:hAnsi="Times New Roman"/>
          <w:position w:val="-12"/>
          <w:sz w:val="28"/>
          <w:szCs w:val="28"/>
        </w:rPr>
        <w:object w:dxaOrig="1760" w:dyaOrig="380" w14:anchorId="5E443094">
          <v:shape id="_x0000_i1221" type="#_x0000_t75" style="width:88pt;height:19.2pt" o:ole="">
            <v:imagedata r:id="rId368" o:title=""/>
          </v:shape>
          <o:OLEObject Type="Embed" ProgID="Equation.3" ShapeID="_x0000_i1221" DrawAspect="Content" ObjectID="_1585227387" r:id="rId369"/>
        </w:object>
      </w:r>
      <w:r w:rsidRPr="00D76CD6">
        <w:rPr>
          <w:rFonts w:ascii="Times New Roman" w:hAnsi="Times New Roman"/>
          <w:sz w:val="28"/>
          <w:szCs w:val="28"/>
        </w:rPr>
        <w:t>.</w:t>
      </w:r>
    </w:p>
    <w:p w14:paraId="4151221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This method was used in 1980 to factorise the 8th Fermat number </w:t>
      </w:r>
      <w:r w:rsidRPr="00F23575">
        <w:rPr>
          <w:rFonts w:ascii="Times New Roman" w:hAnsi="Times New Roman"/>
          <w:position w:val="-10"/>
          <w:sz w:val="28"/>
          <w:szCs w:val="28"/>
        </w:rPr>
        <w:object w:dxaOrig="1460" w:dyaOrig="400" w14:anchorId="790880BE">
          <v:shape id="_x0000_i1222" type="#_x0000_t75" style="width:72.8pt;height:20pt" o:ole="">
            <v:imagedata r:id="rId370" o:title=""/>
          </v:shape>
          <o:OLEObject Type="Embed" ProgID="Equation.3" ShapeID="_x0000_i1222" DrawAspect="Content" ObjectID="_1585227388" r:id="rId371"/>
        </w:object>
      </w:r>
      <w:r w:rsidRPr="00D76CD6">
        <w:rPr>
          <w:rFonts w:ascii="Times New Roman" w:hAnsi="Times New Roman"/>
          <w:sz w:val="28"/>
          <w:szCs w:val="28"/>
        </w:rPr>
        <w:t xml:space="preserve">. This is called the </w:t>
      </w:r>
      <w:r w:rsidRPr="00F23575">
        <w:rPr>
          <w:rFonts w:ascii="Symbol" w:hAnsi="Symbol"/>
          <w:i/>
          <w:sz w:val="28"/>
          <w:szCs w:val="28"/>
        </w:rPr>
        <w:t></w:t>
      </w:r>
      <w:r w:rsidRPr="00D76CD6">
        <w:rPr>
          <w:rFonts w:ascii="Times New Roman" w:hAnsi="Times New Roman"/>
          <w:sz w:val="28"/>
          <w:szCs w:val="28"/>
        </w:rPr>
        <w:t>-method because of the appearance of the diagram above.</w:t>
      </w:r>
    </w:p>
    <w:p w14:paraId="6096BBBA" w14:textId="77777777" w:rsidR="006D299A" w:rsidRPr="00D76CD6" w:rsidRDefault="006D299A" w:rsidP="006D299A">
      <w:pPr>
        <w:spacing w:line="360" w:lineRule="atLeast"/>
        <w:ind w:left="720"/>
        <w:jc w:val="both"/>
        <w:rPr>
          <w:rFonts w:ascii="Times New Roman" w:hAnsi="Times New Roman"/>
          <w:sz w:val="28"/>
          <w:szCs w:val="28"/>
        </w:rPr>
      </w:pPr>
    </w:p>
    <w:p w14:paraId="11ACBED1" w14:textId="77777777" w:rsidR="006D299A" w:rsidRPr="0008450A" w:rsidRDefault="006D299A" w:rsidP="006D299A">
      <w:pPr>
        <w:spacing w:line="360" w:lineRule="atLeast"/>
        <w:jc w:val="both"/>
        <w:rPr>
          <w:rFonts w:ascii="Times New Roman" w:hAnsi="Times New Roman"/>
          <w:b/>
          <w:sz w:val="28"/>
          <w:szCs w:val="28"/>
        </w:rPr>
      </w:pPr>
      <w:r w:rsidRPr="0008450A">
        <w:rPr>
          <w:rFonts w:ascii="Times New Roman" w:hAnsi="Times New Roman"/>
          <w:b/>
          <w:sz w:val="28"/>
          <w:szCs w:val="28"/>
        </w:rPr>
        <w:t>Example</w:t>
      </w:r>
    </w:p>
    <w:p w14:paraId="2B210F2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Take </w:t>
      </w:r>
      <w:r w:rsidRPr="0008450A">
        <w:rPr>
          <w:rFonts w:ascii="Times New Roman" w:hAnsi="Times New Roman"/>
          <w:i/>
          <w:sz w:val="28"/>
          <w:szCs w:val="28"/>
        </w:rPr>
        <w:t>n</w:t>
      </w:r>
      <w:r w:rsidRPr="00D76CD6">
        <w:rPr>
          <w:rFonts w:ascii="Times New Roman" w:hAnsi="Times New Roman"/>
          <w:sz w:val="28"/>
          <w:szCs w:val="28"/>
        </w:rPr>
        <w:t xml:space="preserve"> = 77 (It should be easy to spot the </w:t>
      </w:r>
      <w:proofErr w:type="gramStart"/>
      <w:r w:rsidRPr="00D76CD6">
        <w:rPr>
          <w:rFonts w:ascii="Times New Roman" w:hAnsi="Times New Roman"/>
          <w:sz w:val="28"/>
          <w:szCs w:val="28"/>
        </w:rPr>
        <w:t>hcf !</w:t>
      </w:r>
      <w:proofErr w:type="gramEnd"/>
      <w:r w:rsidRPr="00D76CD6">
        <w:rPr>
          <w:rFonts w:ascii="Times New Roman" w:hAnsi="Times New Roman"/>
          <w:sz w:val="28"/>
          <w:szCs w:val="28"/>
        </w:rPr>
        <w:t>)</w:t>
      </w:r>
    </w:p>
    <w:p w14:paraId="2E4EF9A0" w14:textId="77777777" w:rsidR="006D299A" w:rsidRPr="00D76CD6" w:rsidRDefault="006D299A" w:rsidP="006D299A">
      <w:pPr>
        <w:spacing w:line="360" w:lineRule="atLeast"/>
        <w:ind w:left="720"/>
        <w:jc w:val="both"/>
        <w:rPr>
          <w:rFonts w:ascii="Times New Roman" w:hAnsi="Times New Roman"/>
          <w:sz w:val="28"/>
          <w:szCs w:val="28"/>
        </w:rPr>
      </w:pPr>
    </w:p>
    <w:tbl>
      <w:tblPr>
        <w:tblW w:w="0" w:type="auto"/>
        <w:tblInd w:w="650" w:type="dxa"/>
        <w:tblBorders>
          <w:insideH w:val="single" w:sz="4" w:space="0" w:color="auto"/>
          <w:insideV w:val="single" w:sz="4" w:space="0" w:color="auto"/>
        </w:tblBorders>
        <w:tblLook w:val="00A0" w:firstRow="1" w:lastRow="0" w:firstColumn="1" w:lastColumn="0" w:noHBand="0" w:noVBand="0"/>
      </w:tblPr>
      <w:tblGrid>
        <w:gridCol w:w="1196"/>
        <w:gridCol w:w="842"/>
        <w:gridCol w:w="900"/>
        <w:gridCol w:w="900"/>
        <w:gridCol w:w="1080"/>
        <w:gridCol w:w="990"/>
        <w:gridCol w:w="900"/>
        <w:gridCol w:w="900"/>
      </w:tblGrid>
      <w:tr w:rsidR="006D299A" w:rsidRPr="006D299A" w14:paraId="7935FF42" w14:textId="77777777">
        <w:tc>
          <w:tcPr>
            <w:tcW w:w="1196" w:type="dxa"/>
          </w:tcPr>
          <w:p w14:paraId="26CB3A48" w14:textId="77777777" w:rsidR="006D299A" w:rsidRPr="006D299A" w:rsidRDefault="006D299A" w:rsidP="006D299A">
            <w:pPr>
              <w:spacing w:line="360" w:lineRule="atLeast"/>
              <w:jc w:val="right"/>
              <w:rPr>
                <w:rFonts w:ascii="Times New Roman" w:hAnsi="Times New Roman"/>
                <w:i/>
                <w:sz w:val="28"/>
                <w:szCs w:val="28"/>
              </w:rPr>
            </w:pPr>
            <w:r w:rsidRPr="006D299A">
              <w:rPr>
                <w:rFonts w:ascii="Times New Roman" w:hAnsi="Times New Roman"/>
                <w:i/>
                <w:sz w:val="28"/>
                <w:szCs w:val="28"/>
              </w:rPr>
              <w:t>i</w:t>
            </w:r>
          </w:p>
        </w:tc>
        <w:tc>
          <w:tcPr>
            <w:tcW w:w="842" w:type="dxa"/>
          </w:tcPr>
          <w:p w14:paraId="5D8796C0"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1</w:t>
            </w:r>
          </w:p>
        </w:tc>
        <w:tc>
          <w:tcPr>
            <w:tcW w:w="900" w:type="dxa"/>
          </w:tcPr>
          <w:p w14:paraId="35AF1F3D"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2</w:t>
            </w:r>
          </w:p>
        </w:tc>
        <w:tc>
          <w:tcPr>
            <w:tcW w:w="900" w:type="dxa"/>
          </w:tcPr>
          <w:p w14:paraId="1A4E38AF"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3</w:t>
            </w:r>
          </w:p>
        </w:tc>
        <w:tc>
          <w:tcPr>
            <w:tcW w:w="1080" w:type="dxa"/>
          </w:tcPr>
          <w:p w14:paraId="45E15D07"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4</w:t>
            </w:r>
          </w:p>
        </w:tc>
        <w:tc>
          <w:tcPr>
            <w:tcW w:w="990" w:type="dxa"/>
          </w:tcPr>
          <w:p w14:paraId="71BAAC02"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5</w:t>
            </w:r>
          </w:p>
        </w:tc>
        <w:tc>
          <w:tcPr>
            <w:tcW w:w="900" w:type="dxa"/>
          </w:tcPr>
          <w:p w14:paraId="2165BA18"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6</w:t>
            </w:r>
          </w:p>
        </w:tc>
        <w:tc>
          <w:tcPr>
            <w:tcW w:w="900" w:type="dxa"/>
          </w:tcPr>
          <w:p w14:paraId="56A0FDD0" w14:textId="77777777" w:rsidR="006D299A" w:rsidRPr="006D299A" w:rsidRDefault="006D299A" w:rsidP="006D299A">
            <w:pPr>
              <w:spacing w:line="360" w:lineRule="atLeast"/>
              <w:jc w:val="both"/>
              <w:rPr>
                <w:rFonts w:ascii="Times New Roman" w:hAnsi="Times New Roman"/>
                <w:sz w:val="28"/>
                <w:szCs w:val="28"/>
              </w:rPr>
            </w:pPr>
            <w:r w:rsidRPr="006D299A">
              <w:rPr>
                <w:rFonts w:ascii="Times New Roman" w:hAnsi="Times New Roman"/>
                <w:sz w:val="28"/>
                <w:szCs w:val="28"/>
              </w:rPr>
              <w:t>...</w:t>
            </w:r>
          </w:p>
        </w:tc>
      </w:tr>
      <w:tr w:rsidR="006D299A" w:rsidRPr="006D299A" w14:paraId="2CF2089A" w14:textId="77777777">
        <w:tc>
          <w:tcPr>
            <w:tcW w:w="1196" w:type="dxa"/>
          </w:tcPr>
          <w:p w14:paraId="278E79FE"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position w:val="-10"/>
                <w:sz w:val="28"/>
                <w:szCs w:val="28"/>
              </w:rPr>
              <w:object w:dxaOrig="260" w:dyaOrig="340" w14:anchorId="563FF734">
                <v:shape id="_x0000_i1223" type="#_x0000_t75" style="width:14.4pt;height:16.8pt" o:ole="">
                  <v:imagedata r:id="rId372" o:title=""/>
                </v:shape>
                <o:OLEObject Type="Embed" ProgID="Equation.3" ShapeID="_x0000_i1223" DrawAspect="Content" ObjectID="_1585227389" r:id="rId373"/>
              </w:object>
            </w:r>
          </w:p>
        </w:tc>
        <w:tc>
          <w:tcPr>
            <w:tcW w:w="842" w:type="dxa"/>
          </w:tcPr>
          <w:p w14:paraId="1FEAD839"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2</w:t>
            </w:r>
          </w:p>
        </w:tc>
        <w:tc>
          <w:tcPr>
            <w:tcW w:w="900" w:type="dxa"/>
          </w:tcPr>
          <w:p w14:paraId="0F75B91C"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5</w:t>
            </w:r>
          </w:p>
        </w:tc>
        <w:tc>
          <w:tcPr>
            <w:tcW w:w="900" w:type="dxa"/>
          </w:tcPr>
          <w:p w14:paraId="324B15B4"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26</w:t>
            </w:r>
          </w:p>
        </w:tc>
        <w:tc>
          <w:tcPr>
            <w:tcW w:w="1080" w:type="dxa"/>
          </w:tcPr>
          <w:p w14:paraId="058C6C84"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61</w:t>
            </w:r>
          </w:p>
        </w:tc>
        <w:tc>
          <w:tcPr>
            <w:tcW w:w="990" w:type="dxa"/>
          </w:tcPr>
          <w:p w14:paraId="772BBA6C"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26</w:t>
            </w:r>
          </w:p>
        </w:tc>
        <w:tc>
          <w:tcPr>
            <w:tcW w:w="900" w:type="dxa"/>
          </w:tcPr>
          <w:p w14:paraId="639BC375"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61</w:t>
            </w:r>
          </w:p>
        </w:tc>
        <w:tc>
          <w:tcPr>
            <w:tcW w:w="900" w:type="dxa"/>
          </w:tcPr>
          <w:p w14:paraId="69A65404" w14:textId="77777777" w:rsidR="006D299A" w:rsidRPr="006D299A" w:rsidRDefault="006D299A" w:rsidP="006D299A">
            <w:pPr>
              <w:spacing w:line="360" w:lineRule="atLeast"/>
              <w:jc w:val="both"/>
              <w:rPr>
                <w:rFonts w:ascii="Times New Roman" w:hAnsi="Times New Roman"/>
                <w:sz w:val="28"/>
                <w:szCs w:val="28"/>
              </w:rPr>
            </w:pPr>
            <w:r w:rsidRPr="006D299A">
              <w:rPr>
                <w:rFonts w:ascii="Times New Roman" w:hAnsi="Times New Roman"/>
                <w:sz w:val="28"/>
                <w:szCs w:val="28"/>
              </w:rPr>
              <w:t>...</w:t>
            </w:r>
          </w:p>
        </w:tc>
      </w:tr>
      <w:tr w:rsidR="006D299A" w:rsidRPr="006D299A" w14:paraId="71E9FDFC" w14:textId="77777777">
        <w:tc>
          <w:tcPr>
            <w:tcW w:w="1196" w:type="dxa"/>
          </w:tcPr>
          <w:p w14:paraId="5C40CC0B" w14:textId="77777777" w:rsidR="006D299A" w:rsidRPr="006D299A" w:rsidRDefault="006D299A" w:rsidP="006D299A">
            <w:pPr>
              <w:spacing w:line="360" w:lineRule="atLeast"/>
              <w:jc w:val="right"/>
              <w:rPr>
                <w:rFonts w:ascii="Times New Roman" w:hAnsi="Times New Roman"/>
                <w:sz w:val="28"/>
                <w:szCs w:val="28"/>
              </w:rPr>
            </w:pPr>
            <w:r w:rsidRPr="006D299A">
              <w:rPr>
                <w:rFonts w:ascii="Times New Roman" w:hAnsi="Times New Roman"/>
                <w:position w:val="-10"/>
                <w:sz w:val="28"/>
                <w:szCs w:val="28"/>
              </w:rPr>
              <w:object w:dxaOrig="980" w:dyaOrig="340" w14:anchorId="6EFB5B3B">
                <v:shape id="_x0000_i1224" type="#_x0000_t75" style="width:48.8pt;height:16.8pt" o:ole="">
                  <v:imagedata r:id="rId374" o:title=""/>
                </v:shape>
                <o:OLEObject Type="Embed" ProgID="Equation.3" ShapeID="_x0000_i1224" DrawAspect="Content" ObjectID="_1585227390" r:id="rId375"/>
              </w:object>
            </w:r>
          </w:p>
        </w:tc>
        <w:tc>
          <w:tcPr>
            <w:tcW w:w="842" w:type="dxa"/>
          </w:tcPr>
          <w:p w14:paraId="3CE0A281" w14:textId="77777777" w:rsidR="006D299A" w:rsidRPr="006D299A" w:rsidRDefault="006D299A" w:rsidP="006D299A">
            <w:pPr>
              <w:spacing w:line="360" w:lineRule="atLeast"/>
              <w:jc w:val="center"/>
              <w:rPr>
                <w:rFonts w:ascii="Times New Roman" w:hAnsi="Times New Roman"/>
                <w:sz w:val="28"/>
                <w:szCs w:val="28"/>
              </w:rPr>
            </w:pPr>
          </w:p>
        </w:tc>
        <w:tc>
          <w:tcPr>
            <w:tcW w:w="900" w:type="dxa"/>
          </w:tcPr>
          <w:p w14:paraId="10C706E8"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3</w:t>
            </w:r>
          </w:p>
        </w:tc>
        <w:tc>
          <w:tcPr>
            <w:tcW w:w="900" w:type="dxa"/>
          </w:tcPr>
          <w:p w14:paraId="3E60B62B" w14:textId="77777777" w:rsidR="006D299A" w:rsidRPr="006D299A" w:rsidRDefault="006D299A" w:rsidP="006D299A">
            <w:pPr>
              <w:spacing w:line="360" w:lineRule="atLeast"/>
              <w:jc w:val="center"/>
              <w:rPr>
                <w:rFonts w:ascii="Times New Roman" w:hAnsi="Times New Roman"/>
                <w:sz w:val="28"/>
                <w:szCs w:val="28"/>
              </w:rPr>
            </w:pPr>
          </w:p>
        </w:tc>
        <w:tc>
          <w:tcPr>
            <w:tcW w:w="1080" w:type="dxa"/>
          </w:tcPr>
          <w:p w14:paraId="1F3958D4"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56</w:t>
            </w:r>
          </w:p>
        </w:tc>
        <w:tc>
          <w:tcPr>
            <w:tcW w:w="990" w:type="dxa"/>
          </w:tcPr>
          <w:p w14:paraId="7611823F" w14:textId="77777777" w:rsidR="006D299A" w:rsidRPr="006D299A" w:rsidRDefault="006D299A" w:rsidP="006D299A">
            <w:pPr>
              <w:spacing w:line="360" w:lineRule="atLeast"/>
              <w:jc w:val="center"/>
              <w:rPr>
                <w:rFonts w:ascii="Times New Roman" w:hAnsi="Times New Roman"/>
                <w:sz w:val="28"/>
                <w:szCs w:val="28"/>
              </w:rPr>
            </w:pPr>
          </w:p>
        </w:tc>
        <w:tc>
          <w:tcPr>
            <w:tcW w:w="900" w:type="dxa"/>
          </w:tcPr>
          <w:p w14:paraId="18BEA4CC" w14:textId="77777777" w:rsidR="006D299A" w:rsidRPr="006D299A" w:rsidRDefault="006D299A" w:rsidP="006D299A">
            <w:pPr>
              <w:spacing w:line="360" w:lineRule="atLeast"/>
              <w:jc w:val="center"/>
              <w:rPr>
                <w:rFonts w:ascii="Times New Roman" w:hAnsi="Times New Roman"/>
                <w:sz w:val="28"/>
                <w:szCs w:val="28"/>
              </w:rPr>
            </w:pPr>
            <w:r w:rsidRPr="006D299A">
              <w:rPr>
                <w:rFonts w:ascii="Times New Roman" w:hAnsi="Times New Roman"/>
                <w:sz w:val="28"/>
                <w:szCs w:val="28"/>
              </w:rPr>
              <w:t>35</w:t>
            </w:r>
          </w:p>
        </w:tc>
        <w:tc>
          <w:tcPr>
            <w:tcW w:w="900" w:type="dxa"/>
          </w:tcPr>
          <w:p w14:paraId="64C4EDF7" w14:textId="77777777" w:rsidR="006D299A" w:rsidRPr="006D299A" w:rsidRDefault="006D299A" w:rsidP="006D299A">
            <w:pPr>
              <w:spacing w:line="360" w:lineRule="atLeast"/>
              <w:jc w:val="both"/>
              <w:rPr>
                <w:rFonts w:ascii="Times New Roman" w:hAnsi="Times New Roman"/>
                <w:sz w:val="28"/>
                <w:szCs w:val="28"/>
              </w:rPr>
            </w:pPr>
          </w:p>
        </w:tc>
      </w:tr>
    </w:tbl>
    <w:p w14:paraId="38C1A3E9" w14:textId="77777777" w:rsidR="006D299A" w:rsidRPr="00D76CD6" w:rsidRDefault="006D299A" w:rsidP="006D299A">
      <w:pPr>
        <w:spacing w:line="360" w:lineRule="atLeast"/>
        <w:ind w:left="720"/>
        <w:jc w:val="both"/>
        <w:rPr>
          <w:rFonts w:ascii="Times New Roman" w:hAnsi="Times New Roman"/>
          <w:sz w:val="28"/>
          <w:szCs w:val="28"/>
        </w:rPr>
      </w:pPr>
    </w:p>
    <w:p w14:paraId="77B9E2C1"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Note that the sequence is already periodic.</w:t>
      </w:r>
    </w:p>
    <w:p w14:paraId="313D006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w:t>
      </w:r>
      <w:proofErr w:type="gramStart"/>
      <w:r w:rsidRPr="00D76CD6">
        <w:rPr>
          <w:rFonts w:ascii="Times New Roman" w:hAnsi="Times New Roman"/>
          <w:sz w:val="28"/>
          <w:szCs w:val="28"/>
        </w:rPr>
        <w:t>hcf(</w:t>
      </w:r>
      <w:proofErr w:type="gramEnd"/>
      <w:r w:rsidRPr="00D76CD6">
        <w:rPr>
          <w:rFonts w:ascii="Times New Roman" w:hAnsi="Times New Roman"/>
          <w:sz w:val="28"/>
          <w:szCs w:val="28"/>
        </w:rPr>
        <w:t>77, 56) = 7 and we have a factor.</w:t>
      </w:r>
    </w:p>
    <w:p w14:paraId="0C450D51" w14:textId="77777777" w:rsidR="006D299A" w:rsidRPr="00D76CD6" w:rsidRDefault="006D299A" w:rsidP="006D299A">
      <w:pPr>
        <w:spacing w:line="360" w:lineRule="atLeast"/>
        <w:jc w:val="both"/>
        <w:rPr>
          <w:rFonts w:ascii="Times New Roman" w:hAnsi="Times New Roman"/>
          <w:sz w:val="28"/>
          <w:szCs w:val="28"/>
        </w:rPr>
      </w:pPr>
    </w:p>
    <w:p w14:paraId="501CA21C"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4)</w:t>
      </w:r>
      <w:r w:rsidRPr="00D76CD6">
        <w:rPr>
          <w:rFonts w:ascii="Times New Roman" w:hAnsi="Times New Roman"/>
          <w:sz w:val="28"/>
          <w:szCs w:val="28"/>
        </w:rPr>
        <w:tab/>
      </w:r>
      <w:r w:rsidRPr="00F23575">
        <w:rPr>
          <w:rFonts w:ascii="Times New Roman" w:hAnsi="Times New Roman"/>
          <w:i/>
          <w:sz w:val="28"/>
          <w:szCs w:val="28"/>
        </w:rPr>
        <w:t>Other methods</w:t>
      </w:r>
    </w:p>
    <w:p w14:paraId="7583E32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More recent methods have been developed to exploit the speed of modern computers. They include Pollard's </w:t>
      </w:r>
      <w:r w:rsidRPr="00F23575">
        <w:rPr>
          <w:rFonts w:ascii="Times New Roman" w:hAnsi="Times New Roman"/>
          <w:i/>
          <w:sz w:val="28"/>
          <w:szCs w:val="28"/>
        </w:rPr>
        <w:t>p</w:t>
      </w:r>
      <w:r w:rsidRPr="00D76CD6">
        <w:rPr>
          <w:rFonts w:ascii="Times New Roman" w:hAnsi="Times New Roman"/>
          <w:sz w:val="28"/>
          <w:szCs w:val="28"/>
        </w:rPr>
        <w:t xml:space="preserve"> – 1 and </w:t>
      </w:r>
      <w:r w:rsidRPr="00F23575">
        <w:rPr>
          <w:rFonts w:ascii="Times New Roman" w:hAnsi="Times New Roman"/>
          <w:i/>
          <w:sz w:val="28"/>
          <w:szCs w:val="28"/>
        </w:rPr>
        <w:t>p</w:t>
      </w:r>
      <w:r w:rsidRPr="00D76CD6">
        <w:rPr>
          <w:rFonts w:ascii="Times New Roman" w:hAnsi="Times New Roman"/>
          <w:sz w:val="28"/>
          <w:szCs w:val="28"/>
        </w:rPr>
        <w:t xml:space="preserve"> + 1 methods, the </w:t>
      </w:r>
      <w:r w:rsidRPr="00F23575">
        <w:rPr>
          <w:rFonts w:ascii="Times New Roman" w:hAnsi="Times New Roman"/>
          <w:i/>
          <w:sz w:val="28"/>
          <w:szCs w:val="28"/>
        </w:rPr>
        <w:t>Elliptic Curve Method</w:t>
      </w:r>
      <w:r w:rsidRPr="00D76CD6">
        <w:rPr>
          <w:rFonts w:ascii="Times New Roman" w:hAnsi="Times New Roman"/>
          <w:sz w:val="28"/>
          <w:szCs w:val="28"/>
        </w:rPr>
        <w:t xml:space="preserve">, the </w:t>
      </w:r>
      <w:r w:rsidRPr="00F23575">
        <w:rPr>
          <w:rFonts w:ascii="Times New Roman" w:hAnsi="Times New Roman"/>
          <w:i/>
          <w:sz w:val="28"/>
          <w:szCs w:val="28"/>
        </w:rPr>
        <w:t>Quadratic Sieve Method</w:t>
      </w:r>
      <w:r w:rsidRPr="00D76CD6">
        <w:rPr>
          <w:rFonts w:ascii="Times New Roman" w:hAnsi="Times New Roman"/>
          <w:sz w:val="28"/>
          <w:szCs w:val="28"/>
        </w:rPr>
        <w:t>, ...</w:t>
      </w:r>
    </w:p>
    <w:p w14:paraId="5FAE97AD" w14:textId="77777777" w:rsidR="006D299A" w:rsidRPr="00D76CD6" w:rsidRDefault="006D299A" w:rsidP="006D299A">
      <w:pPr>
        <w:spacing w:line="360" w:lineRule="atLeast"/>
        <w:ind w:left="720"/>
        <w:jc w:val="both"/>
        <w:rPr>
          <w:rFonts w:ascii="Times New Roman" w:hAnsi="Times New Roman"/>
          <w:sz w:val="28"/>
          <w:szCs w:val="28"/>
        </w:rPr>
      </w:pPr>
    </w:p>
    <w:p w14:paraId="47FDA46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work in earlier sections showed that numbers of the form </w:t>
      </w:r>
      <w:r w:rsidRPr="00F23575">
        <w:rPr>
          <w:rFonts w:ascii="Times New Roman" w:hAnsi="Times New Roman"/>
          <w:position w:val="-2"/>
          <w:sz w:val="28"/>
          <w:szCs w:val="28"/>
        </w:rPr>
        <w:object w:dxaOrig="740" w:dyaOrig="320" w14:anchorId="3BE7E25E">
          <v:shape id="_x0000_i1225" type="#_x0000_t75" style="width:36.8pt;height:16pt" o:ole="">
            <v:imagedata r:id="rId376" o:title=""/>
          </v:shape>
          <o:OLEObject Type="Embed" ProgID="Equation.3" ShapeID="_x0000_i1225" DrawAspect="Content" ObjectID="_1585227391" r:id="rId377"/>
        </w:object>
      </w:r>
      <w:r w:rsidRPr="00D76CD6">
        <w:rPr>
          <w:rFonts w:ascii="Times New Roman" w:hAnsi="Times New Roman"/>
          <w:sz w:val="28"/>
          <w:szCs w:val="28"/>
        </w:rPr>
        <w:t xml:space="preserve"> had restrictions on what could be their factors. It turns out that if </w:t>
      </w:r>
      <w:r w:rsidRPr="00F23575">
        <w:rPr>
          <w:rFonts w:ascii="Times New Roman" w:hAnsi="Times New Roman"/>
          <w:i/>
          <w:sz w:val="28"/>
          <w:szCs w:val="28"/>
        </w:rPr>
        <w:t>n</w:t>
      </w:r>
      <w:r w:rsidRPr="00D76CD6">
        <w:rPr>
          <w:rFonts w:ascii="Times New Roman" w:hAnsi="Times New Roman"/>
          <w:sz w:val="28"/>
          <w:szCs w:val="28"/>
        </w:rPr>
        <w:t xml:space="preserve"> ± 1 have convenient factorisations then some clever shortcuts may allow the factorisation of </w:t>
      </w:r>
      <w:r w:rsidRPr="00F23575">
        <w:rPr>
          <w:rFonts w:ascii="Times New Roman" w:hAnsi="Times New Roman"/>
          <w:i/>
          <w:sz w:val="28"/>
          <w:szCs w:val="28"/>
        </w:rPr>
        <w:t>n</w:t>
      </w:r>
      <w:r w:rsidRPr="00D76CD6">
        <w:rPr>
          <w:rFonts w:ascii="Times New Roman" w:hAnsi="Times New Roman"/>
          <w:sz w:val="28"/>
          <w:szCs w:val="28"/>
        </w:rPr>
        <w:t xml:space="preserve">. </w:t>
      </w: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if you want a number </w:t>
      </w:r>
      <w:r w:rsidRPr="00336CB3">
        <w:rPr>
          <w:rFonts w:ascii="Times New Roman" w:hAnsi="Times New Roman"/>
          <w:i/>
          <w:sz w:val="28"/>
          <w:szCs w:val="28"/>
        </w:rPr>
        <w:t>n</w:t>
      </w:r>
      <w:r w:rsidRPr="00D76CD6">
        <w:rPr>
          <w:rFonts w:ascii="Times New Roman" w:hAnsi="Times New Roman"/>
          <w:sz w:val="28"/>
          <w:szCs w:val="28"/>
        </w:rPr>
        <w:t xml:space="preserve"> which is difficult to factorise you should take precautions that it is not one which such methods may be able to tackle.</w:t>
      </w:r>
    </w:p>
    <w:p w14:paraId="689829F4" w14:textId="77777777" w:rsidR="006D299A" w:rsidRPr="00D76CD6" w:rsidRDefault="006D299A" w:rsidP="006D299A">
      <w:pPr>
        <w:spacing w:line="360" w:lineRule="atLeast"/>
        <w:ind w:left="720"/>
        <w:jc w:val="both"/>
        <w:rPr>
          <w:rFonts w:ascii="Times New Roman" w:hAnsi="Times New Roman"/>
          <w:sz w:val="28"/>
          <w:szCs w:val="28"/>
        </w:rPr>
      </w:pPr>
    </w:p>
    <w:p w14:paraId="308E5420" w14:textId="77777777" w:rsidR="006D299A" w:rsidRPr="00F23575" w:rsidRDefault="006D299A" w:rsidP="006D299A">
      <w:pPr>
        <w:spacing w:line="360" w:lineRule="atLeast"/>
        <w:jc w:val="both"/>
        <w:rPr>
          <w:rFonts w:ascii="Times New Roman" w:hAnsi="Times New Roman"/>
          <w:b/>
          <w:sz w:val="28"/>
          <w:szCs w:val="28"/>
        </w:rPr>
      </w:pPr>
      <w:r w:rsidRPr="006A0FF4">
        <w:rPr>
          <w:rFonts w:ascii="Times New Roman" w:hAnsi="Times New Roman"/>
          <w:b/>
          <w:sz w:val="28"/>
          <w:szCs w:val="28"/>
        </w:rPr>
        <w:br w:type="page"/>
      </w:r>
      <w:r w:rsidRPr="006A0FF4">
        <w:rPr>
          <w:rFonts w:ascii="Times New Roman" w:hAnsi="Times New Roman"/>
          <w:b/>
          <w:sz w:val="28"/>
          <w:szCs w:val="28"/>
        </w:rPr>
        <w:lastRenderedPageBreak/>
        <w:t>§1.6</w:t>
      </w:r>
      <w:r w:rsidRPr="00D76CD6">
        <w:rPr>
          <w:rFonts w:ascii="Times New Roman" w:hAnsi="Times New Roman"/>
          <w:sz w:val="28"/>
          <w:szCs w:val="28"/>
        </w:rPr>
        <w:tab/>
      </w:r>
      <w:r w:rsidRPr="00F23575">
        <w:rPr>
          <w:rFonts w:ascii="Times New Roman" w:hAnsi="Times New Roman"/>
          <w:b/>
          <w:sz w:val="28"/>
          <w:szCs w:val="28"/>
        </w:rPr>
        <w:t>Cryptography</w:t>
      </w:r>
    </w:p>
    <w:p w14:paraId="5F3E2B56" w14:textId="77777777" w:rsidR="006D299A" w:rsidRPr="00D76CD6" w:rsidRDefault="006D299A" w:rsidP="006D299A">
      <w:pPr>
        <w:spacing w:line="360" w:lineRule="atLeast"/>
        <w:jc w:val="both"/>
        <w:rPr>
          <w:rFonts w:ascii="Times New Roman" w:hAnsi="Times New Roman"/>
          <w:sz w:val="28"/>
          <w:szCs w:val="28"/>
        </w:rPr>
      </w:pPr>
    </w:p>
    <w:p w14:paraId="6F1168A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Cryptography is a process used to conceal information from anyone not possessing "the key" to deciphering it.</w:t>
      </w:r>
    </w:p>
    <w:p w14:paraId="09E94D94" w14:textId="77777777" w:rsidR="006D299A" w:rsidRPr="00D76CD6" w:rsidRDefault="006D299A" w:rsidP="006D299A">
      <w:pPr>
        <w:spacing w:line="360" w:lineRule="atLeast"/>
        <w:jc w:val="both"/>
        <w:rPr>
          <w:rFonts w:ascii="Times New Roman" w:hAnsi="Times New Roman"/>
          <w:sz w:val="28"/>
          <w:szCs w:val="28"/>
        </w:rPr>
      </w:pPr>
    </w:p>
    <w:p w14:paraId="5651D824"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w:t>
      </w:r>
      <w:proofErr w:type="gramStart"/>
      <w:r w:rsidRPr="00F23575">
        <w:rPr>
          <w:rFonts w:ascii="Times New Roman" w:hAnsi="Times New Roman"/>
          <w:i/>
          <w:sz w:val="28"/>
          <w:szCs w:val="28"/>
        </w:rPr>
        <w:t>The</w:t>
      </w:r>
      <w:proofErr w:type="gramEnd"/>
      <w:r w:rsidRPr="00F23575">
        <w:rPr>
          <w:rFonts w:ascii="Times New Roman" w:hAnsi="Times New Roman"/>
          <w:i/>
          <w:sz w:val="28"/>
          <w:szCs w:val="28"/>
        </w:rPr>
        <w:t xml:space="preserve"> Dancing Men</w:t>
      </w:r>
      <w:r w:rsidRPr="00D76CD6">
        <w:rPr>
          <w:rFonts w:ascii="Times New Roman" w:hAnsi="Times New Roman"/>
          <w:sz w:val="28"/>
          <w:szCs w:val="28"/>
        </w:rPr>
        <w:t xml:space="preserve"> in </w:t>
      </w:r>
      <w:r w:rsidRPr="00F23575">
        <w:rPr>
          <w:rFonts w:ascii="Times New Roman" w:hAnsi="Times New Roman"/>
          <w:i/>
          <w:sz w:val="28"/>
          <w:szCs w:val="28"/>
        </w:rPr>
        <w:t>The Return of Sherlock Holmes</w:t>
      </w:r>
      <w:r w:rsidRPr="00D76CD6">
        <w:rPr>
          <w:rFonts w:ascii="Times New Roman" w:hAnsi="Times New Roman"/>
          <w:sz w:val="28"/>
          <w:szCs w:val="28"/>
        </w:rPr>
        <w:t>, Holmes is able to decipher a simple substitution code and writes a letter in it to summon the criminal.</w:t>
      </w:r>
    </w:p>
    <w:p w14:paraId="1CDDD1D2"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"If the lady is hurt as bad as you say, who was it that wrote this note?" He flung it on the table.</w:t>
      </w:r>
    </w:p>
    <w:p w14:paraId="04C7189E"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"I wrote it to bring you here"</w:t>
      </w:r>
    </w:p>
    <w:p w14:paraId="65082922"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"You wrote it? There was no one on earth outside the Joint who knew the secret of the dancing men. How came you to write it?"</w:t>
      </w:r>
    </w:p>
    <w:p w14:paraId="051EDEFD"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"What one man can invent, another can discover" said Holmes.</w:t>
      </w:r>
    </w:p>
    <w:p w14:paraId="0C5D3707" w14:textId="77777777" w:rsidR="006D299A" w:rsidRPr="00D76CD6" w:rsidRDefault="006D299A" w:rsidP="006D299A">
      <w:pPr>
        <w:spacing w:line="360" w:lineRule="atLeast"/>
        <w:jc w:val="both"/>
        <w:rPr>
          <w:rFonts w:ascii="Times New Roman" w:hAnsi="Times New Roman"/>
          <w:sz w:val="28"/>
          <w:szCs w:val="28"/>
        </w:rPr>
      </w:pPr>
    </w:p>
    <w:p w14:paraId="6F14B3F9"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 xml:space="preserve">With a traditional cipher </w:t>
      </w:r>
      <w:proofErr w:type="gramStart"/>
      <w:r w:rsidRPr="00D76CD6">
        <w:rPr>
          <w:rFonts w:ascii="Times New Roman" w:hAnsi="Times New Roman"/>
          <w:sz w:val="28"/>
          <w:szCs w:val="28"/>
        </w:rPr>
        <w:t>system</w:t>
      </w:r>
      <w:proofErr w:type="gramEnd"/>
      <w:r w:rsidRPr="00D76CD6">
        <w:rPr>
          <w:rFonts w:ascii="Times New Roman" w:hAnsi="Times New Roman"/>
          <w:sz w:val="28"/>
          <w:szCs w:val="28"/>
        </w:rPr>
        <w:t xml:space="preserve"> anyone who knew enough to decipher messages could, with little extra effort, determine the enciphering key. Here is a quotation from the autobiography of Casanova.</w:t>
      </w:r>
    </w:p>
    <w:p w14:paraId="08494CA6"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 xml:space="preserve">Five or six weeks later, she </w:t>
      </w:r>
      <w:r w:rsidRPr="00F23575">
        <w:rPr>
          <w:rFonts w:ascii="Times New Roman" w:hAnsi="Times New Roman"/>
          <w:sz w:val="28"/>
          <w:szCs w:val="28"/>
        </w:rPr>
        <w:t>[</w:t>
      </w:r>
      <w:r w:rsidRPr="00F23575">
        <w:rPr>
          <w:rFonts w:ascii="Times New Roman" w:hAnsi="Times New Roman"/>
          <w:i/>
          <w:sz w:val="28"/>
          <w:szCs w:val="28"/>
        </w:rPr>
        <w:t>Madame dUrfé</w:t>
      </w:r>
      <w:r w:rsidRPr="00F23575">
        <w:rPr>
          <w:rFonts w:ascii="Times New Roman" w:hAnsi="Times New Roman"/>
          <w:sz w:val="28"/>
          <w:szCs w:val="28"/>
        </w:rPr>
        <w:t>]</w:t>
      </w:r>
      <w:r w:rsidRPr="00F23575">
        <w:rPr>
          <w:rFonts w:ascii="Times New Roman" w:hAnsi="Times New Roman"/>
          <w:i/>
          <w:sz w:val="28"/>
          <w:szCs w:val="28"/>
        </w:rPr>
        <w:t xml:space="preserve"> asked me if I had deciphered the manuscript which had the transmutation process. I told her that I had.</w:t>
      </w:r>
    </w:p>
    <w:p w14:paraId="7F0E3313"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"Without the key, sir, excuse me if I believe the thing impossible."</w:t>
      </w:r>
    </w:p>
    <w:p w14:paraId="5ECA57A3"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"Do you wish me to name your key madame?"</w:t>
      </w:r>
    </w:p>
    <w:p w14:paraId="1390EC3F"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"If you please."</w:t>
      </w:r>
    </w:p>
    <w:p w14:paraId="39C3F32C"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I then told her the key word, which belonged to no language and saw her surprise. She told me this was impossible, for she believed herself the only possessor of that word which she kept in her memory and had never written down.</w:t>
      </w:r>
    </w:p>
    <w:p w14:paraId="2D54A0FF" w14:textId="77777777" w:rsidR="006D299A" w:rsidRPr="00F23575" w:rsidRDefault="006D299A" w:rsidP="006D299A">
      <w:pPr>
        <w:spacing w:line="360" w:lineRule="atLeast"/>
        <w:ind w:left="720" w:right="740"/>
        <w:jc w:val="both"/>
        <w:rPr>
          <w:rFonts w:ascii="Times New Roman" w:hAnsi="Times New Roman"/>
          <w:i/>
          <w:sz w:val="28"/>
          <w:szCs w:val="28"/>
        </w:rPr>
      </w:pPr>
      <w:r w:rsidRPr="00F23575">
        <w:rPr>
          <w:rFonts w:ascii="Times New Roman" w:hAnsi="Times New Roman"/>
          <w:i/>
          <w:sz w:val="28"/>
          <w:szCs w:val="28"/>
        </w:rPr>
        <w:t xml:space="preserve">I could have told her the truth — that the same calculation which had served me for deciphering the manuscript had enabled me to learn the word — but on a </w:t>
      </w:r>
      <w:proofErr w:type="gramStart"/>
      <w:r w:rsidRPr="00F23575">
        <w:rPr>
          <w:rFonts w:ascii="Times New Roman" w:hAnsi="Times New Roman"/>
          <w:i/>
          <w:sz w:val="28"/>
          <w:szCs w:val="28"/>
        </w:rPr>
        <w:t>caprice</w:t>
      </w:r>
      <w:proofErr w:type="gramEnd"/>
      <w:r w:rsidRPr="00F23575">
        <w:rPr>
          <w:rFonts w:ascii="Times New Roman" w:hAnsi="Times New Roman"/>
          <w:i/>
          <w:sz w:val="28"/>
          <w:szCs w:val="28"/>
        </w:rPr>
        <w:t xml:space="preserve"> it struck me to tell her that a genie had revealed it to me. That day I became master of her soul, and I abused my power. Every time I think of it, I am distressed and ashamed, and I do penance now in the obligation under which I place myself in telling the truth in writing my memoirs.</w:t>
      </w:r>
    </w:p>
    <w:p w14:paraId="22B13174" w14:textId="77777777" w:rsidR="006D299A" w:rsidRPr="00D76CD6" w:rsidRDefault="006D299A" w:rsidP="006D299A">
      <w:pPr>
        <w:spacing w:line="360" w:lineRule="atLeast"/>
        <w:jc w:val="both"/>
        <w:rPr>
          <w:rFonts w:ascii="Times New Roman" w:hAnsi="Times New Roman"/>
          <w:sz w:val="28"/>
          <w:szCs w:val="28"/>
        </w:rPr>
      </w:pPr>
    </w:p>
    <w:p w14:paraId="02C2E85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br w:type="page"/>
      </w:r>
      <w:r w:rsidRPr="00D76CD6">
        <w:rPr>
          <w:rFonts w:ascii="Times New Roman" w:hAnsi="Times New Roman"/>
          <w:sz w:val="28"/>
          <w:szCs w:val="28"/>
        </w:rPr>
        <w:lastRenderedPageBreak/>
        <w:t>As an application of primes and factorisation we consider the RSA (Rivest, Shamir, Adleman, 1978) public-key encryption system.</w:t>
      </w:r>
    </w:p>
    <w:p w14:paraId="0A570F3F" w14:textId="77777777" w:rsidR="006D299A" w:rsidRPr="00D76CD6" w:rsidRDefault="006D299A" w:rsidP="006D299A">
      <w:pPr>
        <w:spacing w:line="360" w:lineRule="atLeast"/>
        <w:jc w:val="both"/>
        <w:rPr>
          <w:rFonts w:ascii="Times New Roman" w:hAnsi="Times New Roman"/>
          <w:sz w:val="28"/>
          <w:szCs w:val="28"/>
        </w:rPr>
      </w:pPr>
    </w:p>
    <w:p w14:paraId="48F0909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The object of this is to arrange for A (Alice) to send B (Bob) a message without an outsider who intercepts it being able to decipher it. Such methods in the past had always involved A and B arranging between themselves a method of encryption/decryption known only to them. This usually involved the swapping of "keys". Such systems in the past were </w:t>
      </w:r>
      <w:r w:rsidRPr="00F158D4">
        <w:rPr>
          <w:rFonts w:ascii="Times New Roman" w:hAnsi="Times New Roman"/>
          <w:i/>
          <w:sz w:val="28"/>
          <w:szCs w:val="28"/>
        </w:rPr>
        <w:t>nearly always</w:t>
      </w:r>
      <w:r w:rsidRPr="00D76CD6">
        <w:rPr>
          <w:rFonts w:ascii="Times New Roman" w:hAnsi="Times New Roman"/>
          <w:sz w:val="28"/>
          <w:szCs w:val="28"/>
        </w:rPr>
        <w:t xml:space="preserve"> broken.</w:t>
      </w:r>
    </w:p>
    <w:p w14:paraId="4FE8FF17" w14:textId="77777777" w:rsidR="006D299A" w:rsidRPr="00D76CD6" w:rsidRDefault="006D299A" w:rsidP="006D299A">
      <w:pPr>
        <w:spacing w:line="360" w:lineRule="atLeast"/>
        <w:jc w:val="both"/>
        <w:rPr>
          <w:rFonts w:ascii="Times New Roman" w:hAnsi="Times New Roman"/>
          <w:sz w:val="28"/>
          <w:szCs w:val="28"/>
        </w:rPr>
      </w:pPr>
    </w:p>
    <w:p w14:paraId="388EF005"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The public-key system has the property that the encoding system that A uses to encipher her message is </w:t>
      </w:r>
      <w:r w:rsidRPr="00F158D4">
        <w:rPr>
          <w:rFonts w:ascii="Times New Roman" w:hAnsi="Times New Roman"/>
          <w:i/>
          <w:sz w:val="28"/>
          <w:szCs w:val="28"/>
        </w:rPr>
        <w:t>public</w:t>
      </w:r>
      <w:r w:rsidRPr="00D76CD6">
        <w:rPr>
          <w:rFonts w:ascii="Times New Roman" w:hAnsi="Times New Roman"/>
          <w:sz w:val="28"/>
          <w:szCs w:val="28"/>
        </w:rPr>
        <w:t xml:space="preserve">, but </w:t>
      </w:r>
      <w:r w:rsidRPr="00F158D4">
        <w:rPr>
          <w:rFonts w:ascii="Times New Roman" w:hAnsi="Times New Roman"/>
          <w:i/>
          <w:sz w:val="28"/>
          <w:szCs w:val="28"/>
        </w:rPr>
        <w:t>only</w:t>
      </w:r>
      <w:r w:rsidRPr="00D76CD6">
        <w:rPr>
          <w:rFonts w:ascii="Times New Roman" w:hAnsi="Times New Roman"/>
          <w:sz w:val="28"/>
          <w:szCs w:val="28"/>
        </w:rPr>
        <w:t xml:space="preserve"> B can decipher it.</w:t>
      </w:r>
    </w:p>
    <w:p w14:paraId="5E9AC169" w14:textId="77777777" w:rsidR="006D299A" w:rsidRPr="00D76CD6" w:rsidRDefault="006D299A" w:rsidP="006D299A">
      <w:pPr>
        <w:spacing w:line="360" w:lineRule="atLeast"/>
        <w:jc w:val="both"/>
        <w:rPr>
          <w:rFonts w:ascii="Times New Roman" w:hAnsi="Times New Roman"/>
          <w:sz w:val="28"/>
          <w:szCs w:val="28"/>
        </w:rPr>
      </w:pPr>
    </w:p>
    <w:p w14:paraId="71FAD1ED"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This is done via a "trap-door" function" (a function which is easy to calculate but whose inverse is hard to calculate). The RSA system uses the fact that it is easy to write down the product of two (prime) factors, but it is very hard to find the factors if only the product is known.</w:t>
      </w:r>
    </w:p>
    <w:p w14:paraId="3E5469CF" w14:textId="77777777" w:rsidR="006D299A" w:rsidRPr="00D76CD6" w:rsidRDefault="006D299A" w:rsidP="006D299A">
      <w:pPr>
        <w:spacing w:line="360" w:lineRule="atLeast"/>
        <w:jc w:val="both"/>
        <w:rPr>
          <w:rFonts w:ascii="Times New Roman" w:hAnsi="Times New Roman"/>
          <w:sz w:val="28"/>
          <w:szCs w:val="28"/>
        </w:rPr>
      </w:pPr>
    </w:p>
    <w:p w14:paraId="476BF5A7" w14:textId="77777777" w:rsidR="006D299A" w:rsidRPr="00F158D4" w:rsidRDefault="006D299A" w:rsidP="006D299A">
      <w:pPr>
        <w:spacing w:line="360" w:lineRule="atLeast"/>
        <w:jc w:val="both"/>
        <w:rPr>
          <w:rFonts w:ascii="Times New Roman" w:hAnsi="Times New Roman"/>
          <w:b/>
          <w:sz w:val="28"/>
          <w:szCs w:val="28"/>
        </w:rPr>
      </w:pPr>
      <w:r w:rsidRPr="00F158D4">
        <w:rPr>
          <w:rFonts w:ascii="Times New Roman" w:hAnsi="Times New Roman"/>
          <w:b/>
          <w:sz w:val="28"/>
          <w:szCs w:val="28"/>
        </w:rPr>
        <w:t>Theory</w:t>
      </w:r>
    </w:p>
    <w:p w14:paraId="13BBDE2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Let </w:t>
      </w:r>
      <w:r w:rsidRPr="00F158D4">
        <w:rPr>
          <w:rFonts w:ascii="Times New Roman" w:hAnsi="Times New Roman"/>
          <w:i/>
          <w:sz w:val="28"/>
          <w:szCs w:val="28"/>
        </w:rPr>
        <w:t>pq</w:t>
      </w:r>
      <w:r w:rsidRPr="00D76CD6">
        <w:rPr>
          <w:rFonts w:ascii="Times New Roman" w:hAnsi="Times New Roman"/>
          <w:sz w:val="28"/>
          <w:szCs w:val="28"/>
        </w:rPr>
        <w:t xml:space="preserve"> be a product of two (big) primes. Then </w:t>
      </w:r>
      <w:r w:rsidRPr="00F158D4">
        <w:rPr>
          <w:rFonts w:ascii="Times New Roman" w:hAnsi="Times New Roman"/>
          <w:position w:val="-14"/>
          <w:sz w:val="28"/>
          <w:szCs w:val="28"/>
        </w:rPr>
        <w:object w:dxaOrig="2820" w:dyaOrig="380" w14:anchorId="49E3F468">
          <v:shape id="_x0000_i1226" type="#_x0000_t75" style="width:140.8pt;height:19.2pt" o:ole="">
            <v:imagedata r:id="rId378" o:title=""/>
          </v:shape>
          <o:OLEObject Type="Embed" ProgID="Equation.3" ShapeID="_x0000_i1226" DrawAspect="Content" ObjectID="_1585227392" r:id="rId379"/>
        </w:object>
      </w:r>
    </w:p>
    <w:p w14:paraId="2945AFB8"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Let </w:t>
      </w:r>
      <w:r w:rsidRPr="00F158D4">
        <w:rPr>
          <w:rFonts w:ascii="Times New Roman" w:hAnsi="Times New Roman"/>
          <w:i/>
          <w:sz w:val="28"/>
          <w:szCs w:val="28"/>
        </w:rPr>
        <w:t>m</w:t>
      </w:r>
      <w:r w:rsidRPr="00D76CD6">
        <w:rPr>
          <w:rFonts w:ascii="Times New Roman" w:hAnsi="Times New Roman"/>
          <w:sz w:val="28"/>
          <w:szCs w:val="28"/>
        </w:rPr>
        <w:t xml:space="preserve"> = </w:t>
      </w:r>
      <w:proofErr w:type="gramStart"/>
      <w:r w:rsidRPr="00D76CD6">
        <w:rPr>
          <w:rFonts w:ascii="Times New Roman" w:hAnsi="Times New Roman"/>
          <w:sz w:val="28"/>
          <w:szCs w:val="28"/>
        </w:rPr>
        <w:t>lcm(</w:t>
      </w:r>
      <w:proofErr w:type="gramEnd"/>
      <w:r w:rsidRPr="00F158D4">
        <w:rPr>
          <w:rFonts w:ascii="Times New Roman" w:hAnsi="Times New Roman"/>
          <w:i/>
          <w:sz w:val="28"/>
          <w:szCs w:val="28"/>
        </w:rPr>
        <w:t>p</w:t>
      </w:r>
      <w:r w:rsidRPr="00D76CD6">
        <w:rPr>
          <w:rFonts w:ascii="Times New Roman" w:hAnsi="Times New Roman"/>
          <w:sz w:val="28"/>
          <w:szCs w:val="28"/>
        </w:rPr>
        <w:t xml:space="preserve"> – 1, </w:t>
      </w:r>
      <w:r w:rsidRPr="00F158D4">
        <w:rPr>
          <w:rFonts w:ascii="Times New Roman" w:hAnsi="Times New Roman"/>
          <w:i/>
          <w:sz w:val="28"/>
          <w:szCs w:val="28"/>
        </w:rPr>
        <w:t>q</w:t>
      </w:r>
      <w:r w:rsidRPr="00D76CD6">
        <w:rPr>
          <w:rFonts w:ascii="Times New Roman" w:hAnsi="Times New Roman"/>
          <w:sz w:val="28"/>
          <w:szCs w:val="28"/>
        </w:rPr>
        <w:t xml:space="preserve"> – 1). Then </w:t>
      </w:r>
      <w:r w:rsidRPr="00F158D4">
        <w:rPr>
          <w:rFonts w:ascii="Times New Roman" w:hAnsi="Times New Roman"/>
          <w:position w:val="-2"/>
          <w:sz w:val="28"/>
          <w:szCs w:val="28"/>
        </w:rPr>
        <w:object w:dxaOrig="760" w:dyaOrig="320" w14:anchorId="492425D4">
          <v:shape id="_x0000_i1227" type="#_x0000_t75" style="width:38.4pt;height:16pt" o:ole="">
            <v:imagedata r:id="rId380" o:title=""/>
          </v:shape>
          <o:OLEObject Type="Embed" ProgID="Equation.3" ShapeID="_x0000_i1227" DrawAspect="Content" ObjectID="_1585227393" r:id="rId381"/>
        </w:object>
      </w:r>
      <w:r w:rsidRPr="00D76CD6">
        <w:rPr>
          <w:rFonts w:ascii="Times New Roman" w:hAnsi="Times New Roman"/>
          <w:sz w:val="28"/>
          <w:szCs w:val="28"/>
        </w:rPr>
        <w:t xml:space="preserve"> for any </w:t>
      </w:r>
      <w:bookmarkStart w:id="120" w:name="OLE_LINK13"/>
      <w:bookmarkStart w:id="121" w:name="OLE_LINK14"/>
      <w:r w:rsidRPr="00F158D4">
        <w:rPr>
          <w:rFonts w:ascii="Times New Roman" w:hAnsi="Times New Roman"/>
          <w:position w:val="-14"/>
          <w:sz w:val="28"/>
          <w:szCs w:val="28"/>
        </w:rPr>
        <w:object w:dxaOrig="940" w:dyaOrig="380" w14:anchorId="0ACC0D03">
          <v:shape id="_x0000_i1228" type="#_x0000_t75" style="width:47.2pt;height:19.2pt" o:ole="">
            <v:imagedata r:id="rId382" o:title=""/>
          </v:shape>
          <o:OLEObject Type="Embed" ProgID="Equation.3" ShapeID="_x0000_i1228" DrawAspect="Content" ObjectID="_1585227394" r:id="rId383"/>
        </w:object>
      </w:r>
      <w:bookmarkEnd w:id="120"/>
      <w:bookmarkEnd w:id="121"/>
      <w:r w:rsidRPr="00D76CD6">
        <w:rPr>
          <w:rFonts w:ascii="Times New Roman" w:hAnsi="Times New Roman"/>
          <w:sz w:val="28"/>
          <w:szCs w:val="28"/>
        </w:rPr>
        <w:t>.</w:t>
      </w:r>
    </w:p>
    <w:p w14:paraId="7172F8DD" w14:textId="77777777" w:rsidR="006D299A" w:rsidRPr="00D76CD6" w:rsidRDefault="006D299A" w:rsidP="006D299A">
      <w:pPr>
        <w:tabs>
          <w:tab w:val="left" w:pos="3330"/>
        </w:tabs>
        <w:spacing w:line="360" w:lineRule="atLeast"/>
        <w:ind w:left="720"/>
        <w:jc w:val="both"/>
        <w:rPr>
          <w:rFonts w:ascii="Times New Roman" w:hAnsi="Times New Roman"/>
          <w:sz w:val="28"/>
          <w:szCs w:val="28"/>
        </w:rPr>
      </w:pPr>
      <w:r w:rsidRPr="00D76CD6">
        <w:rPr>
          <w:rFonts w:ascii="Times New Roman" w:hAnsi="Times New Roman"/>
          <w:sz w:val="28"/>
          <w:szCs w:val="28"/>
        </w:rPr>
        <w:t>Choose numbers:</w:t>
      </w:r>
      <w:r w:rsidRPr="00D76CD6">
        <w:rPr>
          <w:rFonts w:ascii="Times New Roman" w:hAnsi="Times New Roman"/>
          <w:sz w:val="28"/>
          <w:szCs w:val="28"/>
        </w:rPr>
        <w:tab/>
      </w:r>
      <w:r w:rsidRPr="00336CB3">
        <w:rPr>
          <w:rFonts w:ascii="Times New Roman" w:hAnsi="Times New Roman"/>
          <w:i/>
          <w:sz w:val="28"/>
          <w:szCs w:val="28"/>
        </w:rPr>
        <w:t>c</w:t>
      </w:r>
      <w:r w:rsidRPr="00D76CD6">
        <w:rPr>
          <w:rFonts w:ascii="Times New Roman" w:hAnsi="Times New Roman"/>
          <w:sz w:val="28"/>
          <w:szCs w:val="28"/>
        </w:rPr>
        <w:tab/>
        <w:t>a coding power</w:t>
      </w:r>
    </w:p>
    <w:p w14:paraId="62C21A03" w14:textId="77777777" w:rsidR="006D299A" w:rsidRPr="00D76CD6" w:rsidRDefault="006D299A" w:rsidP="006D299A">
      <w:pPr>
        <w:tabs>
          <w:tab w:val="left" w:pos="3330"/>
        </w:tabs>
        <w:spacing w:line="360" w:lineRule="atLeast"/>
        <w:ind w:left="720"/>
        <w:jc w:val="both"/>
        <w:rPr>
          <w:rFonts w:ascii="Times New Roman" w:hAnsi="Times New Roman"/>
          <w:sz w:val="28"/>
          <w:szCs w:val="28"/>
        </w:rPr>
      </w:pPr>
      <w:r w:rsidRPr="00D76CD6">
        <w:rPr>
          <w:rFonts w:ascii="Times New Roman" w:hAnsi="Times New Roman"/>
          <w:sz w:val="28"/>
          <w:szCs w:val="28"/>
        </w:rPr>
        <w:tab/>
      </w:r>
      <w:r w:rsidRPr="00336CB3">
        <w:rPr>
          <w:rFonts w:ascii="Times New Roman" w:hAnsi="Times New Roman"/>
          <w:i/>
          <w:sz w:val="28"/>
          <w:szCs w:val="28"/>
        </w:rPr>
        <w:t>d</w:t>
      </w:r>
      <w:r w:rsidRPr="00D76CD6">
        <w:rPr>
          <w:rFonts w:ascii="Times New Roman" w:hAnsi="Times New Roman"/>
          <w:sz w:val="28"/>
          <w:szCs w:val="28"/>
        </w:rPr>
        <w:tab/>
        <w:t>a decoding power</w:t>
      </w:r>
    </w:p>
    <w:p w14:paraId="4B6CDC4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with </w:t>
      </w:r>
      <w:bookmarkStart w:id="122" w:name="OLE_LINK17"/>
      <w:bookmarkStart w:id="123" w:name="OLE_LINK18"/>
      <w:r w:rsidRPr="00F158D4">
        <w:rPr>
          <w:rFonts w:ascii="Times New Roman" w:hAnsi="Times New Roman"/>
          <w:i/>
          <w:sz w:val="28"/>
          <w:szCs w:val="28"/>
        </w:rPr>
        <w:t>cd</w:t>
      </w:r>
      <w:r w:rsidRPr="00D76CD6">
        <w:rPr>
          <w:rFonts w:ascii="Times New Roman" w:hAnsi="Times New Roman"/>
          <w:sz w:val="28"/>
          <w:szCs w:val="28"/>
        </w:rPr>
        <w:t xml:space="preserve"> = 1 (mod </w:t>
      </w:r>
      <w:r w:rsidRPr="00F158D4">
        <w:rPr>
          <w:rFonts w:ascii="Times New Roman" w:hAnsi="Times New Roman"/>
          <w:i/>
          <w:sz w:val="28"/>
          <w:szCs w:val="28"/>
        </w:rPr>
        <w:t>m</w:t>
      </w:r>
      <w:r w:rsidRPr="00D76CD6">
        <w:rPr>
          <w:rFonts w:ascii="Times New Roman" w:hAnsi="Times New Roman"/>
          <w:sz w:val="28"/>
          <w:szCs w:val="28"/>
        </w:rPr>
        <w:t>)</w:t>
      </w:r>
      <w:bookmarkEnd w:id="122"/>
      <w:bookmarkEnd w:id="123"/>
      <w:r w:rsidRPr="00D76CD6">
        <w:rPr>
          <w:rFonts w:ascii="Times New Roman" w:hAnsi="Times New Roman"/>
          <w:sz w:val="28"/>
          <w:szCs w:val="28"/>
        </w:rPr>
        <w:t xml:space="preserve"> (using the Euclidean algorithm).</w:t>
      </w:r>
    </w:p>
    <w:p w14:paraId="2A4C4F70"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w:t>
      </w:r>
      <w:r w:rsidRPr="00F158D4">
        <w:rPr>
          <w:rFonts w:ascii="Times New Roman" w:hAnsi="Times New Roman"/>
          <w:position w:val="-2"/>
          <w:sz w:val="28"/>
          <w:szCs w:val="28"/>
        </w:rPr>
        <w:object w:dxaOrig="860" w:dyaOrig="320" w14:anchorId="511BDB25">
          <v:shape id="_x0000_i1229" type="#_x0000_t75" style="width:43.2pt;height:16pt" o:ole="">
            <v:imagedata r:id="rId384" o:title=""/>
          </v:shape>
          <o:OLEObject Type="Embed" ProgID="Equation.3" ShapeID="_x0000_i1229" DrawAspect="Content" ObjectID="_1585227395" r:id="rId385"/>
        </w:object>
      </w:r>
      <w:r w:rsidRPr="00D76CD6">
        <w:rPr>
          <w:rFonts w:ascii="Times New Roman" w:hAnsi="Times New Roman"/>
          <w:sz w:val="28"/>
          <w:szCs w:val="28"/>
        </w:rPr>
        <w:t xml:space="preserve"> for any </w:t>
      </w:r>
      <w:r w:rsidRPr="00F158D4">
        <w:rPr>
          <w:rFonts w:ascii="Times New Roman" w:hAnsi="Times New Roman"/>
          <w:position w:val="-14"/>
          <w:sz w:val="28"/>
          <w:szCs w:val="28"/>
        </w:rPr>
        <w:object w:dxaOrig="940" w:dyaOrig="380" w14:anchorId="34B2F6FB">
          <v:shape id="_x0000_i1230" type="#_x0000_t75" style="width:47.2pt;height:19.2pt" o:ole="">
            <v:imagedata r:id="rId382" o:title=""/>
          </v:shape>
          <o:OLEObject Type="Embed" ProgID="Equation.3" ShapeID="_x0000_i1230" DrawAspect="Content" ObjectID="_1585227396" r:id="rId386"/>
        </w:object>
      </w:r>
      <w:r w:rsidRPr="00D76CD6">
        <w:rPr>
          <w:rFonts w:ascii="Times New Roman" w:hAnsi="Times New Roman"/>
          <w:sz w:val="28"/>
          <w:szCs w:val="28"/>
        </w:rPr>
        <w:t xml:space="preserve">. </w:t>
      </w:r>
    </w:p>
    <w:p w14:paraId="4C9050E1"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Note that </w:t>
      </w:r>
      <w:r w:rsidRPr="008B6DDB">
        <w:rPr>
          <w:rFonts w:ascii="Times New Roman" w:hAnsi="Times New Roman"/>
          <w:position w:val="-10"/>
          <w:sz w:val="28"/>
          <w:szCs w:val="28"/>
        </w:rPr>
        <w:object w:dxaOrig="2000" w:dyaOrig="320" w14:anchorId="50B9BB2C">
          <v:shape id="_x0000_i1231" type="#_x0000_t75" style="width:100pt;height:16pt" o:ole="">
            <v:imagedata r:id="rId387" o:title=""/>
          </v:shape>
          <o:OLEObject Type="Embed" ProgID="Equation.3" ShapeID="_x0000_i1231" DrawAspect="Content" ObjectID="_1585227397" r:id="rId388"/>
        </w:object>
      </w:r>
      <w:r w:rsidRPr="00D76CD6">
        <w:rPr>
          <w:rFonts w:ascii="Times New Roman" w:hAnsi="Times New Roman"/>
          <w:sz w:val="28"/>
          <w:szCs w:val="28"/>
        </w:rPr>
        <w:t xml:space="preserve"> and </w:t>
      </w:r>
      <w:r w:rsidRPr="008B6DDB">
        <w:rPr>
          <w:rFonts w:ascii="Times New Roman" w:hAnsi="Times New Roman"/>
          <w:position w:val="-8"/>
          <w:sz w:val="28"/>
          <w:szCs w:val="28"/>
        </w:rPr>
        <w:object w:dxaOrig="1260" w:dyaOrig="300" w14:anchorId="004E6579">
          <v:shape id="_x0000_i1232" type="#_x0000_t75" style="width:63.2pt;height:15.2pt" o:ole="">
            <v:imagedata r:id="rId389" o:title=""/>
          </v:shape>
          <o:OLEObject Type="Embed" ProgID="Equation.3" ShapeID="_x0000_i1232" DrawAspect="Content" ObjectID="_1585227398" r:id="rId390"/>
        </w:object>
      </w:r>
      <w:r w:rsidRPr="00D76CD6">
        <w:rPr>
          <w:rFonts w:ascii="Times New Roman" w:hAnsi="Times New Roman"/>
          <w:sz w:val="28"/>
          <w:szCs w:val="28"/>
        </w:rPr>
        <w:t xml:space="preserve">. Then if </w:t>
      </w:r>
      <w:r w:rsidRPr="00F158D4">
        <w:rPr>
          <w:rFonts w:ascii="Times New Roman" w:hAnsi="Times New Roman"/>
          <w:position w:val="-14"/>
          <w:sz w:val="28"/>
          <w:szCs w:val="28"/>
        </w:rPr>
        <w:object w:dxaOrig="940" w:dyaOrig="380" w14:anchorId="5A97884E">
          <v:shape id="_x0000_i1233" type="#_x0000_t75" style="width:47.2pt;height:19.2pt" o:ole="">
            <v:imagedata r:id="rId391" o:title=""/>
          </v:shape>
          <o:OLEObject Type="Embed" ProgID="Equation.3" ShapeID="_x0000_i1233" DrawAspect="Content" ObjectID="_1585227399" r:id="rId392"/>
        </w:object>
      </w:r>
      <w:r w:rsidRPr="00D76CD6">
        <w:rPr>
          <w:rFonts w:ascii="Times New Roman" w:hAnsi="Times New Roman"/>
          <w:sz w:val="28"/>
          <w:szCs w:val="28"/>
        </w:rPr>
        <w:t xml:space="preserve"> we have </w:t>
      </w:r>
      <w:r w:rsidRPr="008B6DDB">
        <w:rPr>
          <w:rFonts w:ascii="Times New Roman" w:hAnsi="Times New Roman"/>
          <w:position w:val="-10"/>
          <w:sz w:val="28"/>
          <w:szCs w:val="28"/>
        </w:rPr>
        <w:object w:dxaOrig="1880" w:dyaOrig="400" w14:anchorId="0254FEC5">
          <v:shape id="_x0000_i1234" type="#_x0000_t75" style="width:94.4pt;height:20pt" o:ole="">
            <v:imagedata r:id="rId393" o:title=""/>
          </v:shape>
          <o:OLEObject Type="Embed" ProgID="Equation.3" ShapeID="_x0000_i1234" DrawAspect="Content" ObjectID="_1585227400" r:id="rId394"/>
        </w:object>
      </w:r>
      <w:r w:rsidRPr="00D76CD6">
        <w:rPr>
          <w:rFonts w:ascii="Times New Roman" w:hAnsi="Times New Roman"/>
          <w:sz w:val="28"/>
          <w:szCs w:val="28"/>
        </w:rPr>
        <w:t xml:space="preserve"> and so </w:t>
      </w:r>
      <w:r w:rsidRPr="008B6DDB">
        <w:rPr>
          <w:rFonts w:ascii="Times New Roman" w:hAnsi="Times New Roman"/>
          <w:position w:val="-10"/>
          <w:sz w:val="28"/>
          <w:szCs w:val="28"/>
        </w:rPr>
        <w:object w:dxaOrig="1820" w:dyaOrig="400" w14:anchorId="11BE72AF">
          <v:shape id="_x0000_i1235" type="#_x0000_t75" style="width:91.2pt;height:20pt" o:ole="">
            <v:imagedata r:id="rId395" o:title=""/>
          </v:shape>
          <o:OLEObject Type="Embed" ProgID="Equation.3" ShapeID="_x0000_i1235" DrawAspect="Content" ObjectID="_1585227401" r:id="rId396"/>
        </w:object>
      </w:r>
      <w:r w:rsidRPr="00D76CD6">
        <w:rPr>
          <w:rFonts w:ascii="Times New Roman" w:hAnsi="Times New Roman"/>
          <w:sz w:val="28"/>
          <w:szCs w:val="28"/>
        </w:rPr>
        <w:t xml:space="preserve">. </w:t>
      </w:r>
      <w:proofErr w:type="gramStart"/>
      <w:r w:rsidRPr="00D76CD6">
        <w:rPr>
          <w:rFonts w:ascii="Times New Roman" w:hAnsi="Times New Roman"/>
          <w:sz w:val="28"/>
          <w:szCs w:val="28"/>
        </w:rPr>
        <w:t>Similarly</w:t>
      </w:r>
      <w:proofErr w:type="gramEnd"/>
      <w:r w:rsidRPr="00D76CD6">
        <w:rPr>
          <w:rFonts w:ascii="Times New Roman" w:hAnsi="Times New Roman"/>
          <w:sz w:val="28"/>
          <w:szCs w:val="28"/>
        </w:rPr>
        <w:t xml:space="preserve"> </w:t>
      </w:r>
      <w:r w:rsidRPr="008B6DDB">
        <w:rPr>
          <w:rFonts w:ascii="Times New Roman" w:hAnsi="Times New Roman"/>
          <w:position w:val="-10"/>
          <w:sz w:val="28"/>
          <w:szCs w:val="28"/>
        </w:rPr>
        <w:object w:dxaOrig="1800" w:dyaOrig="400" w14:anchorId="52425002">
          <v:shape id="_x0000_i1236" type="#_x0000_t75" style="width:90.4pt;height:20pt" o:ole="">
            <v:imagedata r:id="rId397" o:title=""/>
          </v:shape>
          <o:OLEObject Type="Embed" ProgID="Equation.3" ShapeID="_x0000_i1236" DrawAspect="Content" ObjectID="_1585227402" r:id="rId398"/>
        </w:object>
      </w:r>
      <w:r w:rsidRPr="00D76CD6">
        <w:rPr>
          <w:rFonts w:ascii="Times New Roman" w:hAnsi="Times New Roman"/>
          <w:sz w:val="28"/>
          <w:szCs w:val="28"/>
        </w:rPr>
        <w:t xml:space="preserve"> and so</w:t>
      </w:r>
      <w:r w:rsidRPr="008B6DDB">
        <w:rPr>
          <w:rFonts w:ascii="Times New Roman" w:hAnsi="Times New Roman"/>
          <w:position w:val="-10"/>
          <w:sz w:val="28"/>
          <w:szCs w:val="28"/>
        </w:rPr>
        <w:object w:dxaOrig="1960" w:dyaOrig="400" w14:anchorId="5504428E">
          <v:shape id="_x0000_i1237" type="#_x0000_t75" style="width:98.4pt;height:20pt" o:ole="">
            <v:imagedata r:id="rId399" o:title=""/>
          </v:shape>
          <o:OLEObject Type="Embed" ProgID="Equation.3" ShapeID="_x0000_i1237" DrawAspect="Content" ObjectID="_1585227403" r:id="rId400"/>
        </w:object>
      </w:r>
      <w:r w:rsidRPr="00D76CD6">
        <w:rPr>
          <w:rFonts w:ascii="Times New Roman" w:hAnsi="Times New Roman"/>
          <w:sz w:val="28"/>
          <w:szCs w:val="28"/>
        </w:rPr>
        <w:t>.</w:t>
      </w:r>
    </w:p>
    <w:p w14:paraId="577BB5BB"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we get two maps </w:t>
      </w:r>
      <w:r w:rsidRPr="00F158D4">
        <w:rPr>
          <w:rFonts w:ascii="Times New Roman" w:hAnsi="Times New Roman"/>
          <w:position w:val="-14"/>
          <w:sz w:val="28"/>
          <w:szCs w:val="28"/>
        </w:rPr>
        <w:object w:dxaOrig="1320" w:dyaOrig="380" w14:anchorId="1F7A15A8">
          <v:shape id="_x0000_i1238" type="#_x0000_t75" style="width:66.4pt;height:19.2pt" o:ole="">
            <v:imagedata r:id="rId401" o:title=""/>
          </v:shape>
          <o:OLEObject Type="Embed" ProgID="Equation.3" ShapeID="_x0000_i1238" DrawAspect="Content" ObjectID="_1585227404" r:id="rId402"/>
        </w:object>
      </w:r>
      <w:r w:rsidRPr="00D76CD6">
        <w:rPr>
          <w:rFonts w:ascii="Times New Roman" w:hAnsi="Times New Roman"/>
          <w:sz w:val="28"/>
          <w:szCs w:val="28"/>
        </w:rPr>
        <w:t>: coding</w:t>
      </w:r>
      <w:bookmarkStart w:id="124" w:name="OLE_LINK15"/>
      <w:bookmarkStart w:id="125" w:name="OLE_LINK16"/>
      <w:r w:rsidRPr="00D76CD6">
        <w:rPr>
          <w:rFonts w:ascii="Times New Roman" w:hAnsi="Times New Roman"/>
          <w:sz w:val="28"/>
          <w:szCs w:val="28"/>
        </w:rPr>
        <w:t xml:space="preserve">: </w:t>
      </w:r>
      <w:r w:rsidRPr="008B6DDB">
        <w:rPr>
          <w:rFonts w:ascii="Times New Roman" w:hAnsi="Times New Roman"/>
          <w:position w:val="-2"/>
          <w:sz w:val="28"/>
          <w:szCs w:val="28"/>
        </w:rPr>
        <w:object w:dxaOrig="860" w:dyaOrig="320" w14:anchorId="299DA03B">
          <v:shape id="_x0000_i1239" type="#_x0000_t75" style="width:43.2pt;height:16pt" o:ole="">
            <v:imagedata r:id="rId403" o:title=""/>
          </v:shape>
          <o:OLEObject Type="Embed" ProgID="Equation.3" ShapeID="_x0000_i1239" DrawAspect="Content" ObjectID="_1585227405" r:id="rId404"/>
        </w:object>
      </w:r>
      <w:bookmarkEnd w:id="124"/>
      <w:bookmarkEnd w:id="125"/>
      <w:r w:rsidRPr="00D76CD6">
        <w:rPr>
          <w:rFonts w:ascii="Times New Roman" w:hAnsi="Times New Roman"/>
          <w:sz w:val="28"/>
          <w:szCs w:val="28"/>
        </w:rPr>
        <w:t xml:space="preserve"> and decoding: </w:t>
      </w:r>
      <w:r w:rsidRPr="008B6DDB">
        <w:rPr>
          <w:rFonts w:ascii="Times New Roman" w:hAnsi="Times New Roman"/>
          <w:position w:val="-2"/>
          <w:sz w:val="28"/>
          <w:szCs w:val="28"/>
        </w:rPr>
        <w:object w:dxaOrig="880" w:dyaOrig="320" w14:anchorId="1F18B4E1">
          <v:shape id="_x0000_i1240" type="#_x0000_t75" style="width:44pt;height:16pt" o:ole="">
            <v:imagedata r:id="rId405" o:title=""/>
          </v:shape>
          <o:OLEObject Type="Embed" ProgID="Equation.3" ShapeID="_x0000_i1240" DrawAspect="Content" ObjectID="_1585227406" r:id="rId406"/>
        </w:object>
      </w:r>
    </w:p>
    <w:p w14:paraId="3FF7B9A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which are mutually inverse.</w:t>
      </w:r>
    </w:p>
    <w:p w14:paraId="1D99F2AB" w14:textId="77777777" w:rsidR="006D299A" w:rsidRPr="00D76CD6" w:rsidRDefault="006D299A" w:rsidP="006D299A">
      <w:pPr>
        <w:spacing w:line="360" w:lineRule="atLeast"/>
        <w:ind w:left="720"/>
        <w:jc w:val="both"/>
        <w:rPr>
          <w:rFonts w:ascii="Times New Roman" w:hAnsi="Times New Roman"/>
          <w:sz w:val="28"/>
          <w:szCs w:val="28"/>
        </w:rPr>
      </w:pPr>
    </w:p>
    <w:p w14:paraId="35FF4A09" w14:textId="77777777" w:rsidR="006D299A" w:rsidRPr="00F158D4" w:rsidRDefault="006D299A" w:rsidP="006D299A">
      <w:pPr>
        <w:spacing w:line="360" w:lineRule="atLeast"/>
        <w:jc w:val="both"/>
        <w:rPr>
          <w:rFonts w:ascii="Times New Roman" w:hAnsi="Times New Roman"/>
          <w:b/>
          <w:sz w:val="28"/>
          <w:szCs w:val="28"/>
        </w:rPr>
      </w:pPr>
      <w:r w:rsidRPr="00F158D4">
        <w:rPr>
          <w:rFonts w:ascii="Times New Roman" w:hAnsi="Times New Roman"/>
          <w:b/>
          <w:sz w:val="28"/>
          <w:szCs w:val="28"/>
        </w:rPr>
        <w:t>Method</w:t>
      </w:r>
    </w:p>
    <w:p w14:paraId="1DC812C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B chooses two big primes </w:t>
      </w:r>
      <w:r w:rsidRPr="00F158D4">
        <w:rPr>
          <w:rFonts w:ascii="Times New Roman" w:hAnsi="Times New Roman"/>
          <w:i/>
          <w:sz w:val="28"/>
          <w:szCs w:val="28"/>
        </w:rPr>
        <w:t>p, q</w:t>
      </w:r>
      <w:r w:rsidRPr="00D76CD6">
        <w:rPr>
          <w:rFonts w:ascii="Times New Roman" w:hAnsi="Times New Roman"/>
          <w:sz w:val="28"/>
          <w:szCs w:val="28"/>
        </w:rPr>
        <w:t xml:space="preserve"> and calculates </w:t>
      </w:r>
      <w:r w:rsidRPr="00F158D4">
        <w:rPr>
          <w:rFonts w:ascii="Times New Roman" w:hAnsi="Times New Roman"/>
          <w:i/>
          <w:sz w:val="28"/>
          <w:szCs w:val="28"/>
        </w:rPr>
        <w:t>N = pq</w:t>
      </w:r>
      <w:r w:rsidRPr="00D76CD6">
        <w:rPr>
          <w:rFonts w:ascii="Times New Roman" w:hAnsi="Times New Roman"/>
          <w:sz w:val="28"/>
          <w:szCs w:val="28"/>
        </w:rPr>
        <w:t xml:space="preserve">. He calculates </w:t>
      </w:r>
      <w:r w:rsidRPr="00F158D4">
        <w:rPr>
          <w:rFonts w:ascii="Times New Roman" w:hAnsi="Times New Roman"/>
          <w:i/>
          <w:sz w:val="28"/>
          <w:szCs w:val="28"/>
        </w:rPr>
        <w:t>m</w:t>
      </w:r>
      <w:r w:rsidRPr="00D76CD6">
        <w:rPr>
          <w:rFonts w:ascii="Times New Roman" w:hAnsi="Times New Roman"/>
          <w:sz w:val="28"/>
          <w:szCs w:val="28"/>
        </w:rPr>
        <w:t xml:space="preserve"> = </w:t>
      </w:r>
      <w:proofErr w:type="gramStart"/>
      <w:r w:rsidRPr="00D76CD6">
        <w:rPr>
          <w:rFonts w:ascii="Times New Roman" w:hAnsi="Times New Roman"/>
          <w:sz w:val="28"/>
          <w:szCs w:val="28"/>
        </w:rPr>
        <w:t>lcm(</w:t>
      </w:r>
      <w:proofErr w:type="gramEnd"/>
      <w:r w:rsidRPr="00F158D4">
        <w:rPr>
          <w:rFonts w:ascii="Times New Roman" w:hAnsi="Times New Roman"/>
          <w:i/>
          <w:sz w:val="28"/>
          <w:szCs w:val="28"/>
        </w:rPr>
        <w:t>p</w:t>
      </w:r>
      <w:r w:rsidRPr="00D76CD6">
        <w:rPr>
          <w:rFonts w:ascii="Times New Roman" w:hAnsi="Times New Roman"/>
          <w:sz w:val="28"/>
          <w:szCs w:val="28"/>
        </w:rPr>
        <w:t xml:space="preserve"> – 1, </w:t>
      </w:r>
      <w:r w:rsidRPr="00F158D4">
        <w:rPr>
          <w:rFonts w:ascii="Times New Roman" w:hAnsi="Times New Roman"/>
          <w:i/>
          <w:sz w:val="28"/>
          <w:szCs w:val="28"/>
        </w:rPr>
        <w:t>q</w:t>
      </w:r>
      <w:r w:rsidRPr="00D76CD6">
        <w:rPr>
          <w:rFonts w:ascii="Times New Roman" w:hAnsi="Times New Roman"/>
          <w:sz w:val="28"/>
          <w:szCs w:val="28"/>
        </w:rPr>
        <w:t xml:space="preserve"> – 1) and chooses (at random!) a number </w:t>
      </w:r>
      <w:r w:rsidRPr="00F158D4">
        <w:rPr>
          <w:rFonts w:ascii="Times New Roman" w:hAnsi="Times New Roman"/>
          <w:i/>
          <w:sz w:val="28"/>
          <w:szCs w:val="28"/>
        </w:rPr>
        <w:t>c</w:t>
      </w:r>
      <w:r w:rsidRPr="00D76CD6">
        <w:rPr>
          <w:rFonts w:ascii="Times New Roman" w:hAnsi="Times New Roman"/>
          <w:sz w:val="28"/>
          <w:szCs w:val="28"/>
        </w:rPr>
        <w:t xml:space="preserve"> coprime to </w:t>
      </w:r>
      <w:r w:rsidRPr="00F158D4">
        <w:rPr>
          <w:rFonts w:ascii="Times New Roman" w:hAnsi="Times New Roman"/>
          <w:i/>
          <w:sz w:val="28"/>
          <w:szCs w:val="28"/>
        </w:rPr>
        <w:t>m</w:t>
      </w:r>
      <w:r w:rsidRPr="00D76CD6">
        <w:rPr>
          <w:rFonts w:ascii="Times New Roman" w:hAnsi="Times New Roman"/>
          <w:sz w:val="28"/>
          <w:szCs w:val="28"/>
        </w:rPr>
        <w:t xml:space="preserve">, B calculates </w:t>
      </w:r>
      <w:r w:rsidRPr="00F158D4">
        <w:rPr>
          <w:rFonts w:ascii="Times New Roman" w:hAnsi="Times New Roman"/>
          <w:i/>
          <w:sz w:val="28"/>
          <w:szCs w:val="28"/>
        </w:rPr>
        <w:t>d</w:t>
      </w:r>
      <w:r w:rsidRPr="00D76CD6">
        <w:rPr>
          <w:rFonts w:ascii="Times New Roman" w:hAnsi="Times New Roman"/>
          <w:sz w:val="28"/>
          <w:szCs w:val="28"/>
        </w:rPr>
        <w:t xml:space="preserve"> with </w:t>
      </w:r>
      <w:r w:rsidRPr="00F158D4">
        <w:rPr>
          <w:rFonts w:ascii="Times New Roman" w:hAnsi="Times New Roman"/>
          <w:i/>
          <w:sz w:val="28"/>
          <w:szCs w:val="28"/>
        </w:rPr>
        <w:t>cd</w:t>
      </w:r>
      <w:r w:rsidRPr="00D76CD6">
        <w:rPr>
          <w:rFonts w:ascii="Times New Roman" w:hAnsi="Times New Roman"/>
          <w:sz w:val="28"/>
          <w:szCs w:val="28"/>
        </w:rPr>
        <w:t xml:space="preserve"> = 1 (mod </w:t>
      </w:r>
      <w:r w:rsidRPr="00F158D4">
        <w:rPr>
          <w:rFonts w:ascii="Times New Roman" w:hAnsi="Times New Roman"/>
          <w:i/>
          <w:sz w:val="28"/>
          <w:szCs w:val="28"/>
        </w:rPr>
        <w:t>m</w:t>
      </w:r>
      <w:r w:rsidRPr="00D76CD6">
        <w:rPr>
          <w:rFonts w:ascii="Times New Roman" w:hAnsi="Times New Roman"/>
          <w:sz w:val="28"/>
          <w:szCs w:val="28"/>
        </w:rPr>
        <w:t xml:space="preserve">) and then destroys </w:t>
      </w:r>
      <w:r w:rsidRPr="00F158D4">
        <w:rPr>
          <w:rFonts w:ascii="Times New Roman" w:hAnsi="Times New Roman"/>
          <w:i/>
          <w:sz w:val="28"/>
          <w:szCs w:val="28"/>
        </w:rPr>
        <w:t>p, q, m</w:t>
      </w:r>
      <w:r w:rsidRPr="00D76CD6">
        <w:rPr>
          <w:rFonts w:ascii="Times New Roman" w:hAnsi="Times New Roman"/>
          <w:sz w:val="28"/>
          <w:szCs w:val="28"/>
        </w:rPr>
        <w:t xml:space="preserve"> and publishes </w:t>
      </w:r>
      <w:r w:rsidRPr="00F158D4">
        <w:rPr>
          <w:rFonts w:ascii="Times New Roman" w:hAnsi="Times New Roman"/>
          <w:i/>
          <w:sz w:val="28"/>
          <w:szCs w:val="28"/>
        </w:rPr>
        <w:t>N, c</w:t>
      </w:r>
      <w:r w:rsidRPr="00D76CD6">
        <w:rPr>
          <w:rFonts w:ascii="Times New Roman" w:hAnsi="Times New Roman"/>
          <w:sz w:val="28"/>
          <w:szCs w:val="28"/>
        </w:rPr>
        <w:t xml:space="preserve">. He keeps </w:t>
      </w:r>
      <w:r w:rsidRPr="00F158D4">
        <w:rPr>
          <w:rFonts w:ascii="Times New Roman" w:hAnsi="Times New Roman"/>
          <w:i/>
          <w:sz w:val="28"/>
          <w:szCs w:val="28"/>
        </w:rPr>
        <w:t>d</w:t>
      </w:r>
      <w:r w:rsidRPr="00D76CD6">
        <w:rPr>
          <w:rFonts w:ascii="Times New Roman" w:hAnsi="Times New Roman"/>
          <w:sz w:val="28"/>
          <w:szCs w:val="28"/>
        </w:rPr>
        <w:t xml:space="preserve"> </w:t>
      </w:r>
      <w:r w:rsidRPr="00F158D4">
        <w:rPr>
          <w:rFonts w:ascii="Times New Roman" w:hAnsi="Times New Roman"/>
          <w:i/>
          <w:sz w:val="28"/>
          <w:szCs w:val="28"/>
        </w:rPr>
        <w:t>very</w:t>
      </w:r>
      <w:r w:rsidRPr="00D76CD6">
        <w:rPr>
          <w:rFonts w:ascii="Times New Roman" w:hAnsi="Times New Roman"/>
          <w:sz w:val="28"/>
          <w:szCs w:val="28"/>
        </w:rPr>
        <w:t xml:space="preserve"> safe.</w:t>
      </w:r>
    </w:p>
    <w:p w14:paraId="1F8588D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if A wants to send a message she translates her characters into (say) ASCII code (in blocks of 3 digits). She puts all these blocks together into blocks smaller than the length of </w:t>
      </w:r>
      <w:r w:rsidRPr="00F158D4">
        <w:rPr>
          <w:rFonts w:ascii="Times New Roman" w:hAnsi="Times New Roman"/>
          <w:i/>
          <w:sz w:val="28"/>
          <w:szCs w:val="28"/>
        </w:rPr>
        <w:t>N</w:t>
      </w:r>
      <w:r w:rsidRPr="00D76CD6">
        <w:rPr>
          <w:rFonts w:ascii="Times New Roman" w:hAnsi="Times New Roman"/>
          <w:sz w:val="28"/>
          <w:szCs w:val="28"/>
        </w:rPr>
        <w:t xml:space="preserve"> (and not a multiple of 3 otherwise one just gets a substitution code!) </w:t>
      </w:r>
    </w:p>
    <w:p w14:paraId="60DFF93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lastRenderedPageBreak/>
        <w:t xml:space="preserve">Then she (or her computer) raises each block to the power of </w:t>
      </w:r>
      <w:r w:rsidRPr="00F158D4">
        <w:rPr>
          <w:rFonts w:ascii="Times New Roman" w:hAnsi="Times New Roman"/>
          <w:i/>
          <w:sz w:val="28"/>
          <w:szCs w:val="28"/>
        </w:rPr>
        <w:t>c</w:t>
      </w:r>
      <w:r w:rsidRPr="00D76CD6">
        <w:rPr>
          <w:rFonts w:ascii="Times New Roman" w:hAnsi="Times New Roman"/>
          <w:sz w:val="28"/>
          <w:szCs w:val="28"/>
        </w:rPr>
        <w:t xml:space="preserve"> (mod </w:t>
      </w:r>
      <w:r w:rsidRPr="00F158D4">
        <w:rPr>
          <w:rFonts w:ascii="Times New Roman" w:hAnsi="Times New Roman"/>
          <w:i/>
          <w:sz w:val="28"/>
          <w:szCs w:val="28"/>
        </w:rPr>
        <w:t>N</w:t>
      </w:r>
      <w:r w:rsidRPr="00D76CD6">
        <w:rPr>
          <w:rFonts w:ascii="Times New Roman" w:hAnsi="Times New Roman"/>
          <w:sz w:val="28"/>
          <w:szCs w:val="28"/>
        </w:rPr>
        <w:t xml:space="preserve"> of course) and sends then to B.</w:t>
      </w:r>
    </w:p>
    <w:p w14:paraId="0B69CED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B can recover the original message by raising each block to the power of </w:t>
      </w:r>
      <w:r w:rsidRPr="00F158D4">
        <w:rPr>
          <w:rFonts w:ascii="Times New Roman" w:hAnsi="Times New Roman"/>
          <w:i/>
          <w:sz w:val="28"/>
          <w:szCs w:val="28"/>
        </w:rPr>
        <w:t>d</w:t>
      </w:r>
      <w:r w:rsidRPr="00D76CD6">
        <w:rPr>
          <w:rFonts w:ascii="Times New Roman" w:hAnsi="Times New Roman"/>
          <w:sz w:val="28"/>
          <w:szCs w:val="28"/>
        </w:rPr>
        <w:t>.</w:t>
      </w:r>
    </w:p>
    <w:p w14:paraId="7531BA1E" w14:textId="77777777" w:rsidR="006D299A" w:rsidRPr="00F158D4" w:rsidRDefault="006D299A" w:rsidP="006D299A">
      <w:pPr>
        <w:spacing w:line="360" w:lineRule="atLeast"/>
        <w:jc w:val="both"/>
        <w:rPr>
          <w:rFonts w:ascii="Times New Roman" w:hAnsi="Times New Roman"/>
          <w:b/>
          <w:sz w:val="28"/>
          <w:szCs w:val="28"/>
        </w:rPr>
      </w:pPr>
    </w:p>
    <w:p w14:paraId="0FBDF5D5" w14:textId="77777777" w:rsidR="006D299A" w:rsidRPr="00F158D4" w:rsidRDefault="006D299A" w:rsidP="006D299A">
      <w:pPr>
        <w:spacing w:line="360" w:lineRule="atLeast"/>
        <w:jc w:val="both"/>
        <w:rPr>
          <w:rFonts w:ascii="Times New Roman" w:hAnsi="Times New Roman"/>
          <w:b/>
          <w:sz w:val="28"/>
          <w:szCs w:val="28"/>
        </w:rPr>
      </w:pPr>
      <w:r w:rsidRPr="00F158D4">
        <w:rPr>
          <w:rFonts w:ascii="Times New Roman" w:hAnsi="Times New Roman"/>
          <w:b/>
          <w:sz w:val="28"/>
          <w:szCs w:val="28"/>
        </w:rPr>
        <w:t>Remarks</w:t>
      </w:r>
    </w:p>
    <w:p w14:paraId="058C934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Note that a public-key system gives a lot of help to a would-be cracker.</w:t>
      </w:r>
    </w:p>
    <w:p w14:paraId="7CFA7BF4"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a)</w:t>
      </w:r>
      <w:r w:rsidRPr="00D76CD6">
        <w:rPr>
          <w:rFonts w:ascii="Times New Roman" w:hAnsi="Times New Roman"/>
          <w:sz w:val="28"/>
          <w:szCs w:val="28"/>
        </w:rPr>
        <w:tab/>
        <w:t>The cracker has "unlimited time" to attempt the factorisation.</w:t>
      </w:r>
    </w:p>
    <w:p w14:paraId="30724131" w14:textId="77777777" w:rsidR="006D299A" w:rsidRPr="00D76CD6" w:rsidRDefault="006D299A" w:rsidP="006D299A">
      <w:pPr>
        <w:spacing w:line="360" w:lineRule="atLeast"/>
        <w:ind w:left="720" w:hanging="360"/>
        <w:jc w:val="both"/>
        <w:rPr>
          <w:rFonts w:ascii="Times New Roman" w:hAnsi="Times New Roman"/>
          <w:sz w:val="28"/>
          <w:szCs w:val="28"/>
        </w:rPr>
      </w:pPr>
    </w:p>
    <w:p w14:paraId="2A3BD0E4"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b)</w:t>
      </w:r>
      <w:r w:rsidRPr="00D76CD6">
        <w:rPr>
          <w:rFonts w:ascii="Times New Roman" w:hAnsi="Times New Roman"/>
          <w:sz w:val="28"/>
          <w:szCs w:val="28"/>
        </w:rPr>
        <w:tab/>
        <w:t>Although factorisation is difficult, for some products it may turn out to be easy. The code-setter should apply all known algorithms to the product before releasing it — and hope that the cracker doesn't know any new ones!</w:t>
      </w:r>
    </w:p>
    <w:p w14:paraId="53C9775F" w14:textId="77777777" w:rsidR="006D299A" w:rsidRPr="00D76CD6" w:rsidRDefault="006D299A" w:rsidP="006D299A">
      <w:pPr>
        <w:spacing w:line="360" w:lineRule="atLeast"/>
        <w:ind w:left="720" w:hanging="360"/>
        <w:jc w:val="both"/>
        <w:rPr>
          <w:rFonts w:ascii="Times New Roman" w:hAnsi="Times New Roman"/>
          <w:sz w:val="28"/>
          <w:szCs w:val="28"/>
        </w:rPr>
      </w:pPr>
    </w:p>
    <w:p w14:paraId="72F5485B"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One can be confident of the source of a message by using the system to give a "signature". Alice can put an authentication into her message by raising a message to her decoding power. Then if B raises this to Alice's coding power (public!) he can recover the message and be confident that it comes from someone who knows the decoding power. (Alice had better not use the same authentication string every time!</w:t>
      </w:r>
    </w:p>
    <w:p w14:paraId="46E5CAE3" w14:textId="77777777" w:rsidR="006D299A" w:rsidRPr="00D76CD6" w:rsidRDefault="006D299A" w:rsidP="006D299A">
      <w:pPr>
        <w:spacing w:line="360" w:lineRule="atLeast"/>
        <w:ind w:left="720" w:hanging="720"/>
        <w:jc w:val="both"/>
        <w:rPr>
          <w:rFonts w:ascii="Times New Roman" w:hAnsi="Times New Roman"/>
          <w:sz w:val="28"/>
          <w:szCs w:val="28"/>
        </w:rPr>
      </w:pPr>
    </w:p>
    <w:p w14:paraId="78A53BCE" w14:textId="77777777" w:rsidR="006D299A" w:rsidRPr="006A0FF4" w:rsidRDefault="006D299A" w:rsidP="006D299A">
      <w:pPr>
        <w:spacing w:line="360" w:lineRule="atLeast"/>
        <w:ind w:left="720" w:hanging="720"/>
        <w:jc w:val="both"/>
        <w:rPr>
          <w:rFonts w:ascii="Times New Roman" w:hAnsi="Times New Roman"/>
          <w:b/>
          <w:sz w:val="28"/>
          <w:szCs w:val="28"/>
        </w:rPr>
      </w:pPr>
    </w:p>
    <w:p w14:paraId="75F449C4" w14:textId="77777777" w:rsidR="006D299A" w:rsidRPr="006A0FF4" w:rsidRDefault="006D299A" w:rsidP="006D299A">
      <w:pPr>
        <w:spacing w:before="20" w:line="360" w:lineRule="atLeast"/>
        <w:jc w:val="both"/>
        <w:rPr>
          <w:rFonts w:ascii="Times New Roman" w:hAnsi="Times New Roman"/>
          <w:b/>
          <w:sz w:val="28"/>
          <w:szCs w:val="28"/>
        </w:rPr>
      </w:pPr>
    </w:p>
    <w:p w14:paraId="37BECED4" w14:textId="77777777" w:rsidR="006D299A" w:rsidRPr="00F158D4" w:rsidRDefault="006D299A" w:rsidP="006D299A">
      <w:pPr>
        <w:spacing w:before="20" w:line="360" w:lineRule="atLeast"/>
        <w:jc w:val="both"/>
        <w:rPr>
          <w:rFonts w:ascii="Times New Roman" w:hAnsi="Times New Roman"/>
          <w:b/>
          <w:sz w:val="28"/>
          <w:szCs w:val="28"/>
        </w:rPr>
      </w:pPr>
      <w:r w:rsidRPr="006A0FF4">
        <w:rPr>
          <w:rFonts w:ascii="Times New Roman" w:hAnsi="Times New Roman"/>
          <w:b/>
          <w:sz w:val="28"/>
          <w:szCs w:val="28"/>
        </w:rPr>
        <w:br w:type="page"/>
      </w:r>
      <w:r w:rsidRPr="006A0FF4">
        <w:rPr>
          <w:rFonts w:ascii="Times New Roman" w:hAnsi="Times New Roman"/>
          <w:b/>
          <w:sz w:val="28"/>
          <w:szCs w:val="28"/>
        </w:rPr>
        <w:lastRenderedPageBreak/>
        <w:t>§2</w:t>
      </w:r>
      <w:r w:rsidRPr="00D76CD6">
        <w:rPr>
          <w:rFonts w:ascii="Times New Roman" w:hAnsi="Times New Roman"/>
          <w:sz w:val="28"/>
          <w:szCs w:val="28"/>
        </w:rPr>
        <w:tab/>
      </w:r>
      <w:r w:rsidRPr="00F158D4">
        <w:rPr>
          <w:rFonts w:ascii="Times New Roman" w:hAnsi="Times New Roman"/>
          <w:b/>
          <w:sz w:val="28"/>
          <w:szCs w:val="28"/>
        </w:rPr>
        <w:t>SOME OTHER ARITHMETIC SYSTEMS</w:t>
      </w:r>
    </w:p>
    <w:p w14:paraId="2E1160C6" w14:textId="77777777" w:rsidR="006D299A" w:rsidRPr="00D76CD6" w:rsidRDefault="006D299A" w:rsidP="006D299A">
      <w:pPr>
        <w:spacing w:line="360" w:lineRule="atLeast"/>
        <w:jc w:val="both"/>
        <w:rPr>
          <w:rFonts w:ascii="Times New Roman" w:hAnsi="Times New Roman"/>
          <w:sz w:val="28"/>
          <w:szCs w:val="28"/>
        </w:rPr>
      </w:pPr>
    </w:p>
    <w:p w14:paraId="6BBA69E3" w14:textId="77777777" w:rsidR="006D299A" w:rsidRPr="00D76CD6" w:rsidRDefault="006D299A" w:rsidP="006D299A">
      <w:pPr>
        <w:spacing w:line="360" w:lineRule="atLeast"/>
        <w:jc w:val="both"/>
        <w:rPr>
          <w:rFonts w:ascii="Times New Roman" w:hAnsi="Times New Roman"/>
          <w:sz w:val="28"/>
          <w:szCs w:val="28"/>
        </w:rPr>
      </w:pPr>
      <w:r w:rsidRPr="006A0FF4">
        <w:rPr>
          <w:rFonts w:ascii="Times New Roman" w:hAnsi="Times New Roman"/>
          <w:b/>
          <w:sz w:val="28"/>
          <w:szCs w:val="28"/>
        </w:rPr>
        <w:t>§2.1</w:t>
      </w:r>
      <w:r w:rsidRPr="00D76CD6">
        <w:rPr>
          <w:rFonts w:ascii="Times New Roman" w:hAnsi="Times New Roman"/>
          <w:sz w:val="28"/>
          <w:szCs w:val="28"/>
        </w:rPr>
        <w:tab/>
      </w:r>
      <w:r w:rsidRPr="00F158D4">
        <w:rPr>
          <w:rFonts w:ascii="Times New Roman" w:hAnsi="Times New Roman"/>
          <w:b/>
          <w:sz w:val="28"/>
          <w:szCs w:val="28"/>
        </w:rPr>
        <w:t>Gaussian integers</w:t>
      </w:r>
    </w:p>
    <w:p w14:paraId="697D2120" w14:textId="77777777" w:rsidR="006D299A" w:rsidRPr="00D76CD6" w:rsidRDefault="006D299A" w:rsidP="006D299A">
      <w:pPr>
        <w:spacing w:line="360" w:lineRule="atLeast"/>
        <w:jc w:val="both"/>
        <w:rPr>
          <w:rFonts w:ascii="Times New Roman" w:hAnsi="Times New Roman"/>
          <w:sz w:val="28"/>
          <w:szCs w:val="28"/>
        </w:rPr>
      </w:pPr>
    </w:p>
    <w:p w14:paraId="006CA59D"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There are some other arithmetic systems which give insight into what happens in </w:t>
      </w:r>
      <w:r w:rsidRPr="00F158D4">
        <w:rPr>
          <w:rFonts w:ascii="Times New Roman" w:hAnsi="Times New Roman"/>
          <w:b/>
          <w:sz w:val="28"/>
          <w:szCs w:val="28"/>
        </w:rPr>
        <w:t>Z</w:t>
      </w:r>
      <w:r w:rsidRPr="00D76CD6">
        <w:rPr>
          <w:rFonts w:ascii="Times New Roman" w:hAnsi="Times New Roman"/>
          <w:sz w:val="28"/>
          <w:szCs w:val="28"/>
        </w:rPr>
        <w:t>. Here is an example.</w:t>
      </w:r>
    </w:p>
    <w:p w14:paraId="631A3B78" w14:textId="77777777" w:rsidR="006D299A" w:rsidRPr="00D76CD6" w:rsidRDefault="006D299A" w:rsidP="006D299A">
      <w:pPr>
        <w:spacing w:line="360" w:lineRule="atLeast"/>
        <w:jc w:val="both"/>
        <w:rPr>
          <w:rFonts w:ascii="Times New Roman" w:hAnsi="Times New Roman"/>
          <w:sz w:val="28"/>
          <w:szCs w:val="28"/>
        </w:rPr>
      </w:pPr>
    </w:p>
    <w:p w14:paraId="006856B8" w14:textId="77777777" w:rsidR="006D299A" w:rsidRPr="00336CB3" w:rsidRDefault="006D299A" w:rsidP="006D299A">
      <w:pPr>
        <w:spacing w:line="360" w:lineRule="atLeast"/>
        <w:jc w:val="both"/>
        <w:rPr>
          <w:rFonts w:ascii="Times New Roman" w:hAnsi="Times New Roman"/>
          <w:b/>
          <w:sz w:val="28"/>
          <w:szCs w:val="28"/>
        </w:rPr>
      </w:pPr>
      <w:r w:rsidRPr="00336CB3">
        <w:rPr>
          <w:rFonts w:ascii="Times New Roman" w:hAnsi="Times New Roman"/>
          <w:b/>
          <w:sz w:val="28"/>
          <w:szCs w:val="28"/>
        </w:rPr>
        <w:t>Definition</w:t>
      </w:r>
    </w:p>
    <w:p w14:paraId="3DD393E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The set of </w:t>
      </w:r>
      <w:r w:rsidRPr="0088501F">
        <w:rPr>
          <w:rFonts w:ascii="Times New Roman" w:hAnsi="Times New Roman"/>
          <w:b/>
          <w:sz w:val="28"/>
          <w:szCs w:val="28"/>
        </w:rPr>
        <w:t>Gaussian integers</w:t>
      </w:r>
      <w:r w:rsidRPr="00D76CD6">
        <w:rPr>
          <w:rFonts w:ascii="Times New Roman" w:hAnsi="Times New Roman"/>
          <w:sz w:val="28"/>
          <w:szCs w:val="28"/>
        </w:rPr>
        <w:t xml:space="preserve"> </w:t>
      </w:r>
      <w:r w:rsidRPr="00F158D4">
        <w:rPr>
          <w:rFonts w:ascii="Times New Roman" w:hAnsi="Times New Roman"/>
          <w:b/>
          <w:sz w:val="28"/>
          <w:szCs w:val="28"/>
        </w:rPr>
        <w:t>Z</w:t>
      </w:r>
      <w:r w:rsidRPr="00D76CD6">
        <w:rPr>
          <w:rFonts w:ascii="Times New Roman" w:hAnsi="Times New Roman"/>
          <w:sz w:val="28"/>
          <w:szCs w:val="28"/>
        </w:rPr>
        <w:t>[</w:t>
      </w:r>
      <w:r w:rsidRPr="00ED7410">
        <w:rPr>
          <w:rFonts w:ascii="Times New Roman" w:hAnsi="Times New Roman"/>
          <w:sz w:val="28"/>
          <w:szCs w:val="28"/>
        </w:rPr>
        <w:t>i</w:t>
      </w:r>
      <w:r w:rsidRPr="00D76CD6">
        <w:rPr>
          <w:rFonts w:ascii="Times New Roman" w:hAnsi="Times New Roman"/>
          <w:sz w:val="28"/>
          <w:szCs w:val="28"/>
        </w:rPr>
        <w:t xml:space="preserve">] is the lattice of integer points in </w:t>
      </w:r>
      <w:r w:rsidRPr="00F158D4">
        <w:rPr>
          <w:rFonts w:ascii="Times New Roman" w:hAnsi="Times New Roman"/>
          <w:b/>
          <w:sz w:val="28"/>
          <w:szCs w:val="28"/>
        </w:rPr>
        <w:t>C</w:t>
      </w:r>
      <w:r w:rsidRPr="00D76CD6">
        <w:rPr>
          <w:rFonts w:ascii="Times New Roman" w:hAnsi="Times New Roman"/>
          <w:sz w:val="28"/>
          <w:szCs w:val="28"/>
        </w:rPr>
        <w:t>.</w:t>
      </w:r>
    </w:p>
    <w:p w14:paraId="78DDF48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r>
      <w:r w:rsidRPr="00D76CD6">
        <w:rPr>
          <w:rFonts w:ascii="Times New Roman" w:hAnsi="Times New Roman"/>
          <w:sz w:val="28"/>
          <w:szCs w:val="28"/>
        </w:rPr>
        <w:tab/>
        <w:t>i.e.</w:t>
      </w:r>
      <w:r w:rsidRPr="00D76CD6">
        <w:rPr>
          <w:rFonts w:ascii="Times New Roman" w:hAnsi="Times New Roman"/>
          <w:sz w:val="28"/>
          <w:szCs w:val="28"/>
        </w:rPr>
        <w:tab/>
      </w:r>
      <w:r w:rsidRPr="00ED7410">
        <w:rPr>
          <w:rFonts w:ascii="Times New Roman" w:hAnsi="Times New Roman"/>
          <w:position w:val="-8"/>
          <w:sz w:val="28"/>
          <w:szCs w:val="28"/>
        </w:rPr>
        <w:object w:dxaOrig="2680" w:dyaOrig="300" w14:anchorId="11DFCD1F">
          <v:shape id="_x0000_i1241" type="#_x0000_t75" style="width:134.4pt;height:15.2pt" o:ole="">
            <v:imagedata r:id="rId407" o:title=""/>
          </v:shape>
          <o:OLEObject Type="Embed" ProgID="Equation.3" ShapeID="_x0000_i1241" DrawAspect="Content" ObjectID="_1585227407" r:id="rId408"/>
        </w:object>
      </w:r>
    </w:p>
    <w:p w14:paraId="75FC12E6" w14:textId="77777777" w:rsidR="006D299A" w:rsidRPr="00D76CD6" w:rsidRDefault="006D299A" w:rsidP="006D299A">
      <w:pPr>
        <w:spacing w:line="360" w:lineRule="atLeast"/>
        <w:jc w:val="both"/>
        <w:rPr>
          <w:rFonts w:ascii="Times New Roman" w:hAnsi="Times New Roman"/>
          <w:sz w:val="28"/>
          <w:szCs w:val="28"/>
        </w:rPr>
      </w:pPr>
    </w:p>
    <w:p w14:paraId="626DF29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It turns out that this set has some very nice algebraic properties.</w:t>
      </w:r>
    </w:p>
    <w:p w14:paraId="2F019B59" w14:textId="77777777" w:rsidR="006D299A" w:rsidRPr="00D76CD6" w:rsidRDefault="006D299A" w:rsidP="006D299A">
      <w:pPr>
        <w:spacing w:line="360" w:lineRule="atLeast"/>
        <w:jc w:val="both"/>
        <w:rPr>
          <w:rFonts w:ascii="Times New Roman" w:hAnsi="Times New Roman"/>
          <w:sz w:val="28"/>
          <w:szCs w:val="28"/>
        </w:rPr>
      </w:pPr>
    </w:p>
    <w:p w14:paraId="6BB17A26" w14:textId="77777777" w:rsidR="006D299A" w:rsidRPr="00F158D4" w:rsidRDefault="006D299A" w:rsidP="006D299A">
      <w:pPr>
        <w:spacing w:line="360" w:lineRule="atLeast"/>
        <w:jc w:val="both"/>
        <w:rPr>
          <w:rFonts w:ascii="Times New Roman" w:hAnsi="Times New Roman"/>
          <w:b/>
          <w:sz w:val="28"/>
          <w:szCs w:val="28"/>
        </w:rPr>
      </w:pPr>
      <w:r w:rsidRPr="00F158D4">
        <w:rPr>
          <w:rFonts w:ascii="Times New Roman" w:hAnsi="Times New Roman"/>
          <w:b/>
          <w:sz w:val="28"/>
          <w:szCs w:val="28"/>
        </w:rPr>
        <w:t>Definitions</w:t>
      </w:r>
    </w:p>
    <w:p w14:paraId="12A7F55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w:t>
      </w:r>
      <w:r w:rsidRPr="00F158D4">
        <w:rPr>
          <w:rFonts w:ascii="Times New Roman" w:hAnsi="Times New Roman"/>
          <w:b/>
          <w:sz w:val="28"/>
          <w:szCs w:val="28"/>
        </w:rPr>
        <w:t>norm</w:t>
      </w:r>
      <w:r w:rsidRPr="00D76CD6">
        <w:rPr>
          <w:rFonts w:ascii="Times New Roman" w:hAnsi="Times New Roman"/>
          <w:sz w:val="28"/>
          <w:szCs w:val="28"/>
        </w:rPr>
        <w:t xml:space="preserve"> of a Gaussian integer </w:t>
      </w:r>
      <w:r w:rsidRPr="00F158D4">
        <w:rPr>
          <w:rFonts w:ascii="Times New Roman" w:hAnsi="Times New Roman"/>
          <w:i/>
          <w:sz w:val="28"/>
          <w:szCs w:val="28"/>
        </w:rPr>
        <w:t xml:space="preserve">a + </w:t>
      </w:r>
      <w:r w:rsidRPr="00ED7410">
        <w:rPr>
          <w:rFonts w:ascii="Times New Roman" w:hAnsi="Times New Roman"/>
          <w:sz w:val="28"/>
          <w:szCs w:val="28"/>
        </w:rPr>
        <w:t>i</w:t>
      </w:r>
      <w:r w:rsidRPr="00F158D4">
        <w:rPr>
          <w:rFonts w:ascii="Times New Roman" w:hAnsi="Times New Roman"/>
          <w:i/>
          <w:sz w:val="28"/>
          <w:szCs w:val="28"/>
        </w:rPr>
        <w:t>b</w:t>
      </w:r>
      <w:r w:rsidRPr="00D76CD6">
        <w:rPr>
          <w:rFonts w:ascii="Times New Roman" w:hAnsi="Times New Roman"/>
          <w:sz w:val="28"/>
          <w:szCs w:val="28"/>
        </w:rPr>
        <w:t xml:space="preserve"> is </w:t>
      </w:r>
    </w:p>
    <w:p w14:paraId="507B2BD2" w14:textId="77777777" w:rsidR="006D299A" w:rsidRPr="00D76CD6" w:rsidRDefault="006D299A" w:rsidP="006D299A">
      <w:pPr>
        <w:spacing w:line="360" w:lineRule="atLeast"/>
        <w:ind w:left="720"/>
        <w:jc w:val="both"/>
        <w:rPr>
          <w:rFonts w:ascii="Times New Roman" w:hAnsi="Times New Roman"/>
          <w:sz w:val="28"/>
          <w:szCs w:val="28"/>
        </w:rPr>
      </w:pPr>
      <w:r w:rsidRPr="00ED7410">
        <w:rPr>
          <w:rFonts w:ascii="Times New Roman" w:hAnsi="Times New Roman"/>
          <w:position w:val="-10"/>
          <w:sz w:val="28"/>
          <w:szCs w:val="28"/>
        </w:rPr>
        <w:object w:dxaOrig="3960" w:dyaOrig="400" w14:anchorId="51CCC646">
          <v:shape id="_x0000_i1242" type="#_x0000_t75" style="width:198.4pt;height:20pt" o:ole="">
            <v:imagedata r:id="rId409" o:title=""/>
          </v:shape>
          <o:OLEObject Type="Embed" ProgID="Equation.3" ShapeID="_x0000_i1242" DrawAspect="Content" ObjectID="_1585227408" r:id="rId410"/>
        </w:object>
      </w:r>
    </w:p>
    <w:p w14:paraId="204CF9B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 Gaussian integer </w:t>
      </w:r>
      <w:r w:rsidRPr="00F158D4">
        <w:rPr>
          <w:rFonts w:ascii="Times New Roman" w:hAnsi="Times New Roman"/>
          <w:i/>
          <w:sz w:val="28"/>
          <w:szCs w:val="28"/>
        </w:rPr>
        <w:t>u</w:t>
      </w:r>
      <w:r w:rsidRPr="00D76CD6">
        <w:rPr>
          <w:rFonts w:ascii="Times New Roman" w:hAnsi="Times New Roman"/>
          <w:sz w:val="28"/>
          <w:szCs w:val="28"/>
        </w:rPr>
        <w:t xml:space="preserve"> </w:t>
      </w:r>
      <w:r w:rsidRPr="0088501F">
        <w:rPr>
          <w:rFonts w:ascii="Times New Roman" w:hAnsi="Times New Roman"/>
          <w:b/>
          <w:sz w:val="28"/>
          <w:szCs w:val="28"/>
        </w:rPr>
        <w:t>divides</w:t>
      </w:r>
      <w:r w:rsidRPr="00D76CD6">
        <w:rPr>
          <w:rFonts w:ascii="Times New Roman" w:hAnsi="Times New Roman"/>
          <w:sz w:val="28"/>
          <w:szCs w:val="28"/>
        </w:rPr>
        <w:t xml:space="preserve"> a Gaussian integer </w:t>
      </w:r>
      <w:r w:rsidRPr="00F158D4">
        <w:rPr>
          <w:rFonts w:ascii="Times New Roman" w:hAnsi="Times New Roman"/>
          <w:i/>
          <w:sz w:val="28"/>
          <w:szCs w:val="28"/>
        </w:rPr>
        <w:t>v</w:t>
      </w:r>
      <w:r w:rsidRPr="00D76CD6">
        <w:rPr>
          <w:rFonts w:ascii="Times New Roman" w:hAnsi="Times New Roman"/>
          <w:sz w:val="28"/>
          <w:szCs w:val="28"/>
        </w:rPr>
        <w:t xml:space="preserve"> if </w:t>
      </w:r>
      <w:r w:rsidRPr="00F158D4">
        <w:rPr>
          <w:rFonts w:ascii="Times New Roman" w:hAnsi="Times New Roman"/>
          <w:i/>
          <w:sz w:val="28"/>
          <w:szCs w:val="28"/>
        </w:rPr>
        <w:t>v = uq</w:t>
      </w:r>
      <w:r w:rsidRPr="00D76CD6">
        <w:rPr>
          <w:rFonts w:ascii="Times New Roman" w:hAnsi="Times New Roman"/>
          <w:sz w:val="28"/>
          <w:szCs w:val="28"/>
        </w:rPr>
        <w:t xml:space="preserve"> for some (quotient) </w:t>
      </w:r>
      <w:r w:rsidRPr="00ED7410">
        <w:rPr>
          <w:rFonts w:ascii="Times New Roman" w:hAnsi="Times New Roman"/>
          <w:position w:val="-8"/>
          <w:sz w:val="28"/>
          <w:szCs w:val="28"/>
        </w:rPr>
        <w:object w:dxaOrig="940" w:dyaOrig="300" w14:anchorId="37DF451F">
          <v:shape id="_x0000_i1243" type="#_x0000_t75" style="width:47.2pt;height:15.2pt" o:ole="">
            <v:imagedata r:id="rId411" o:title=""/>
          </v:shape>
          <o:OLEObject Type="Embed" ProgID="Equation.3" ShapeID="_x0000_i1243" DrawAspect="Content" ObjectID="_1585227409" r:id="rId412"/>
        </w:object>
      </w:r>
      <w:r w:rsidRPr="00D76CD6">
        <w:rPr>
          <w:rFonts w:ascii="Times New Roman" w:hAnsi="Times New Roman"/>
          <w:sz w:val="28"/>
          <w:szCs w:val="28"/>
        </w:rPr>
        <w:t>.</w:t>
      </w:r>
    </w:p>
    <w:p w14:paraId="4415E1CA" w14:textId="77777777" w:rsidR="006D299A" w:rsidRPr="00D76CD6" w:rsidRDefault="006D299A" w:rsidP="006D299A">
      <w:pPr>
        <w:spacing w:line="360" w:lineRule="atLeast"/>
        <w:jc w:val="both"/>
        <w:rPr>
          <w:rFonts w:ascii="Times New Roman" w:hAnsi="Times New Roman"/>
          <w:sz w:val="28"/>
          <w:szCs w:val="28"/>
        </w:rPr>
      </w:pPr>
    </w:p>
    <w:p w14:paraId="1683CE37"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Then we have </w:t>
      </w:r>
    </w:p>
    <w:p w14:paraId="598AC090" w14:textId="77777777" w:rsidR="006D299A" w:rsidRPr="00D76CD6" w:rsidRDefault="006D299A" w:rsidP="006D299A">
      <w:pPr>
        <w:spacing w:line="360" w:lineRule="atLeast"/>
        <w:jc w:val="both"/>
        <w:rPr>
          <w:rFonts w:ascii="Times New Roman" w:hAnsi="Times New Roman"/>
          <w:sz w:val="28"/>
          <w:szCs w:val="28"/>
        </w:rPr>
      </w:pPr>
    </w:p>
    <w:p w14:paraId="3B0A3113" w14:textId="77777777" w:rsidR="006D299A" w:rsidRPr="00D76CD6" w:rsidRDefault="006D299A" w:rsidP="006D299A">
      <w:pPr>
        <w:spacing w:line="360" w:lineRule="atLeast"/>
        <w:jc w:val="both"/>
        <w:rPr>
          <w:rFonts w:ascii="Times New Roman" w:hAnsi="Times New Roman"/>
          <w:sz w:val="28"/>
          <w:szCs w:val="28"/>
        </w:rPr>
      </w:pPr>
      <w:r w:rsidRPr="00F158D4">
        <w:rPr>
          <w:rFonts w:ascii="Times New Roman" w:hAnsi="Times New Roman"/>
          <w:b/>
          <w:sz w:val="28"/>
          <w:szCs w:val="28"/>
        </w:rPr>
        <w:t>Theorem</w:t>
      </w:r>
      <w:r w:rsidRPr="00D76CD6">
        <w:rPr>
          <w:rFonts w:ascii="Times New Roman" w:hAnsi="Times New Roman"/>
          <w:sz w:val="28"/>
          <w:szCs w:val="28"/>
        </w:rPr>
        <w:t xml:space="preserve"> (The division algorithm for the Gaussian integers)</w:t>
      </w:r>
    </w:p>
    <w:p w14:paraId="11097AC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bookmarkStart w:id="126" w:name="OLE_LINK19"/>
      <w:bookmarkStart w:id="127" w:name="OLE_LINK20"/>
      <w:r w:rsidRPr="00ED7410">
        <w:rPr>
          <w:rFonts w:ascii="Times New Roman" w:hAnsi="Times New Roman"/>
          <w:position w:val="-6"/>
          <w:sz w:val="28"/>
          <w:szCs w:val="28"/>
        </w:rPr>
        <w:object w:dxaOrig="1140" w:dyaOrig="280" w14:anchorId="0B6B7A00">
          <v:shape id="_x0000_i1244" type="#_x0000_t75" style="width:56.8pt;height:14.4pt" o:ole="">
            <v:imagedata r:id="rId413" o:title=""/>
          </v:shape>
          <o:OLEObject Type="Embed" ProgID="Equation.3" ShapeID="_x0000_i1244" DrawAspect="Content" ObjectID="_1585227410" r:id="rId414"/>
        </w:object>
      </w:r>
      <w:bookmarkEnd w:id="126"/>
      <w:bookmarkEnd w:id="127"/>
      <w:r w:rsidRPr="00D76CD6">
        <w:rPr>
          <w:rFonts w:ascii="Times New Roman" w:hAnsi="Times New Roman"/>
          <w:sz w:val="28"/>
          <w:szCs w:val="28"/>
        </w:rPr>
        <w:t xml:space="preserve"> then </w:t>
      </w:r>
      <w:r w:rsidRPr="00ED7410">
        <w:rPr>
          <w:rFonts w:ascii="Times New Roman" w:hAnsi="Times New Roman"/>
          <w:position w:val="-10"/>
          <w:sz w:val="28"/>
          <w:szCs w:val="28"/>
        </w:rPr>
        <w:object w:dxaOrig="1340" w:dyaOrig="320" w14:anchorId="35340D45">
          <v:shape id="_x0000_i1245" type="#_x0000_t75" style="width:67.2pt;height:16pt" o:ole="">
            <v:imagedata r:id="rId415" o:title=""/>
          </v:shape>
          <o:OLEObject Type="Embed" ProgID="Equation.3" ShapeID="_x0000_i1245" DrawAspect="Content" ObjectID="_1585227411" r:id="rId416"/>
        </w:object>
      </w:r>
      <w:r w:rsidRPr="00D76CD6">
        <w:rPr>
          <w:rFonts w:ascii="Times New Roman" w:hAnsi="Times New Roman"/>
          <w:sz w:val="28"/>
          <w:szCs w:val="28"/>
        </w:rPr>
        <w:t xml:space="preserve"> (quotient/remainder) such that </w:t>
      </w:r>
      <w:r w:rsidRPr="00F158D4">
        <w:rPr>
          <w:rFonts w:ascii="Times New Roman" w:hAnsi="Times New Roman"/>
          <w:i/>
          <w:sz w:val="28"/>
          <w:szCs w:val="28"/>
        </w:rPr>
        <w:t>v = uq + r</w:t>
      </w:r>
      <w:r w:rsidRPr="00D76CD6">
        <w:rPr>
          <w:rFonts w:ascii="Times New Roman" w:hAnsi="Times New Roman"/>
          <w:sz w:val="28"/>
          <w:szCs w:val="28"/>
        </w:rPr>
        <w:t xml:space="preserve"> with </w:t>
      </w:r>
      <w:r w:rsidRPr="00F158D4">
        <w:rPr>
          <w:rFonts w:ascii="Times New Roman" w:hAnsi="Times New Roman"/>
          <w:i/>
          <w:sz w:val="28"/>
          <w:szCs w:val="28"/>
        </w:rPr>
        <w:t>N</w:t>
      </w:r>
      <w:r w:rsidRPr="00D76CD6">
        <w:rPr>
          <w:rFonts w:ascii="Times New Roman" w:hAnsi="Times New Roman"/>
          <w:sz w:val="28"/>
          <w:szCs w:val="28"/>
        </w:rPr>
        <w:t>(</w:t>
      </w:r>
      <w:r w:rsidRPr="00F158D4">
        <w:rPr>
          <w:rFonts w:ascii="Times New Roman" w:hAnsi="Times New Roman"/>
          <w:i/>
          <w:sz w:val="28"/>
          <w:szCs w:val="28"/>
        </w:rPr>
        <w:t>r</w:t>
      </w:r>
      <w:r w:rsidRPr="00D76CD6">
        <w:rPr>
          <w:rFonts w:ascii="Times New Roman" w:hAnsi="Times New Roman"/>
          <w:sz w:val="28"/>
          <w:szCs w:val="28"/>
        </w:rPr>
        <w:t xml:space="preserve">) &lt; </w:t>
      </w:r>
      <w:r w:rsidRPr="00F158D4">
        <w:rPr>
          <w:rFonts w:ascii="Times New Roman" w:hAnsi="Times New Roman"/>
          <w:i/>
          <w:sz w:val="28"/>
          <w:szCs w:val="28"/>
        </w:rPr>
        <w:t>N</w:t>
      </w:r>
      <w:r w:rsidRPr="00D76CD6">
        <w:rPr>
          <w:rFonts w:ascii="Times New Roman" w:hAnsi="Times New Roman"/>
          <w:sz w:val="28"/>
          <w:szCs w:val="28"/>
        </w:rPr>
        <w:t>(</w:t>
      </w:r>
      <w:r w:rsidRPr="00F158D4">
        <w:rPr>
          <w:rFonts w:ascii="Times New Roman" w:hAnsi="Times New Roman"/>
          <w:i/>
          <w:sz w:val="28"/>
          <w:szCs w:val="28"/>
        </w:rPr>
        <w:t>u</w:t>
      </w:r>
      <w:r w:rsidRPr="00D76CD6">
        <w:rPr>
          <w:rFonts w:ascii="Times New Roman" w:hAnsi="Times New Roman"/>
          <w:sz w:val="28"/>
          <w:szCs w:val="28"/>
        </w:rPr>
        <w:t>).</w:t>
      </w:r>
    </w:p>
    <w:p w14:paraId="33B8B63B" w14:textId="77777777" w:rsidR="006D299A" w:rsidRPr="00D76CD6" w:rsidRDefault="006D299A" w:rsidP="006D299A">
      <w:pPr>
        <w:spacing w:line="360" w:lineRule="atLeast"/>
        <w:jc w:val="both"/>
        <w:rPr>
          <w:rFonts w:ascii="Times New Roman" w:hAnsi="Times New Roman"/>
          <w:sz w:val="28"/>
          <w:szCs w:val="28"/>
        </w:rPr>
      </w:pPr>
    </w:p>
    <w:p w14:paraId="5033D245" w14:textId="77777777" w:rsidR="006D299A" w:rsidRPr="00F158D4" w:rsidRDefault="006D299A" w:rsidP="006D299A">
      <w:pPr>
        <w:spacing w:line="360" w:lineRule="atLeast"/>
        <w:jc w:val="both"/>
        <w:rPr>
          <w:rFonts w:ascii="Times New Roman" w:hAnsi="Times New Roman"/>
          <w:b/>
          <w:sz w:val="28"/>
          <w:szCs w:val="28"/>
        </w:rPr>
      </w:pPr>
      <w:r w:rsidRPr="00F158D4">
        <w:rPr>
          <w:rFonts w:ascii="Times New Roman" w:hAnsi="Times New Roman"/>
          <w:b/>
          <w:sz w:val="28"/>
          <w:szCs w:val="28"/>
        </w:rPr>
        <w:t>Remark</w:t>
      </w:r>
    </w:p>
    <w:p w14:paraId="6F167CE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Note that if we measure the "size" of a Gaussian integer with </w:t>
      </w:r>
      <w:r w:rsidRPr="00F158D4">
        <w:rPr>
          <w:rFonts w:ascii="Times New Roman" w:hAnsi="Times New Roman"/>
          <w:i/>
          <w:sz w:val="28"/>
          <w:szCs w:val="28"/>
        </w:rPr>
        <w:t>N</w:t>
      </w:r>
      <w:r w:rsidRPr="00D76CD6">
        <w:rPr>
          <w:rFonts w:ascii="Times New Roman" w:hAnsi="Times New Roman"/>
          <w:sz w:val="28"/>
          <w:szCs w:val="28"/>
        </w:rPr>
        <w:t xml:space="preserve"> this is similar to the division algorithm for </w:t>
      </w:r>
      <w:r w:rsidRPr="00F158D4">
        <w:rPr>
          <w:rFonts w:ascii="Times New Roman" w:hAnsi="Times New Roman"/>
          <w:b/>
          <w:sz w:val="28"/>
          <w:szCs w:val="28"/>
        </w:rPr>
        <w:t>Z</w:t>
      </w:r>
      <w:r w:rsidRPr="00D76CD6">
        <w:rPr>
          <w:rFonts w:ascii="Times New Roman" w:hAnsi="Times New Roman"/>
          <w:sz w:val="28"/>
          <w:szCs w:val="28"/>
        </w:rPr>
        <w:t xml:space="preserve"> where "size" of </w:t>
      </w:r>
      <w:r w:rsidRPr="00F158D4">
        <w:rPr>
          <w:rFonts w:ascii="Times New Roman" w:hAnsi="Times New Roman"/>
          <w:i/>
          <w:sz w:val="28"/>
          <w:szCs w:val="28"/>
        </w:rPr>
        <w:t>r</w:t>
      </w:r>
      <w:r w:rsidRPr="00D76CD6">
        <w:rPr>
          <w:rFonts w:ascii="Times New Roman" w:hAnsi="Times New Roman"/>
          <w:sz w:val="28"/>
          <w:szCs w:val="28"/>
        </w:rPr>
        <w:t xml:space="preserve"> is measured with |</w:t>
      </w:r>
      <w:r w:rsidRPr="00F158D4">
        <w:rPr>
          <w:rFonts w:ascii="Times New Roman" w:hAnsi="Times New Roman"/>
          <w:i/>
          <w:sz w:val="28"/>
          <w:szCs w:val="28"/>
        </w:rPr>
        <w:t xml:space="preserve"> r</w:t>
      </w:r>
      <w:r w:rsidRPr="00D76CD6">
        <w:rPr>
          <w:rFonts w:ascii="Times New Roman" w:hAnsi="Times New Roman"/>
          <w:sz w:val="28"/>
          <w:szCs w:val="28"/>
        </w:rPr>
        <w:t xml:space="preserve"> |.</w:t>
      </w:r>
    </w:p>
    <w:p w14:paraId="4CC38476" w14:textId="77777777" w:rsidR="006D299A" w:rsidRPr="00D76CD6" w:rsidRDefault="006D299A" w:rsidP="006D299A">
      <w:pPr>
        <w:spacing w:line="360" w:lineRule="atLeast"/>
        <w:jc w:val="both"/>
        <w:rPr>
          <w:rFonts w:ascii="Times New Roman" w:hAnsi="Times New Roman"/>
          <w:sz w:val="28"/>
          <w:szCs w:val="28"/>
        </w:rPr>
      </w:pPr>
    </w:p>
    <w:p w14:paraId="03BD8028" w14:textId="77777777" w:rsidR="006D299A" w:rsidRPr="0088501F" w:rsidRDefault="00423F81" w:rsidP="006D299A">
      <w:pPr>
        <w:spacing w:line="360" w:lineRule="atLeast"/>
        <w:jc w:val="both"/>
        <w:rPr>
          <w:rFonts w:ascii="Times New Roman" w:hAnsi="Times New Roman"/>
          <w:b/>
          <w:sz w:val="28"/>
          <w:szCs w:val="28"/>
        </w:rPr>
      </w:pPr>
      <w:r>
        <w:rPr>
          <w:noProof/>
          <w:lang w:val="en-GB" w:eastAsia="zh-CN"/>
        </w:rPr>
        <w:drawing>
          <wp:anchor distT="0" distB="0" distL="210185" distR="114300" simplePos="0" relativeHeight="251660800" behindDoc="0" locked="0" layoutInCell="1" allowOverlap="1" wp14:anchorId="28EDDD8B" wp14:editId="4858F04B">
            <wp:simplePos x="0" y="0"/>
            <wp:positionH relativeFrom="column">
              <wp:posOffset>4280535</wp:posOffset>
            </wp:positionH>
            <wp:positionV relativeFrom="paragraph">
              <wp:posOffset>186690</wp:posOffset>
            </wp:positionV>
            <wp:extent cx="1600200" cy="1498600"/>
            <wp:effectExtent l="25400" t="0" r="0" b="0"/>
            <wp:wrapTight wrapText="left">
              <wp:wrapPolygon edited="0">
                <wp:start x="-343" y="0"/>
                <wp:lineTo x="-343" y="21234"/>
                <wp:lineTo x="21600" y="21234"/>
                <wp:lineTo x="21600" y="0"/>
                <wp:lineTo x="-343"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7"/>
                    <a:srcRect/>
                    <a:stretch>
                      <a:fillRect/>
                    </a:stretch>
                  </pic:blipFill>
                  <pic:spPr bwMode="auto">
                    <a:xfrm>
                      <a:off x="0" y="0"/>
                      <a:ext cx="1600200" cy="1498600"/>
                    </a:xfrm>
                    <a:prstGeom prst="rect">
                      <a:avLst/>
                    </a:prstGeom>
                    <a:noFill/>
                    <a:ln w="9525">
                      <a:noFill/>
                      <a:miter lim="800000"/>
                      <a:headEnd/>
                      <a:tailEnd/>
                    </a:ln>
                  </pic:spPr>
                </pic:pic>
              </a:graphicData>
            </a:graphic>
          </wp:anchor>
        </w:drawing>
      </w:r>
      <w:r w:rsidR="006D299A" w:rsidRPr="00F158D4">
        <w:rPr>
          <w:rFonts w:ascii="Times New Roman" w:hAnsi="Times New Roman"/>
          <w:b/>
          <w:sz w:val="28"/>
          <w:szCs w:val="28"/>
        </w:rPr>
        <w:t>Proof</w:t>
      </w:r>
    </w:p>
    <w:p w14:paraId="17EA377B" w14:textId="77777777" w:rsidR="006D299A" w:rsidRPr="00C47493" w:rsidRDefault="006D299A" w:rsidP="006D299A">
      <w:pPr>
        <w:spacing w:line="360" w:lineRule="atLeast"/>
        <w:ind w:left="720"/>
        <w:jc w:val="both"/>
        <w:rPr>
          <w:color w:val="000000"/>
          <w:sz w:val="28"/>
        </w:rPr>
      </w:pPr>
      <w:r w:rsidRPr="00D76CD6">
        <w:rPr>
          <w:rFonts w:ascii="Times New Roman" w:hAnsi="Times New Roman"/>
          <w:sz w:val="28"/>
          <w:szCs w:val="28"/>
        </w:rPr>
        <w:t xml:space="preserve">Look at </w:t>
      </w:r>
      <w:bookmarkStart w:id="128" w:name="OLE_LINK21"/>
      <w:bookmarkStart w:id="129" w:name="OLE_LINK22"/>
      <w:r w:rsidRPr="00F158D4">
        <w:rPr>
          <w:rFonts w:ascii="Times New Roman" w:hAnsi="Times New Roman"/>
          <w:position w:val="-24"/>
          <w:sz w:val="28"/>
          <w:szCs w:val="28"/>
        </w:rPr>
        <w:object w:dxaOrig="760" w:dyaOrig="660" w14:anchorId="17073C13">
          <v:shape id="_x0000_i1246" type="#_x0000_t75" style="width:38.4pt;height:32.8pt" o:ole="">
            <v:imagedata r:id="rId418" o:title=""/>
          </v:shape>
          <o:OLEObject Type="Embed" ProgID="Equation.3" ShapeID="_x0000_i1246" DrawAspect="Content" ObjectID="_1585227412" r:id="rId419"/>
        </w:object>
      </w:r>
      <w:bookmarkEnd w:id="128"/>
      <w:bookmarkEnd w:id="129"/>
      <w:r w:rsidRPr="00D76CD6">
        <w:rPr>
          <w:rFonts w:ascii="Times New Roman" w:hAnsi="Times New Roman"/>
          <w:sz w:val="28"/>
          <w:szCs w:val="28"/>
        </w:rPr>
        <w:t xml:space="preserve">. This lies in a "cell" of the integer lattice in the complex plane. We may choose a point </w:t>
      </w:r>
      <w:r w:rsidRPr="00F158D4">
        <w:rPr>
          <w:rFonts w:ascii="Times New Roman" w:hAnsi="Times New Roman"/>
          <w:i/>
          <w:sz w:val="28"/>
          <w:szCs w:val="28"/>
        </w:rPr>
        <w:t>q</w:t>
      </w:r>
      <w:r w:rsidRPr="00D76CD6">
        <w:rPr>
          <w:rFonts w:ascii="Times New Roman" w:hAnsi="Times New Roman"/>
          <w:sz w:val="28"/>
          <w:szCs w:val="28"/>
        </w:rPr>
        <w:t xml:space="preserve"> of the lattice within distance 1 of </w:t>
      </w:r>
      <w:bookmarkStart w:id="130" w:name="OLE_LINK92"/>
      <w:bookmarkStart w:id="131" w:name="OLE_LINK93"/>
      <w:r w:rsidRPr="0088501F">
        <w:rPr>
          <w:rFonts w:ascii="Times New Roman" w:hAnsi="Times New Roman"/>
          <w:position w:val="-24"/>
          <w:sz w:val="28"/>
          <w:szCs w:val="28"/>
        </w:rPr>
        <w:object w:dxaOrig="240" w:dyaOrig="660" w14:anchorId="0B985BAE">
          <v:shape id="_x0000_i1247" type="#_x0000_t75" style="width:12pt;height:32.8pt" o:ole="">
            <v:imagedata r:id="rId420" o:title=""/>
          </v:shape>
          <o:OLEObject Type="Embed" ProgID="Equation.3" ShapeID="_x0000_i1247" DrawAspect="Content" ObjectID="_1585227413" r:id="rId421"/>
        </w:object>
      </w:r>
      <w:bookmarkEnd w:id="130"/>
      <w:bookmarkEnd w:id="131"/>
      <w:r w:rsidRPr="00D76CD6">
        <w:rPr>
          <w:rFonts w:ascii="Times New Roman" w:hAnsi="Times New Roman"/>
          <w:sz w:val="28"/>
          <w:szCs w:val="28"/>
        </w:rPr>
        <w:t xml:space="preserve"> and so we have </w:t>
      </w:r>
      <w:r w:rsidRPr="00ED7410">
        <w:rPr>
          <w:rFonts w:ascii="Times New Roman" w:hAnsi="Times New Roman"/>
          <w:position w:val="-8"/>
          <w:sz w:val="28"/>
          <w:szCs w:val="28"/>
        </w:rPr>
        <w:object w:dxaOrig="940" w:dyaOrig="300" w14:anchorId="6F01CD38">
          <v:shape id="_x0000_i1248" type="#_x0000_t75" style="width:47.2pt;height:15.2pt" o:ole="">
            <v:imagedata r:id="rId411" o:title=""/>
          </v:shape>
          <o:OLEObject Type="Embed" ProgID="Equation.3" ShapeID="_x0000_i1248" DrawAspect="Content" ObjectID="_1585227414" r:id="rId422"/>
        </w:object>
      </w:r>
      <w:r w:rsidRPr="00D76CD6">
        <w:rPr>
          <w:rFonts w:ascii="Times New Roman" w:hAnsi="Times New Roman"/>
          <w:sz w:val="28"/>
          <w:szCs w:val="28"/>
        </w:rPr>
        <w:t xml:space="preserve"> and </w:t>
      </w:r>
      <w:r w:rsidRPr="00F158D4">
        <w:rPr>
          <w:rFonts w:ascii="Times New Roman" w:hAnsi="Times New Roman"/>
          <w:position w:val="-24"/>
          <w:sz w:val="28"/>
          <w:szCs w:val="28"/>
        </w:rPr>
        <w:object w:dxaOrig="1020" w:dyaOrig="660" w14:anchorId="332AC139">
          <v:shape id="_x0000_i1249" type="#_x0000_t75" style="width:51.2pt;height:32.8pt" o:ole="">
            <v:imagedata r:id="rId423" o:title=""/>
          </v:shape>
          <o:OLEObject Type="Embed" ProgID="Equation.3" ShapeID="_x0000_i1249" DrawAspect="Content" ObjectID="_1585227415" r:id="rId424"/>
        </w:object>
      </w:r>
      <w:r w:rsidRPr="00D76CD6">
        <w:rPr>
          <w:rFonts w:ascii="Times New Roman" w:hAnsi="Times New Roman"/>
          <w:sz w:val="28"/>
          <w:szCs w:val="28"/>
        </w:rPr>
        <w:t xml:space="preserve"> with | </w:t>
      </w:r>
      <w:r w:rsidRPr="00F158D4">
        <w:rPr>
          <w:rFonts w:ascii="Times New Roman" w:hAnsi="Times New Roman"/>
          <w:i/>
          <w:sz w:val="28"/>
          <w:szCs w:val="28"/>
        </w:rPr>
        <w:t>s</w:t>
      </w:r>
      <w:r w:rsidRPr="00D76CD6">
        <w:rPr>
          <w:rFonts w:ascii="Times New Roman" w:hAnsi="Times New Roman"/>
          <w:sz w:val="28"/>
          <w:szCs w:val="28"/>
        </w:rPr>
        <w:t xml:space="preserve"> | &lt; 1. Then take </w:t>
      </w:r>
      <w:r w:rsidRPr="0088501F">
        <w:rPr>
          <w:rFonts w:ascii="Times New Roman" w:hAnsi="Times New Roman"/>
          <w:i/>
          <w:sz w:val="28"/>
          <w:szCs w:val="28"/>
        </w:rPr>
        <w:t>r = us</w:t>
      </w:r>
      <w:r w:rsidRPr="00D76CD6">
        <w:rPr>
          <w:rFonts w:ascii="Times New Roman" w:hAnsi="Times New Roman"/>
          <w:sz w:val="28"/>
          <w:szCs w:val="28"/>
        </w:rPr>
        <w:t xml:space="preserve"> and then </w:t>
      </w:r>
      <w:r w:rsidRPr="00F158D4">
        <w:rPr>
          <w:rFonts w:ascii="Times New Roman" w:hAnsi="Times New Roman"/>
          <w:position w:val="-12"/>
          <w:sz w:val="28"/>
          <w:szCs w:val="28"/>
        </w:rPr>
        <w:object w:dxaOrig="3800" w:dyaOrig="460" w14:anchorId="0A43867F">
          <v:shape id="_x0000_i1250" type="#_x0000_t75" style="width:190.4pt;height:23.2pt" o:ole="">
            <v:imagedata r:id="rId425" o:title=""/>
          </v:shape>
          <o:OLEObject Type="Embed" ProgID="Equation.3" ShapeID="_x0000_i1250" DrawAspect="Content" ObjectID="_1585227416" r:id="rId426"/>
        </w:object>
      </w:r>
      <w:r w:rsidRPr="00D76CD6">
        <w:rPr>
          <w:rFonts w:ascii="Times New Roman" w:hAnsi="Times New Roman"/>
          <w:sz w:val="28"/>
          <w:szCs w:val="28"/>
        </w:rPr>
        <w:t>.</w:t>
      </w:r>
      <w:r w:rsidRPr="00CB06A9">
        <w:rPr>
          <w:rFonts w:ascii="Times New Roman" w:hAnsi="Times New Roman"/>
          <w:sz w:val="28"/>
          <w:szCs w:val="28"/>
        </w:rPr>
        <w:tab/>
      </w:r>
      <w:r w:rsidRPr="00CB06A9">
        <w:rPr>
          <w:rFonts w:ascii="Times New Roman" w:hAnsi="Times New Roman"/>
          <w:sz w:val="28"/>
          <w:szCs w:val="28"/>
        </w:rPr>
        <w:tab/>
      </w:r>
      <w:r w:rsidR="00423F81">
        <w:rPr>
          <w:noProof/>
          <w:color w:val="000000"/>
          <w:sz w:val="28"/>
          <w:lang w:val="en-GB" w:eastAsia="zh-CN"/>
        </w:rPr>
        <w:drawing>
          <wp:inline distT="0" distB="0" distL="0" distR="0" wp14:anchorId="5B8B60FF" wp14:editId="0D14EC95">
            <wp:extent cx="132080" cy="132080"/>
            <wp:effectExtent l="2540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0F5F1EF6" w14:textId="77777777" w:rsidR="006D299A" w:rsidRPr="00C47493" w:rsidRDefault="00423F81" w:rsidP="006D299A">
      <w:pPr>
        <w:spacing w:line="360" w:lineRule="atLeast"/>
        <w:jc w:val="both"/>
        <w:rPr>
          <w:color w:val="000000"/>
          <w:sz w:val="28"/>
        </w:rPr>
      </w:pPr>
      <w:r>
        <w:rPr>
          <w:noProof/>
          <w:color w:val="000000"/>
          <w:sz w:val="28"/>
          <w:lang w:val="en-GB" w:eastAsia="zh-CN"/>
        </w:rPr>
        <w:drawing>
          <wp:anchor distT="0" distB="0" distL="182880" distR="114300" simplePos="0" relativeHeight="251658752" behindDoc="0" locked="0" layoutInCell="1" allowOverlap="0" wp14:anchorId="76C4D0B7" wp14:editId="7787EC58">
            <wp:simplePos x="0" y="0"/>
            <wp:positionH relativeFrom="column">
              <wp:posOffset>4432935</wp:posOffset>
            </wp:positionH>
            <wp:positionV relativeFrom="page">
              <wp:posOffset>3926840</wp:posOffset>
            </wp:positionV>
            <wp:extent cx="1511300" cy="1423670"/>
            <wp:effectExtent l="25400" t="0" r="0" b="0"/>
            <wp:wrapTight wrapText="left">
              <wp:wrapPolygon edited="0">
                <wp:start x="-363" y="0"/>
                <wp:lineTo x="-363" y="21195"/>
                <wp:lineTo x="21418" y="21195"/>
                <wp:lineTo x="21418" y="0"/>
                <wp:lineTo x="-363" y="0"/>
              </wp:wrapPolygon>
            </wp:wrapTight>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7"/>
                    <a:srcRect/>
                    <a:stretch>
                      <a:fillRect/>
                    </a:stretch>
                  </pic:blipFill>
                  <pic:spPr bwMode="auto">
                    <a:xfrm>
                      <a:off x="0" y="0"/>
                      <a:ext cx="1511300" cy="1423670"/>
                    </a:xfrm>
                    <a:prstGeom prst="rect">
                      <a:avLst/>
                    </a:prstGeom>
                    <a:noFill/>
                    <a:ln w="9525">
                      <a:noFill/>
                      <a:miter lim="800000"/>
                      <a:headEnd/>
                      <a:tailEnd/>
                    </a:ln>
                  </pic:spPr>
                </pic:pic>
              </a:graphicData>
            </a:graphic>
          </wp:anchor>
        </w:drawing>
      </w:r>
    </w:p>
    <w:p w14:paraId="4F337C76" w14:textId="77777777" w:rsidR="006D299A" w:rsidRPr="0088501F" w:rsidRDefault="006D299A" w:rsidP="006D299A">
      <w:pPr>
        <w:spacing w:line="360" w:lineRule="atLeast"/>
        <w:jc w:val="both"/>
        <w:rPr>
          <w:b/>
          <w:color w:val="000000"/>
          <w:sz w:val="28"/>
        </w:rPr>
      </w:pPr>
      <w:r w:rsidRPr="00F158D4">
        <w:rPr>
          <w:b/>
          <w:color w:val="000000"/>
          <w:sz w:val="28"/>
        </w:rPr>
        <w:lastRenderedPageBreak/>
        <w:t>Remark</w:t>
      </w:r>
    </w:p>
    <w:p w14:paraId="053AA472" w14:textId="77777777" w:rsidR="006D299A" w:rsidRPr="00C47493" w:rsidRDefault="006D299A" w:rsidP="006D299A">
      <w:pPr>
        <w:spacing w:line="360" w:lineRule="atLeast"/>
        <w:ind w:left="720"/>
        <w:jc w:val="both"/>
        <w:rPr>
          <w:color w:val="000000"/>
          <w:sz w:val="28"/>
        </w:rPr>
      </w:pPr>
      <w:r w:rsidRPr="00C47493">
        <w:rPr>
          <w:color w:val="000000"/>
          <w:sz w:val="28"/>
        </w:rPr>
        <w:t xml:space="preserve">Note that (unlike in </w:t>
      </w:r>
      <w:r w:rsidRPr="00F158D4">
        <w:rPr>
          <w:b/>
          <w:color w:val="000000"/>
          <w:sz w:val="28"/>
        </w:rPr>
        <w:t>Z</w:t>
      </w:r>
      <w:r w:rsidRPr="00C47493">
        <w:rPr>
          <w:color w:val="000000"/>
          <w:sz w:val="28"/>
        </w:rPr>
        <w:t xml:space="preserve">) the quotient </w:t>
      </w:r>
      <w:r w:rsidRPr="00F158D4">
        <w:rPr>
          <w:i/>
          <w:color w:val="000000"/>
          <w:sz w:val="28"/>
        </w:rPr>
        <w:t>q</w:t>
      </w:r>
      <w:r w:rsidRPr="00C47493">
        <w:rPr>
          <w:color w:val="000000"/>
          <w:sz w:val="28"/>
        </w:rPr>
        <w:t xml:space="preserve"> is not always uniquely determined. For example, if </w:t>
      </w:r>
      <w:r w:rsidRPr="0088501F">
        <w:rPr>
          <w:rFonts w:ascii="Times New Roman" w:hAnsi="Times New Roman"/>
          <w:position w:val="-24"/>
          <w:sz w:val="28"/>
          <w:szCs w:val="28"/>
        </w:rPr>
        <w:object w:dxaOrig="240" w:dyaOrig="660" w14:anchorId="3482F384">
          <v:shape id="_x0000_i1251" type="#_x0000_t75" style="width:12pt;height:32.8pt" o:ole="">
            <v:imagedata r:id="rId420" o:title=""/>
          </v:shape>
          <o:OLEObject Type="Embed" ProgID="Equation.3" ShapeID="_x0000_i1251" DrawAspect="Content" ObjectID="_1585227417" r:id="rId428"/>
        </w:object>
      </w:r>
      <w:r w:rsidRPr="00C47493">
        <w:rPr>
          <w:color w:val="000000"/>
          <w:sz w:val="28"/>
        </w:rPr>
        <w:t xml:space="preserve"> is in the shaded area there are </w:t>
      </w:r>
      <w:r w:rsidRPr="00F158D4">
        <w:rPr>
          <w:i/>
          <w:color w:val="000000"/>
          <w:sz w:val="28"/>
        </w:rPr>
        <w:t>four</w:t>
      </w:r>
      <w:r w:rsidRPr="00C47493">
        <w:rPr>
          <w:color w:val="000000"/>
          <w:sz w:val="28"/>
        </w:rPr>
        <w:t xml:space="preserve"> possible quotients within distance 1.</w:t>
      </w:r>
    </w:p>
    <w:p w14:paraId="35C35A45" w14:textId="77777777" w:rsidR="006D299A" w:rsidRPr="00C47493" w:rsidRDefault="006D299A" w:rsidP="006D299A">
      <w:pPr>
        <w:spacing w:line="360" w:lineRule="atLeast"/>
        <w:jc w:val="both"/>
        <w:rPr>
          <w:color w:val="000000"/>
          <w:sz w:val="28"/>
        </w:rPr>
      </w:pPr>
    </w:p>
    <w:p w14:paraId="226ACD07" w14:textId="77777777" w:rsidR="006D299A" w:rsidRPr="00F158D4" w:rsidRDefault="006D299A" w:rsidP="006D299A">
      <w:pPr>
        <w:spacing w:line="360" w:lineRule="atLeast"/>
        <w:jc w:val="both"/>
        <w:rPr>
          <w:b/>
          <w:color w:val="000000"/>
          <w:sz w:val="28"/>
        </w:rPr>
      </w:pPr>
      <w:r w:rsidRPr="00F158D4">
        <w:rPr>
          <w:b/>
          <w:color w:val="000000"/>
          <w:sz w:val="28"/>
        </w:rPr>
        <w:t>Definitions</w:t>
      </w:r>
    </w:p>
    <w:p w14:paraId="764855B7" w14:textId="77777777" w:rsidR="006D299A" w:rsidRPr="00C47493" w:rsidRDefault="006D299A" w:rsidP="006D299A">
      <w:pPr>
        <w:spacing w:line="360" w:lineRule="atLeast"/>
        <w:ind w:left="720"/>
        <w:jc w:val="both"/>
        <w:rPr>
          <w:color w:val="000000"/>
          <w:sz w:val="28"/>
        </w:rPr>
      </w:pPr>
      <w:r w:rsidRPr="00C47493">
        <w:rPr>
          <w:color w:val="000000"/>
          <w:sz w:val="28"/>
        </w:rPr>
        <w:t xml:space="preserve">The </w:t>
      </w:r>
      <w:r w:rsidRPr="0088501F">
        <w:rPr>
          <w:b/>
          <w:color w:val="000000"/>
          <w:sz w:val="28"/>
        </w:rPr>
        <w:t>highest common factor</w:t>
      </w:r>
      <w:r w:rsidRPr="00C47493">
        <w:rPr>
          <w:color w:val="000000"/>
          <w:sz w:val="28"/>
        </w:rPr>
        <w:t xml:space="preserve"> </w:t>
      </w:r>
      <w:r w:rsidRPr="00F158D4">
        <w:rPr>
          <w:color w:val="000000"/>
          <w:sz w:val="28"/>
        </w:rPr>
        <w:t>hcf</w:t>
      </w:r>
      <w:r w:rsidRPr="00C47493">
        <w:rPr>
          <w:color w:val="000000"/>
          <w:sz w:val="28"/>
        </w:rPr>
        <w:t xml:space="preserve"> (or </w:t>
      </w:r>
      <w:r w:rsidRPr="00F158D4">
        <w:rPr>
          <w:color w:val="000000"/>
          <w:sz w:val="28"/>
        </w:rPr>
        <w:t>gcd</w:t>
      </w:r>
      <w:r w:rsidRPr="00C47493">
        <w:rPr>
          <w:color w:val="000000"/>
          <w:sz w:val="28"/>
        </w:rPr>
        <w:t>) of two Gaussian integers is the largest (in Norm) Gaussian integer dividing them both.</w:t>
      </w:r>
    </w:p>
    <w:p w14:paraId="500D34F5" w14:textId="77777777" w:rsidR="006D299A" w:rsidRPr="00C47493" w:rsidRDefault="006D299A" w:rsidP="006D299A">
      <w:pPr>
        <w:spacing w:line="360" w:lineRule="atLeast"/>
        <w:jc w:val="both"/>
        <w:rPr>
          <w:color w:val="000000"/>
          <w:sz w:val="28"/>
        </w:rPr>
      </w:pPr>
    </w:p>
    <w:p w14:paraId="25B56F00" w14:textId="77777777" w:rsidR="006D299A" w:rsidRPr="00C47493" w:rsidRDefault="006D299A" w:rsidP="006D299A">
      <w:pPr>
        <w:spacing w:line="360" w:lineRule="atLeast"/>
        <w:jc w:val="both"/>
        <w:rPr>
          <w:color w:val="000000"/>
          <w:sz w:val="28"/>
        </w:rPr>
      </w:pPr>
      <w:r w:rsidRPr="00C47493">
        <w:rPr>
          <w:color w:val="000000"/>
          <w:sz w:val="28"/>
        </w:rPr>
        <w:t xml:space="preserve">Exactly as in the </w:t>
      </w:r>
      <w:r w:rsidRPr="00F158D4">
        <w:rPr>
          <w:b/>
          <w:color w:val="000000"/>
          <w:sz w:val="28"/>
        </w:rPr>
        <w:t>Z</w:t>
      </w:r>
      <w:r w:rsidRPr="00C47493">
        <w:rPr>
          <w:color w:val="000000"/>
          <w:sz w:val="28"/>
        </w:rPr>
        <w:t xml:space="preserve"> case we have the Euclidean Algorithm to determine this.</w:t>
      </w:r>
    </w:p>
    <w:p w14:paraId="3C701E3B" w14:textId="77777777" w:rsidR="006D299A" w:rsidRPr="00C47493" w:rsidRDefault="006D299A" w:rsidP="006D299A">
      <w:pPr>
        <w:spacing w:line="360" w:lineRule="atLeast"/>
        <w:jc w:val="both"/>
        <w:rPr>
          <w:color w:val="000000"/>
          <w:sz w:val="28"/>
        </w:rPr>
      </w:pPr>
    </w:p>
    <w:p w14:paraId="34447EFF" w14:textId="77777777" w:rsidR="006D299A" w:rsidRPr="00ED7410" w:rsidRDefault="006D299A" w:rsidP="006D299A">
      <w:pPr>
        <w:spacing w:line="360" w:lineRule="atLeast"/>
        <w:jc w:val="both"/>
        <w:rPr>
          <w:b/>
          <w:color w:val="000000"/>
          <w:sz w:val="28"/>
        </w:rPr>
      </w:pPr>
      <w:r w:rsidRPr="00ED7410">
        <w:rPr>
          <w:b/>
          <w:color w:val="000000"/>
          <w:sz w:val="28"/>
        </w:rPr>
        <w:t>Definitions</w:t>
      </w:r>
    </w:p>
    <w:p w14:paraId="42C8D401" w14:textId="77777777" w:rsidR="006D299A" w:rsidRPr="00C47493" w:rsidRDefault="006D299A" w:rsidP="006D299A">
      <w:pPr>
        <w:spacing w:line="360" w:lineRule="atLeast"/>
        <w:ind w:left="720"/>
        <w:jc w:val="both"/>
        <w:rPr>
          <w:color w:val="000000"/>
          <w:sz w:val="28"/>
        </w:rPr>
      </w:pPr>
      <w:r w:rsidRPr="00C47493">
        <w:rPr>
          <w:color w:val="000000"/>
          <w:sz w:val="28"/>
        </w:rPr>
        <w:t xml:space="preserve">A </w:t>
      </w:r>
      <w:r w:rsidRPr="00ED7410">
        <w:rPr>
          <w:b/>
          <w:color w:val="000000"/>
          <w:sz w:val="28"/>
        </w:rPr>
        <w:t>unit</w:t>
      </w:r>
      <w:r w:rsidRPr="00C47493">
        <w:rPr>
          <w:color w:val="000000"/>
          <w:sz w:val="28"/>
        </w:rPr>
        <w:t xml:space="preserve"> in </w:t>
      </w:r>
      <w:r w:rsidRPr="00F158D4">
        <w:rPr>
          <w:b/>
          <w:color w:val="000000"/>
          <w:sz w:val="28"/>
        </w:rPr>
        <w:t>Z</w:t>
      </w:r>
      <w:r w:rsidRPr="00C47493">
        <w:rPr>
          <w:color w:val="000000"/>
          <w:sz w:val="28"/>
        </w:rPr>
        <w:t>[</w:t>
      </w:r>
      <w:r w:rsidRPr="00ED7410">
        <w:rPr>
          <w:color w:val="000000"/>
          <w:sz w:val="28"/>
        </w:rPr>
        <w:t>i</w:t>
      </w:r>
      <w:r w:rsidRPr="00C47493">
        <w:rPr>
          <w:color w:val="000000"/>
          <w:sz w:val="28"/>
        </w:rPr>
        <w:t xml:space="preserve">] is an element with a multiplicative inverse. The units, for which we must have </w:t>
      </w:r>
      <w:r w:rsidRPr="00F158D4">
        <w:rPr>
          <w:i/>
          <w:color w:val="000000"/>
          <w:sz w:val="28"/>
        </w:rPr>
        <w:t>N</w:t>
      </w:r>
      <w:r w:rsidRPr="00C47493">
        <w:rPr>
          <w:color w:val="000000"/>
          <w:sz w:val="28"/>
        </w:rPr>
        <w:t>(</w:t>
      </w:r>
      <w:r w:rsidRPr="00F158D4">
        <w:rPr>
          <w:i/>
          <w:color w:val="000000"/>
          <w:sz w:val="28"/>
        </w:rPr>
        <w:t>u</w:t>
      </w:r>
      <w:r w:rsidRPr="00C47493">
        <w:rPr>
          <w:color w:val="000000"/>
          <w:sz w:val="28"/>
        </w:rPr>
        <w:t>) = 1, are the elements ±1 and ±</w:t>
      </w:r>
      <w:r w:rsidRPr="00ED7410">
        <w:rPr>
          <w:color w:val="000000"/>
          <w:sz w:val="28"/>
        </w:rPr>
        <w:t>i</w:t>
      </w:r>
      <w:r w:rsidRPr="00C47493">
        <w:rPr>
          <w:color w:val="000000"/>
          <w:sz w:val="28"/>
        </w:rPr>
        <w:t>.</w:t>
      </w:r>
    </w:p>
    <w:p w14:paraId="2D79FC43" w14:textId="77777777" w:rsidR="006D299A" w:rsidRPr="00C47493" w:rsidRDefault="006D299A" w:rsidP="006D299A">
      <w:pPr>
        <w:spacing w:line="360" w:lineRule="atLeast"/>
        <w:ind w:left="720"/>
        <w:jc w:val="both"/>
        <w:rPr>
          <w:color w:val="000000"/>
          <w:sz w:val="28"/>
        </w:rPr>
      </w:pPr>
    </w:p>
    <w:p w14:paraId="3BCF5E46" w14:textId="77777777" w:rsidR="006D299A" w:rsidRPr="00F158D4" w:rsidRDefault="006D299A" w:rsidP="006D299A">
      <w:pPr>
        <w:spacing w:line="360" w:lineRule="atLeast"/>
        <w:ind w:left="720"/>
        <w:jc w:val="both"/>
        <w:rPr>
          <w:color w:val="000000"/>
          <w:sz w:val="28"/>
          <w:vertAlign w:val="superscript"/>
        </w:rPr>
      </w:pPr>
      <w:r w:rsidRPr="00C47493">
        <w:rPr>
          <w:color w:val="000000"/>
          <w:sz w:val="28"/>
        </w:rPr>
        <w:t xml:space="preserve">An </w:t>
      </w:r>
      <w:r w:rsidRPr="00ED7410">
        <w:rPr>
          <w:b/>
          <w:color w:val="000000"/>
          <w:sz w:val="28"/>
        </w:rPr>
        <w:t>irreducible</w:t>
      </w:r>
      <w:r w:rsidRPr="00C47493">
        <w:rPr>
          <w:color w:val="000000"/>
          <w:sz w:val="28"/>
        </w:rPr>
        <w:t xml:space="preserve"> or </w:t>
      </w:r>
      <w:r w:rsidRPr="00ED7410">
        <w:rPr>
          <w:b/>
          <w:color w:val="000000"/>
          <w:sz w:val="28"/>
        </w:rPr>
        <w:t>prime</w:t>
      </w:r>
      <w:r w:rsidRPr="00C47493">
        <w:rPr>
          <w:color w:val="000000"/>
          <w:sz w:val="28"/>
        </w:rPr>
        <w:t xml:space="preserve"> element in </w:t>
      </w:r>
      <w:r w:rsidRPr="00F158D4">
        <w:rPr>
          <w:b/>
          <w:color w:val="000000"/>
          <w:sz w:val="28"/>
        </w:rPr>
        <w:t>Z</w:t>
      </w:r>
      <w:r w:rsidRPr="00C47493">
        <w:rPr>
          <w:color w:val="000000"/>
          <w:sz w:val="28"/>
        </w:rPr>
        <w:t>[</w:t>
      </w:r>
      <w:r w:rsidRPr="00ED7410">
        <w:rPr>
          <w:color w:val="000000"/>
          <w:sz w:val="28"/>
        </w:rPr>
        <w:t>i</w:t>
      </w:r>
      <w:r w:rsidRPr="00C47493">
        <w:rPr>
          <w:color w:val="000000"/>
          <w:sz w:val="28"/>
        </w:rPr>
        <w:t xml:space="preserve">] is one which cannot be written as a product of smaller (size measured with </w:t>
      </w:r>
      <w:r w:rsidRPr="00F158D4">
        <w:rPr>
          <w:i/>
          <w:color w:val="000000"/>
          <w:sz w:val="28"/>
        </w:rPr>
        <w:t>N</w:t>
      </w:r>
      <w:r w:rsidRPr="00C47493">
        <w:rPr>
          <w:color w:val="000000"/>
          <w:sz w:val="28"/>
        </w:rPr>
        <w:t>) ones.</w:t>
      </w:r>
    </w:p>
    <w:p w14:paraId="1D60654B" w14:textId="77777777" w:rsidR="006D299A" w:rsidRPr="00C47493" w:rsidRDefault="006D299A" w:rsidP="006D299A">
      <w:pPr>
        <w:spacing w:line="360" w:lineRule="atLeast"/>
        <w:jc w:val="both"/>
        <w:rPr>
          <w:color w:val="000000"/>
          <w:sz w:val="28"/>
        </w:rPr>
      </w:pPr>
    </w:p>
    <w:p w14:paraId="161ABB20" w14:textId="77777777" w:rsidR="006D299A" w:rsidRPr="00C47493" w:rsidRDefault="006D299A" w:rsidP="006D299A">
      <w:pPr>
        <w:spacing w:line="360" w:lineRule="atLeast"/>
        <w:jc w:val="both"/>
        <w:rPr>
          <w:color w:val="000000"/>
          <w:sz w:val="28"/>
        </w:rPr>
      </w:pPr>
      <w:r w:rsidRPr="00C47493">
        <w:rPr>
          <w:color w:val="000000"/>
          <w:sz w:val="28"/>
        </w:rPr>
        <w:t xml:space="preserve">Then (because we have the Euclidean algorithm) the proof of §1.1 shows that: </w:t>
      </w:r>
    </w:p>
    <w:p w14:paraId="1A897C0A" w14:textId="77777777" w:rsidR="006D299A" w:rsidRPr="00C47493" w:rsidRDefault="006D299A" w:rsidP="006D299A">
      <w:pPr>
        <w:spacing w:line="360" w:lineRule="atLeast"/>
        <w:jc w:val="both"/>
        <w:rPr>
          <w:color w:val="000000"/>
          <w:sz w:val="28"/>
        </w:rPr>
      </w:pPr>
    </w:p>
    <w:p w14:paraId="27685510" w14:textId="77777777" w:rsidR="006D299A" w:rsidRPr="00F158D4" w:rsidRDefault="006D299A" w:rsidP="006D299A">
      <w:pPr>
        <w:spacing w:line="360" w:lineRule="atLeast"/>
        <w:jc w:val="both"/>
        <w:rPr>
          <w:b/>
          <w:color w:val="000000"/>
          <w:sz w:val="28"/>
        </w:rPr>
      </w:pPr>
      <w:r w:rsidRPr="00F158D4">
        <w:rPr>
          <w:b/>
          <w:color w:val="000000"/>
          <w:sz w:val="28"/>
        </w:rPr>
        <w:t>Theorem</w:t>
      </w:r>
    </w:p>
    <w:p w14:paraId="689420F3" w14:textId="77777777" w:rsidR="006D299A" w:rsidRPr="00C47493" w:rsidRDefault="006D299A" w:rsidP="006D299A">
      <w:pPr>
        <w:spacing w:line="360" w:lineRule="atLeast"/>
        <w:ind w:left="720"/>
        <w:jc w:val="both"/>
        <w:rPr>
          <w:color w:val="000000"/>
          <w:sz w:val="28"/>
        </w:rPr>
      </w:pPr>
      <w:r w:rsidRPr="00C47493">
        <w:rPr>
          <w:color w:val="000000"/>
          <w:sz w:val="28"/>
        </w:rPr>
        <w:t xml:space="preserve">Factorisation into primes in </w:t>
      </w:r>
      <w:r w:rsidRPr="00F158D4">
        <w:rPr>
          <w:b/>
          <w:color w:val="000000"/>
          <w:sz w:val="28"/>
        </w:rPr>
        <w:t>Z</w:t>
      </w:r>
      <w:r w:rsidRPr="00C47493">
        <w:rPr>
          <w:color w:val="000000"/>
          <w:sz w:val="28"/>
        </w:rPr>
        <w:t>[</w:t>
      </w:r>
      <w:r w:rsidRPr="00ED7410">
        <w:rPr>
          <w:color w:val="000000"/>
          <w:sz w:val="28"/>
        </w:rPr>
        <w:t>i</w:t>
      </w:r>
      <w:r w:rsidRPr="00C47493">
        <w:rPr>
          <w:color w:val="000000"/>
          <w:sz w:val="28"/>
        </w:rPr>
        <w:t>] is unique (up to order of factors and multiplication by units).</w:t>
      </w:r>
      <w:r w:rsidRPr="00F158D4">
        <w:rPr>
          <w:color w:val="000000"/>
          <w:sz w:val="28"/>
        </w:rPr>
        <w:t xml:space="preserve"> </w:t>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r w:rsidRPr="003A0521">
        <w:rPr>
          <w:color w:val="000000"/>
          <w:sz w:val="28"/>
        </w:rPr>
        <w:tab/>
      </w:r>
      <w:bookmarkStart w:id="132" w:name="OLE_LINK135"/>
      <w:bookmarkStart w:id="133" w:name="OLE_LINK136"/>
      <w:r w:rsidRPr="003A0521">
        <w:rPr>
          <w:color w:val="000000"/>
          <w:sz w:val="28"/>
        </w:rPr>
        <w:tab/>
      </w:r>
      <w:r w:rsidR="00423F81">
        <w:rPr>
          <w:noProof/>
          <w:color w:val="000000"/>
          <w:sz w:val="28"/>
          <w:lang w:val="en-GB" w:eastAsia="zh-CN"/>
        </w:rPr>
        <w:drawing>
          <wp:inline distT="0" distB="0" distL="0" distR="0" wp14:anchorId="1EC4D90F" wp14:editId="00C7E095">
            <wp:extent cx="132080" cy="132080"/>
            <wp:effectExtent l="2540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bookmarkEnd w:id="132"/>
    <w:bookmarkEnd w:id="133"/>
    <w:p w14:paraId="15C0F7D3" w14:textId="77777777" w:rsidR="006D299A" w:rsidRPr="00C47493" w:rsidRDefault="006D299A" w:rsidP="006D299A">
      <w:pPr>
        <w:spacing w:line="360" w:lineRule="atLeast"/>
        <w:jc w:val="both"/>
        <w:rPr>
          <w:color w:val="000000"/>
          <w:sz w:val="28"/>
        </w:rPr>
      </w:pPr>
    </w:p>
    <w:p w14:paraId="26F0228F" w14:textId="77777777" w:rsidR="006D299A" w:rsidRPr="00C47493" w:rsidRDefault="006D299A" w:rsidP="006D299A">
      <w:pPr>
        <w:spacing w:line="360" w:lineRule="atLeast"/>
        <w:jc w:val="both"/>
        <w:rPr>
          <w:color w:val="000000"/>
          <w:sz w:val="28"/>
        </w:rPr>
      </w:pPr>
      <w:r w:rsidRPr="00C47493">
        <w:rPr>
          <w:color w:val="000000"/>
          <w:sz w:val="28"/>
        </w:rPr>
        <w:t xml:space="preserve">Which elements of </w:t>
      </w:r>
      <w:r w:rsidRPr="00F158D4">
        <w:rPr>
          <w:b/>
          <w:color w:val="000000"/>
          <w:sz w:val="28"/>
        </w:rPr>
        <w:t>Z</w:t>
      </w:r>
      <w:r w:rsidRPr="00C47493">
        <w:rPr>
          <w:color w:val="000000"/>
          <w:sz w:val="28"/>
        </w:rPr>
        <w:t>[</w:t>
      </w:r>
      <w:r w:rsidRPr="00ED7410">
        <w:rPr>
          <w:color w:val="000000"/>
          <w:sz w:val="28"/>
        </w:rPr>
        <w:t>i</w:t>
      </w:r>
      <w:r w:rsidRPr="00C47493">
        <w:rPr>
          <w:color w:val="000000"/>
          <w:sz w:val="28"/>
        </w:rPr>
        <w:t xml:space="preserve">] are </w:t>
      </w:r>
      <w:proofErr w:type="gramStart"/>
      <w:r w:rsidRPr="00C47493">
        <w:rPr>
          <w:color w:val="000000"/>
          <w:sz w:val="28"/>
        </w:rPr>
        <w:t>prime ?</w:t>
      </w:r>
      <w:proofErr w:type="gramEnd"/>
    </w:p>
    <w:p w14:paraId="656A97AC" w14:textId="77777777" w:rsidR="006D299A" w:rsidRPr="00C47493" w:rsidRDefault="006D299A" w:rsidP="006D299A">
      <w:pPr>
        <w:spacing w:line="360" w:lineRule="atLeast"/>
        <w:jc w:val="both"/>
        <w:rPr>
          <w:color w:val="000000"/>
          <w:sz w:val="28"/>
        </w:rPr>
      </w:pPr>
    </w:p>
    <w:p w14:paraId="45498583" w14:textId="77777777" w:rsidR="006D299A" w:rsidRPr="00E9064E" w:rsidRDefault="006D299A" w:rsidP="006D299A">
      <w:pPr>
        <w:spacing w:line="360" w:lineRule="atLeast"/>
        <w:jc w:val="both"/>
        <w:rPr>
          <w:b/>
          <w:color w:val="000000"/>
          <w:sz w:val="28"/>
        </w:rPr>
      </w:pPr>
      <w:r w:rsidRPr="00E9064E">
        <w:rPr>
          <w:b/>
          <w:color w:val="000000"/>
          <w:sz w:val="28"/>
        </w:rPr>
        <w:t>Examples</w:t>
      </w:r>
    </w:p>
    <w:p w14:paraId="3093DF3D" w14:textId="77777777" w:rsidR="006D299A" w:rsidRPr="00C47493" w:rsidRDefault="006D299A" w:rsidP="006D299A">
      <w:pPr>
        <w:spacing w:line="360" w:lineRule="atLeast"/>
        <w:ind w:left="720"/>
        <w:jc w:val="both"/>
        <w:rPr>
          <w:color w:val="000000"/>
          <w:sz w:val="28"/>
        </w:rPr>
      </w:pPr>
      <w:r w:rsidRPr="00C47493">
        <w:rPr>
          <w:color w:val="000000"/>
          <w:sz w:val="28"/>
        </w:rPr>
        <w:t xml:space="preserve">2 is not prime since 2 = (1 + </w:t>
      </w:r>
      <w:proofErr w:type="gramStart"/>
      <w:r w:rsidRPr="00ED7410">
        <w:rPr>
          <w:color w:val="000000"/>
          <w:sz w:val="28"/>
        </w:rPr>
        <w:t>i</w:t>
      </w:r>
      <w:r w:rsidRPr="00C47493">
        <w:rPr>
          <w:color w:val="000000"/>
          <w:sz w:val="28"/>
        </w:rPr>
        <w:t>)(</w:t>
      </w:r>
      <w:proofErr w:type="gramEnd"/>
      <w:r w:rsidRPr="00C47493">
        <w:rPr>
          <w:color w:val="000000"/>
          <w:sz w:val="28"/>
        </w:rPr>
        <w:t xml:space="preserve">1 – </w:t>
      </w:r>
      <w:r w:rsidRPr="00ED7410">
        <w:rPr>
          <w:color w:val="000000"/>
          <w:sz w:val="28"/>
        </w:rPr>
        <w:t>i</w:t>
      </w:r>
      <w:r w:rsidRPr="00C47493">
        <w:rPr>
          <w:color w:val="000000"/>
          <w:sz w:val="28"/>
        </w:rPr>
        <w:t>).</w:t>
      </w:r>
    </w:p>
    <w:p w14:paraId="33E7E92C" w14:textId="77777777" w:rsidR="006D299A" w:rsidRPr="00C47493" w:rsidRDefault="006D299A" w:rsidP="006D299A">
      <w:pPr>
        <w:spacing w:line="360" w:lineRule="atLeast"/>
        <w:ind w:left="720"/>
        <w:jc w:val="both"/>
        <w:rPr>
          <w:color w:val="000000"/>
          <w:sz w:val="28"/>
        </w:rPr>
      </w:pPr>
      <w:r w:rsidRPr="00C47493">
        <w:rPr>
          <w:color w:val="000000"/>
          <w:sz w:val="28"/>
        </w:rPr>
        <w:t xml:space="preserve">5 is not prime since 5 = (2 + </w:t>
      </w:r>
      <w:proofErr w:type="gramStart"/>
      <w:r w:rsidRPr="00ED7410">
        <w:rPr>
          <w:color w:val="000000"/>
          <w:sz w:val="28"/>
        </w:rPr>
        <w:t>i</w:t>
      </w:r>
      <w:r w:rsidRPr="00C47493">
        <w:rPr>
          <w:color w:val="000000"/>
          <w:sz w:val="28"/>
        </w:rPr>
        <w:t>)(</w:t>
      </w:r>
      <w:proofErr w:type="gramEnd"/>
      <w:r w:rsidRPr="00C47493">
        <w:rPr>
          <w:color w:val="000000"/>
          <w:sz w:val="28"/>
        </w:rPr>
        <w:t xml:space="preserve">2 – </w:t>
      </w:r>
      <w:r w:rsidRPr="00ED7410">
        <w:rPr>
          <w:color w:val="000000"/>
          <w:sz w:val="28"/>
        </w:rPr>
        <w:t>i</w:t>
      </w:r>
      <w:r w:rsidRPr="00C47493">
        <w:rPr>
          <w:color w:val="000000"/>
          <w:sz w:val="28"/>
        </w:rPr>
        <w:t>).</w:t>
      </w:r>
    </w:p>
    <w:p w14:paraId="62E917CC" w14:textId="77777777" w:rsidR="006D299A" w:rsidRPr="00C47493" w:rsidRDefault="006D299A" w:rsidP="006D299A">
      <w:pPr>
        <w:spacing w:line="360" w:lineRule="atLeast"/>
        <w:ind w:left="720"/>
        <w:jc w:val="both"/>
        <w:rPr>
          <w:color w:val="000000"/>
          <w:sz w:val="28"/>
        </w:rPr>
      </w:pPr>
    </w:p>
    <w:p w14:paraId="2342CCA5" w14:textId="77777777" w:rsidR="006D299A" w:rsidRPr="00C47493" w:rsidRDefault="006D299A" w:rsidP="006D299A">
      <w:pPr>
        <w:spacing w:line="360" w:lineRule="atLeast"/>
        <w:ind w:left="720"/>
        <w:jc w:val="both"/>
        <w:rPr>
          <w:color w:val="000000"/>
          <w:sz w:val="28"/>
        </w:rPr>
      </w:pPr>
    </w:p>
    <w:p w14:paraId="54B1A01F" w14:textId="77777777" w:rsidR="006D299A" w:rsidRPr="00C47493" w:rsidRDefault="006D299A" w:rsidP="006D299A">
      <w:pPr>
        <w:spacing w:line="360" w:lineRule="atLeast"/>
        <w:jc w:val="both"/>
        <w:rPr>
          <w:color w:val="000000"/>
          <w:sz w:val="28"/>
        </w:rPr>
      </w:pPr>
      <w:r w:rsidRPr="00C47493">
        <w:rPr>
          <w:color w:val="000000"/>
          <w:sz w:val="28"/>
        </w:rPr>
        <w:t>1)</w:t>
      </w:r>
      <w:r w:rsidRPr="00C47493">
        <w:rPr>
          <w:color w:val="000000"/>
          <w:sz w:val="28"/>
        </w:rPr>
        <w:tab/>
        <w:t xml:space="preserve">If </w:t>
      </w:r>
      <w:r w:rsidRPr="00E9064E">
        <w:rPr>
          <w:i/>
          <w:color w:val="000000"/>
          <w:sz w:val="28"/>
        </w:rPr>
        <w:t>N</w:t>
      </w:r>
      <w:r w:rsidRPr="00C47493">
        <w:rPr>
          <w:color w:val="000000"/>
          <w:sz w:val="28"/>
        </w:rPr>
        <w:t>(</w:t>
      </w:r>
      <w:r w:rsidRPr="00E9064E">
        <w:rPr>
          <w:i/>
          <w:color w:val="000000"/>
          <w:sz w:val="28"/>
        </w:rPr>
        <w:t>u</w:t>
      </w:r>
      <w:r w:rsidRPr="00C47493">
        <w:rPr>
          <w:color w:val="000000"/>
          <w:sz w:val="28"/>
        </w:rPr>
        <w:t xml:space="preserve">) is prime in </w:t>
      </w:r>
      <w:r w:rsidRPr="00E9064E">
        <w:rPr>
          <w:b/>
          <w:color w:val="000000"/>
          <w:sz w:val="28"/>
        </w:rPr>
        <w:t>Z</w:t>
      </w:r>
      <w:r w:rsidRPr="00C47493">
        <w:rPr>
          <w:color w:val="000000"/>
          <w:sz w:val="28"/>
        </w:rPr>
        <w:t xml:space="preserve"> then </w:t>
      </w:r>
      <w:r w:rsidRPr="00E9064E">
        <w:rPr>
          <w:i/>
          <w:color w:val="000000"/>
          <w:sz w:val="28"/>
        </w:rPr>
        <w:t>u</w:t>
      </w:r>
      <w:r w:rsidRPr="00C47493">
        <w:rPr>
          <w:color w:val="000000"/>
          <w:sz w:val="28"/>
        </w:rPr>
        <w:t xml:space="preserve"> is prime in</w:t>
      </w:r>
      <w:r w:rsidRPr="00E9064E">
        <w:rPr>
          <w:b/>
          <w:color w:val="000000"/>
          <w:sz w:val="28"/>
        </w:rPr>
        <w:t xml:space="preserve"> </w:t>
      </w:r>
      <w:bookmarkStart w:id="134" w:name="OLE_LINK137"/>
      <w:bookmarkStart w:id="135" w:name="OLE_LINK138"/>
      <w:r w:rsidRPr="00E9064E">
        <w:rPr>
          <w:b/>
          <w:color w:val="000000"/>
          <w:sz w:val="28"/>
        </w:rPr>
        <w:t>Z</w:t>
      </w:r>
      <w:r w:rsidRPr="00C47493">
        <w:rPr>
          <w:color w:val="000000"/>
          <w:sz w:val="28"/>
        </w:rPr>
        <w:t>[</w:t>
      </w:r>
      <w:r w:rsidRPr="00ED7410">
        <w:rPr>
          <w:color w:val="000000"/>
          <w:sz w:val="28"/>
        </w:rPr>
        <w:t>i</w:t>
      </w:r>
      <w:r w:rsidRPr="00C47493">
        <w:rPr>
          <w:color w:val="000000"/>
          <w:sz w:val="28"/>
        </w:rPr>
        <w:t>]</w:t>
      </w:r>
      <w:bookmarkEnd w:id="134"/>
      <w:bookmarkEnd w:id="135"/>
      <w:r w:rsidRPr="00C47493">
        <w:rPr>
          <w:color w:val="000000"/>
          <w:sz w:val="28"/>
        </w:rPr>
        <w:t>.</w:t>
      </w:r>
    </w:p>
    <w:p w14:paraId="3D58985C" w14:textId="77777777" w:rsidR="006D299A" w:rsidRPr="00C47493" w:rsidRDefault="006D299A" w:rsidP="006D299A">
      <w:pPr>
        <w:spacing w:line="360" w:lineRule="atLeast"/>
        <w:jc w:val="both"/>
        <w:rPr>
          <w:color w:val="000000"/>
          <w:sz w:val="28"/>
        </w:rPr>
      </w:pPr>
    </w:p>
    <w:p w14:paraId="0AD9C5C3" w14:textId="77777777" w:rsidR="006D299A" w:rsidRPr="00E9064E" w:rsidRDefault="006D299A" w:rsidP="006D299A">
      <w:pPr>
        <w:spacing w:line="360" w:lineRule="atLeast"/>
        <w:jc w:val="both"/>
        <w:rPr>
          <w:b/>
          <w:color w:val="000000"/>
          <w:sz w:val="28"/>
        </w:rPr>
      </w:pPr>
      <w:r w:rsidRPr="00E9064E">
        <w:rPr>
          <w:b/>
          <w:color w:val="000000"/>
          <w:sz w:val="28"/>
        </w:rPr>
        <w:t>Proof</w:t>
      </w:r>
    </w:p>
    <w:p w14:paraId="5F847020" w14:textId="77777777" w:rsidR="006D299A" w:rsidRPr="00C47493" w:rsidRDefault="006D299A" w:rsidP="006D299A">
      <w:pPr>
        <w:spacing w:line="360" w:lineRule="atLeast"/>
        <w:ind w:left="720"/>
        <w:jc w:val="both"/>
        <w:rPr>
          <w:color w:val="000000"/>
          <w:sz w:val="28"/>
        </w:rPr>
      </w:pPr>
      <w:r w:rsidRPr="00C47493">
        <w:rPr>
          <w:color w:val="000000"/>
          <w:sz w:val="28"/>
        </w:rPr>
        <w:t xml:space="preserve">If </w:t>
      </w:r>
      <w:r w:rsidRPr="00E9064E">
        <w:rPr>
          <w:i/>
          <w:color w:val="000000"/>
          <w:sz w:val="28"/>
        </w:rPr>
        <w:t>u = vw</w:t>
      </w:r>
      <w:r w:rsidRPr="00C47493">
        <w:rPr>
          <w:color w:val="000000"/>
          <w:sz w:val="28"/>
        </w:rPr>
        <w:t xml:space="preserve"> then </w:t>
      </w:r>
      <w:r w:rsidRPr="00E9064E">
        <w:rPr>
          <w:i/>
          <w:color w:val="000000"/>
          <w:sz w:val="28"/>
        </w:rPr>
        <w:t>N</w:t>
      </w:r>
      <w:r w:rsidRPr="00C47493">
        <w:rPr>
          <w:color w:val="000000"/>
          <w:sz w:val="28"/>
        </w:rPr>
        <w:t>(</w:t>
      </w:r>
      <w:r w:rsidRPr="00E9064E">
        <w:rPr>
          <w:i/>
          <w:color w:val="000000"/>
          <w:sz w:val="28"/>
        </w:rPr>
        <w:t>u</w:t>
      </w:r>
      <w:r w:rsidRPr="00C47493">
        <w:rPr>
          <w:color w:val="000000"/>
          <w:sz w:val="28"/>
        </w:rPr>
        <w:t xml:space="preserve">) = </w:t>
      </w:r>
      <w:r w:rsidRPr="00E9064E">
        <w:rPr>
          <w:i/>
          <w:color w:val="000000"/>
          <w:sz w:val="28"/>
        </w:rPr>
        <w:t>N</w:t>
      </w:r>
      <w:r w:rsidRPr="00C47493">
        <w:rPr>
          <w:color w:val="000000"/>
          <w:sz w:val="28"/>
        </w:rPr>
        <w:t>(</w:t>
      </w:r>
      <w:r w:rsidRPr="00E9064E">
        <w:rPr>
          <w:i/>
          <w:color w:val="000000"/>
          <w:sz w:val="28"/>
        </w:rPr>
        <w:t>v</w:t>
      </w:r>
      <w:r w:rsidRPr="00C47493">
        <w:rPr>
          <w:color w:val="000000"/>
          <w:sz w:val="28"/>
        </w:rPr>
        <w:t xml:space="preserve">) </w:t>
      </w:r>
      <w:r w:rsidRPr="00E9064E">
        <w:rPr>
          <w:i/>
          <w:color w:val="000000"/>
          <w:sz w:val="28"/>
        </w:rPr>
        <w:t>N</w:t>
      </w:r>
      <w:r w:rsidRPr="00C47493">
        <w:rPr>
          <w:color w:val="000000"/>
          <w:sz w:val="28"/>
        </w:rPr>
        <w:t>(</w:t>
      </w:r>
      <w:r w:rsidRPr="00E9064E">
        <w:rPr>
          <w:i/>
          <w:color w:val="000000"/>
          <w:sz w:val="28"/>
        </w:rPr>
        <w:t>w</w:t>
      </w:r>
      <w:r w:rsidRPr="00C47493">
        <w:rPr>
          <w:color w:val="000000"/>
          <w:sz w:val="28"/>
        </w:rPr>
        <w:t>) and so the norm would factor also.</w:t>
      </w:r>
      <w:r w:rsidRPr="00E9064E">
        <w:rPr>
          <w:color w:val="000000"/>
          <w:sz w:val="28"/>
        </w:rPr>
        <w:t xml:space="preserve"> </w:t>
      </w:r>
      <w:r w:rsidRPr="003A0521">
        <w:rPr>
          <w:color w:val="000000"/>
          <w:sz w:val="28"/>
        </w:rPr>
        <w:tab/>
      </w:r>
      <w:r w:rsidR="00423F81">
        <w:rPr>
          <w:noProof/>
          <w:color w:val="000000"/>
          <w:sz w:val="28"/>
          <w:lang w:val="en-GB" w:eastAsia="zh-CN"/>
        </w:rPr>
        <w:drawing>
          <wp:inline distT="0" distB="0" distL="0" distR="0" wp14:anchorId="0EFF5639" wp14:editId="749B94FB">
            <wp:extent cx="132080" cy="132080"/>
            <wp:effectExtent l="2540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6CE74DB" w14:textId="77777777" w:rsidR="006D299A" w:rsidRPr="00C47493" w:rsidRDefault="006D299A" w:rsidP="006D299A">
      <w:pPr>
        <w:spacing w:line="360" w:lineRule="atLeast"/>
        <w:jc w:val="both"/>
        <w:rPr>
          <w:color w:val="000000"/>
          <w:sz w:val="28"/>
        </w:rPr>
      </w:pPr>
    </w:p>
    <w:p w14:paraId="6965F1B6" w14:textId="77777777" w:rsidR="006D299A" w:rsidRPr="00E9064E" w:rsidRDefault="006D299A" w:rsidP="006D299A">
      <w:pPr>
        <w:spacing w:line="360" w:lineRule="atLeast"/>
        <w:jc w:val="both"/>
        <w:rPr>
          <w:rFonts w:ascii="Times New Roman" w:hAnsi="Times New Roman"/>
          <w:b/>
          <w:sz w:val="28"/>
          <w:szCs w:val="28"/>
        </w:rPr>
      </w:pPr>
      <w:r w:rsidRPr="00E9064E">
        <w:rPr>
          <w:rFonts w:ascii="Times New Roman" w:hAnsi="Times New Roman"/>
          <w:b/>
          <w:sz w:val="28"/>
          <w:szCs w:val="28"/>
        </w:rPr>
        <w:t>Remark</w:t>
      </w:r>
    </w:p>
    <w:p w14:paraId="06F6D29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The norm of a Gaussian integer cannot be a prime of the form 4</w:t>
      </w:r>
      <w:r w:rsidRPr="00E9064E">
        <w:rPr>
          <w:rFonts w:ascii="Times New Roman" w:hAnsi="Times New Roman"/>
          <w:i/>
          <w:sz w:val="28"/>
          <w:szCs w:val="28"/>
        </w:rPr>
        <w:t>k</w:t>
      </w:r>
      <w:r w:rsidRPr="00D76CD6">
        <w:rPr>
          <w:rFonts w:ascii="Times New Roman" w:hAnsi="Times New Roman"/>
          <w:sz w:val="28"/>
          <w:szCs w:val="28"/>
        </w:rPr>
        <w:t xml:space="preserve"> + 3.</w:t>
      </w:r>
    </w:p>
    <w:p w14:paraId="45F903C1" w14:textId="77777777" w:rsidR="006D299A" w:rsidRPr="00C47493" w:rsidRDefault="006D299A" w:rsidP="006D299A">
      <w:pPr>
        <w:spacing w:line="360" w:lineRule="atLeast"/>
        <w:ind w:left="720"/>
        <w:jc w:val="both"/>
        <w:rPr>
          <w:color w:val="000000"/>
          <w:sz w:val="28"/>
        </w:rPr>
      </w:pPr>
      <w:r w:rsidRPr="00D76CD6">
        <w:rPr>
          <w:rFonts w:ascii="Times New Roman" w:hAnsi="Times New Roman"/>
          <w:sz w:val="28"/>
          <w:szCs w:val="28"/>
        </w:rPr>
        <w:t>You can see this by working modulo 4 where a square is either 0 or 1.</w:t>
      </w:r>
      <w:r w:rsidRPr="00E9064E">
        <w:rPr>
          <w:color w:val="000000"/>
          <w:sz w:val="28"/>
        </w:rPr>
        <w:t xml:space="preserve"> </w:t>
      </w:r>
    </w:p>
    <w:p w14:paraId="7D11DF59" w14:textId="77777777" w:rsidR="006D299A" w:rsidRPr="00C47493" w:rsidRDefault="006D299A" w:rsidP="006D299A">
      <w:pPr>
        <w:spacing w:line="360" w:lineRule="atLeast"/>
        <w:ind w:left="720" w:hanging="720"/>
        <w:jc w:val="both"/>
        <w:rPr>
          <w:color w:val="000000"/>
          <w:sz w:val="28"/>
        </w:rPr>
      </w:pPr>
    </w:p>
    <w:p w14:paraId="31B24A2D" w14:textId="77777777" w:rsidR="006D299A" w:rsidRPr="00C47493" w:rsidRDefault="006D299A" w:rsidP="006D299A">
      <w:pPr>
        <w:spacing w:line="360" w:lineRule="atLeast"/>
        <w:ind w:left="720" w:hanging="720"/>
        <w:jc w:val="both"/>
        <w:rPr>
          <w:color w:val="000000"/>
          <w:sz w:val="28"/>
        </w:rPr>
      </w:pPr>
      <w:r w:rsidRPr="00C47493">
        <w:rPr>
          <w:color w:val="000000"/>
          <w:sz w:val="28"/>
        </w:rPr>
        <w:t>2)</w:t>
      </w:r>
      <w:r w:rsidRPr="00C47493">
        <w:rPr>
          <w:color w:val="000000"/>
          <w:sz w:val="28"/>
        </w:rPr>
        <w:tab/>
        <w:t xml:space="preserve">For a "real" or "purely imaginary" Gaussian integer: </w:t>
      </w:r>
      <w:r w:rsidRPr="00E9064E">
        <w:rPr>
          <w:i/>
          <w:color w:val="000000"/>
          <w:sz w:val="28"/>
        </w:rPr>
        <w:t>a</w:t>
      </w:r>
      <w:r w:rsidRPr="00C47493">
        <w:rPr>
          <w:color w:val="000000"/>
          <w:sz w:val="28"/>
        </w:rPr>
        <w:t xml:space="preserve"> + 0</w:t>
      </w:r>
      <w:r w:rsidRPr="00ED7410">
        <w:rPr>
          <w:color w:val="000000"/>
          <w:sz w:val="28"/>
        </w:rPr>
        <w:t>i</w:t>
      </w:r>
      <w:r w:rsidRPr="00C47493">
        <w:rPr>
          <w:color w:val="000000"/>
          <w:sz w:val="28"/>
        </w:rPr>
        <w:t xml:space="preserve"> or 0 + </w:t>
      </w:r>
      <w:r w:rsidRPr="00E9064E">
        <w:rPr>
          <w:i/>
          <w:color w:val="000000"/>
          <w:sz w:val="28"/>
        </w:rPr>
        <w:t>a</w:t>
      </w:r>
      <w:r w:rsidRPr="00ED7410">
        <w:rPr>
          <w:color w:val="000000"/>
          <w:sz w:val="28"/>
        </w:rPr>
        <w:t>i</w:t>
      </w:r>
      <w:r w:rsidRPr="00C47493">
        <w:rPr>
          <w:color w:val="000000"/>
          <w:sz w:val="28"/>
        </w:rPr>
        <w:t xml:space="preserve"> to be prime we must have </w:t>
      </w:r>
      <w:r w:rsidRPr="00E9064E">
        <w:rPr>
          <w:i/>
          <w:color w:val="000000"/>
          <w:sz w:val="28"/>
        </w:rPr>
        <w:t>a</w:t>
      </w:r>
      <w:r w:rsidRPr="00C47493">
        <w:rPr>
          <w:color w:val="000000"/>
          <w:sz w:val="28"/>
        </w:rPr>
        <w:t xml:space="preserve"> a prime in </w:t>
      </w:r>
      <w:r w:rsidRPr="00ED7410">
        <w:rPr>
          <w:b/>
          <w:color w:val="000000"/>
          <w:sz w:val="28"/>
        </w:rPr>
        <w:t>Z</w:t>
      </w:r>
      <w:r w:rsidRPr="00C47493">
        <w:rPr>
          <w:color w:val="000000"/>
          <w:sz w:val="28"/>
        </w:rPr>
        <w:t xml:space="preserve"> and it must be of the form 4</w:t>
      </w:r>
      <w:r w:rsidRPr="00E9064E">
        <w:rPr>
          <w:i/>
          <w:color w:val="000000"/>
          <w:sz w:val="28"/>
        </w:rPr>
        <w:t>k</w:t>
      </w:r>
      <w:r w:rsidRPr="00C47493">
        <w:rPr>
          <w:color w:val="000000"/>
          <w:sz w:val="28"/>
        </w:rPr>
        <w:t xml:space="preserve"> + 3 otherwise we could write it as a product of Gaussian integers. </w:t>
      </w:r>
    </w:p>
    <w:p w14:paraId="1FD4691B" w14:textId="77777777" w:rsidR="006D299A" w:rsidRPr="00C47493" w:rsidRDefault="006D299A" w:rsidP="006D299A">
      <w:pPr>
        <w:spacing w:line="360" w:lineRule="atLeast"/>
        <w:ind w:left="720" w:hanging="720"/>
        <w:jc w:val="both"/>
        <w:rPr>
          <w:color w:val="000000"/>
          <w:sz w:val="28"/>
        </w:rPr>
      </w:pPr>
      <w:r w:rsidRPr="00C47493">
        <w:rPr>
          <w:color w:val="000000"/>
          <w:sz w:val="28"/>
        </w:rPr>
        <w:tab/>
        <w:t>This follows from the result:</w:t>
      </w:r>
    </w:p>
    <w:p w14:paraId="32D0F299" w14:textId="77777777" w:rsidR="006D299A" w:rsidRPr="00C47493" w:rsidRDefault="006D299A" w:rsidP="006D299A">
      <w:pPr>
        <w:spacing w:line="360" w:lineRule="atLeast"/>
        <w:jc w:val="both"/>
        <w:rPr>
          <w:color w:val="000000"/>
          <w:sz w:val="28"/>
        </w:rPr>
      </w:pPr>
    </w:p>
    <w:p w14:paraId="14F79D7E" w14:textId="77777777" w:rsidR="006D299A" w:rsidRPr="00D76CD6" w:rsidRDefault="006D299A" w:rsidP="006D299A">
      <w:pPr>
        <w:spacing w:line="360" w:lineRule="atLeast"/>
        <w:jc w:val="both"/>
        <w:rPr>
          <w:rFonts w:ascii="Times New Roman" w:hAnsi="Times New Roman"/>
          <w:sz w:val="28"/>
          <w:szCs w:val="28"/>
        </w:rPr>
      </w:pPr>
      <w:r w:rsidRPr="00E9064E">
        <w:rPr>
          <w:rFonts w:ascii="Times New Roman" w:hAnsi="Times New Roman"/>
          <w:b/>
          <w:sz w:val="28"/>
          <w:szCs w:val="28"/>
        </w:rPr>
        <w:t>Theorem</w:t>
      </w:r>
      <w:r w:rsidRPr="00D76CD6">
        <w:rPr>
          <w:rFonts w:ascii="Times New Roman" w:hAnsi="Times New Roman"/>
          <w:sz w:val="28"/>
          <w:szCs w:val="28"/>
        </w:rPr>
        <w:t xml:space="preserve"> (Fermat)</w:t>
      </w:r>
    </w:p>
    <w:p w14:paraId="7A61B04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Any prime of the form 4</w:t>
      </w:r>
      <w:r w:rsidRPr="00E9064E">
        <w:rPr>
          <w:rFonts w:ascii="Times New Roman" w:hAnsi="Times New Roman"/>
          <w:i/>
          <w:sz w:val="28"/>
          <w:szCs w:val="28"/>
        </w:rPr>
        <w:t>k</w:t>
      </w:r>
      <w:r w:rsidRPr="00D76CD6">
        <w:rPr>
          <w:rFonts w:ascii="Times New Roman" w:hAnsi="Times New Roman"/>
          <w:sz w:val="28"/>
          <w:szCs w:val="28"/>
        </w:rPr>
        <w:t xml:space="preserve"> + 1 can be written as the sum of two squares.</w:t>
      </w:r>
    </w:p>
    <w:p w14:paraId="10B58FC2" w14:textId="77777777" w:rsidR="006D299A" w:rsidRPr="00D76CD6" w:rsidRDefault="006D299A" w:rsidP="006D299A">
      <w:pPr>
        <w:spacing w:line="360" w:lineRule="atLeast"/>
        <w:jc w:val="both"/>
        <w:rPr>
          <w:rFonts w:ascii="Times New Roman" w:hAnsi="Times New Roman"/>
          <w:sz w:val="28"/>
          <w:szCs w:val="28"/>
        </w:rPr>
      </w:pPr>
    </w:p>
    <w:p w14:paraId="2058BCDA" w14:textId="77777777" w:rsidR="006D299A" w:rsidRPr="00E9064E" w:rsidRDefault="006D299A" w:rsidP="006D299A">
      <w:pPr>
        <w:spacing w:line="360" w:lineRule="atLeast"/>
        <w:jc w:val="both"/>
        <w:rPr>
          <w:rFonts w:ascii="Times New Roman" w:hAnsi="Times New Roman"/>
          <w:b/>
          <w:sz w:val="28"/>
          <w:szCs w:val="28"/>
        </w:rPr>
      </w:pPr>
      <w:r w:rsidRPr="00E9064E">
        <w:rPr>
          <w:rFonts w:ascii="Times New Roman" w:hAnsi="Times New Roman"/>
          <w:b/>
          <w:sz w:val="28"/>
          <w:szCs w:val="28"/>
        </w:rPr>
        <w:t>Proof</w:t>
      </w:r>
    </w:p>
    <w:p w14:paraId="0751B39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By Wilson's </w:t>
      </w:r>
      <w:proofErr w:type="gramStart"/>
      <w:r w:rsidRPr="00D76CD6">
        <w:rPr>
          <w:rFonts w:ascii="Times New Roman" w:hAnsi="Times New Roman"/>
          <w:sz w:val="28"/>
          <w:szCs w:val="28"/>
        </w:rPr>
        <w:t>Theorem  (</w:t>
      </w:r>
      <w:proofErr w:type="gramEnd"/>
      <w:r w:rsidRPr="00E9064E">
        <w:rPr>
          <w:rFonts w:ascii="Times New Roman" w:hAnsi="Times New Roman"/>
          <w:i/>
          <w:sz w:val="28"/>
          <w:szCs w:val="28"/>
        </w:rPr>
        <w:t>p</w:t>
      </w:r>
      <w:r w:rsidRPr="00D76CD6">
        <w:rPr>
          <w:rFonts w:ascii="Times New Roman" w:hAnsi="Times New Roman"/>
          <w:sz w:val="28"/>
          <w:szCs w:val="28"/>
        </w:rPr>
        <w:t xml:space="preserve"> – 1)! = (4</w:t>
      </w:r>
      <w:r w:rsidRPr="00E9064E">
        <w:rPr>
          <w:rFonts w:ascii="Times New Roman" w:hAnsi="Times New Roman"/>
          <w:i/>
          <w:sz w:val="28"/>
          <w:szCs w:val="28"/>
        </w:rPr>
        <w:t>k</w:t>
      </w:r>
      <w:r w:rsidRPr="00D76CD6">
        <w:rPr>
          <w:rFonts w:ascii="Times New Roman" w:hAnsi="Times New Roman"/>
          <w:sz w:val="28"/>
          <w:szCs w:val="28"/>
        </w:rPr>
        <w:t xml:space="preserve">)! = –1 (mod </w:t>
      </w:r>
      <w:r w:rsidRPr="00E9064E">
        <w:rPr>
          <w:rFonts w:ascii="Times New Roman" w:hAnsi="Times New Roman"/>
          <w:i/>
          <w:sz w:val="28"/>
          <w:szCs w:val="28"/>
        </w:rPr>
        <w:t>p</w:t>
      </w:r>
      <w:r w:rsidRPr="00D76CD6">
        <w:rPr>
          <w:rFonts w:ascii="Times New Roman" w:hAnsi="Times New Roman"/>
          <w:sz w:val="28"/>
          <w:szCs w:val="28"/>
        </w:rPr>
        <w:t xml:space="preserve">). </w:t>
      </w:r>
    </w:p>
    <w:p w14:paraId="64636AC4"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Now (4</w:t>
      </w:r>
      <w:r w:rsidRPr="00E9064E">
        <w:rPr>
          <w:rFonts w:ascii="Times New Roman" w:hAnsi="Times New Roman"/>
          <w:i/>
          <w:sz w:val="28"/>
          <w:szCs w:val="28"/>
        </w:rPr>
        <w:t>k</w:t>
      </w:r>
      <w:r w:rsidRPr="00D76CD6">
        <w:rPr>
          <w:rFonts w:ascii="Times New Roman" w:hAnsi="Times New Roman"/>
          <w:sz w:val="28"/>
          <w:szCs w:val="28"/>
        </w:rPr>
        <w:t>)! = 1.2.3. ... .2</w:t>
      </w:r>
      <w:r w:rsidRPr="00E9064E">
        <w:rPr>
          <w:rFonts w:ascii="Times New Roman" w:hAnsi="Times New Roman"/>
          <w:i/>
          <w:sz w:val="28"/>
          <w:szCs w:val="28"/>
        </w:rPr>
        <w:t>k</w:t>
      </w:r>
      <w:r w:rsidRPr="00D76CD6">
        <w:rPr>
          <w:rFonts w:ascii="Times New Roman" w:hAnsi="Times New Roman"/>
          <w:sz w:val="28"/>
          <w:szCs w:val="28"/>
        </w:rPr>
        <w:t xml:space="preserve"> </w:t>
      </w:r>
      <w:r w:rsidRPr="00D76CD6">
        <w:rPr>
          <w:rFonts w:ascii="Times New Roman" w:hAnsi="Times New Roman"/>
          <w:sz w:val="28"/>
          <w:szCs w:val="28"/>
        </w:rPr>
        <w:sym w:font="Symbol" w:char="F0B4"/>
      </w:r>
      <w:r w:rsidRPr="00D76CD6">
        <w:rPr>
          <w:rFonts w:ascii="Times New Roman" w:hAnsi="Times New Roman"/>
          <w:sz w:val="28"/>
          <w:szCs w:val="28"/>
        </w:rPr>
        <w:t xml:space="preserve"> (</w:t>
      </w:r>
      <w:r w:rsidRPr="00E9064E">
        <w:rPr>
          <w:rFonts w:ascii="Times New Roman" w:hAnsi="Times New Roman"/>
          <w:i/>
          <w:sz w:val="28"/>
          <w:szCs w:val="28"/>
        </w:rPr>
        <w:t>p</w:t>
      </w:r>
      <w:r w:rsidRPr="00D76CD6">
        <w:rPr>
          <w:rFonts w:ascii="Times New Roman" w:hAnsi="Times New Roman"/>
          <w:sz w:val="28"/>
          <w:szCs w:val="28"/>
        </w:rPr>
        <w:t xml:space="preserve"> – 2</w:t>
      </w:r>
      <w:r w:rsidRPr="00E9064E">
        <w:rPr>
          <w:rFonts w:ascii="Times New Roman" w:hAnsi="Times New Roman"/>
          <w:i/>
          <w:sz w:val="28"/>
          <w:szCs w:val="28"/>
        </w:rPr>
        <w:t>k</w:t>
      </w:r>
      <w:r w:rsidRPr="00D76CD6">
        <w:rPr>
          <w:rFonts w:ascii="Times New Roman" w:hAnsi="Times New Roman"/>
          <w:sz w:val="28"/>
          <w:szCs w:val="28"/>
        </w:rPr>
        <w:t>) (</w:t>
      </w:r>
      <w:r w:rsidRPr="00E9064E">
        <w:rPr>
          <w:rFonts w:ascii="Times New Roman" w:hAnsi="Times New Roman"/>
          <w:i/>
          <w:sz w:val="28"/>
          <w:szCs w:val="28"/>
        </w:rPr>
        <w:t>p</w:t>
      </w:r>
      <w:r w:rsidRPr="00D76CD6">
        <w:rPr>
          <w:rFonts w:ascii="Times New Roman" w:hAnsi="Times New Roman"/>
          <w:sz w:val="28"/>
          <w:szCs w:val="28"/>
        </w:rPr>
        <w:t xml:space="preserve"> – 2</w:t>
      </w:r>
      <w:r w:rsidRPr="00E9064E">
        <w:rPr>
          <w:rFonts w:ascii="Times New Roman" w:hAnsi="Times New Roman"/>
          <w:i/>
          <w:sz w:val="28"/>
          <w:szCs w:val="28"/>
        </w:rPr>
        <w:t>k</w:t>
      </w:r>
      <w:r w:rsidRPr="00D76CD6">
        <w:rPr>
          <w:rFonts w:ascii="Times New Roman" w:hAnsi="Times New Roman"/>
          <w:sz w:val="28"/>
          <w:szCs w:val="28"/>
        </w:rPr>
        <w:t xml:space="preserve"> + 1). </w:t>
      </w:r>
      <w:proofErr w:type="gramStart"/>
      <w:r w:rsidRPr="00D76CD6">
        <w:rPr>
          <w:rFonts w:ascii="Times New Roman" w:hAnsi="Times New Roman"/>
          <w:sz w:val="28"/>
          <w:szCs w:val="28"/>
        </w:rPr>
        <w:t>... .</w:t>
      </w:r>
      <w:proofErr w:type="gramEnd"/>
      <w:r w:rsidRPr="00D76CD6">
        <w:rPr>
          <w:rFonts w:ascii="Times New Roman" w:hAnsi="Times New Roman"/>
          <w:sz w:val="28"/>
          <w:szCs w:val="28"/>
        </w:rPr>
        <w:t>(</w:t>
      </w:r>
      <w:r w:rsidRPr="00E9064E">
        <w:rPr>
          <w:rFonts w:ascii="Times New Roman" w:hAnsi="Times New Roman"/>
          <w:i/>
          <w:sz w:val="28"/>
          <w:szCs w:val="28"/>
        </w:rPr>
        <w:t>p</w:t>
      </w:r>
      <w:r w:rsidRPr="00D76CD6">
        <w:rPr>
          <w:rFonts w:ascii="Times New Roman" w:hAnsi="Times New Roman"/>
          <w:sz w:val="28"/>
          <w:szCs w:val="28"/>
        </w:rPr>
        <w:t xml:space="preserve"> – 1) and if we write </w:t>
      </w:r>
      <w:r w:rsidRPr="00E9064E">
        <w:rPr>
          <w:rFonts w:ascii="Times New Roman" w:hAnsi="Times New Roman"/>
          <w:i/>
          <w:sz w:val="28"/>
          <w:szCs w:val="28"/>
        </w:rPr>
        <w:t>x</w:t>
      </w:r>
      <w:r w:rsidRPr="00D76CD6">
        <w:rPr>
          <w:rFonts w:ascii="Times New Roman" w:hAnsi="Times New Roman"/>
          <w:sz w:val="28"/>
          <w:szCs w:val="28"/>
        </w:rPr>
        <w:t xml:space="preserve"> = (2</w:t>
      </w:r>
      <w:r w:rsidRPr="00E9064E">
        <w:rPr>
          <w:rFonts w:ascii="Times New Roman" w:hAnsi="Times New Roman"/>
          <w:i/>
          <w:sz w:val="28"/>
          <w:szCs w:val="28"/>
        </w:rPr>
        <w:t>k</w:t>
      </w:r>
      <w:r w:rsidRPr="00D76CD6">
        <w:rPr>
          <w:rFonts w:ascii="Times New Roman" w:hAnsi="Times New Roman"/>
          <w:sz w:val="28"/>
          <w:szCs w:val="28"/>
        </w:rPr>
        <w:t xml:space="preserve">)! this is </w:t>
      </w:r>
      <w:r w:rsidRPr="00F87C83">
        <w:rPr>
          <w:rFonts w:ascii="Times New Roman" w:hAnsi="Times New Roman"/>
          <w:position w:val="-8"/>
          <w:sz w:val="28"/>
          <w:szCs w:val="28"/>
        </w:rPr>
        <w:object w:dxaOrig="2780" w:dyaOrig="380" w14:anchorId="0FAF6972">
          <v:shape id="_x0000_i1252" type="#_x0000_t75" style="width:139.2pt;height:19.2pt" o:ole="">
            <v:imagedata r:id="rId429" o:title=""/>
          </v:shape>
          <o:OLEObject Type="Embed" ProgID="Equation.3" ShapeID="_x0000_i1252" DrawAspect="Content" ObjectID="_1585227418" r:id="rId430"/>
        </w:object>
      </w:r>
      <w:r w:rsidRPr="00D76CD6">
        <w:rPr>
          <w:rFonts w:ascii="Times New Roman" w:hAnsi="Times New Roman"/>
          <w:sz w:val="28"/>
          <w:szCs w:val="28"/>
        </w:rPr>
        <w:t xml:space="preserve">. Hence </w:t>
      </w:r>
      <w:r w:rsidRPr="00E9064E">
        <w:rPr>
          <w:rFonts w:ascii="Times New Roman" w:hAnsi="Times New Roman"/>
          <w:i/>
          <w:sz w:val="28"/>
          <w:szCs w:val="28"/>
        </w:rPr>
        <w:t>p</w:t>
      </w:r>
      <w:r w:rsidRPr="00D76CD6">
        <w:rPr>
          <w:rFonts w:ascii="Times New Roman" w:hAnsi="Times New Roman"/>
          <w:sz w:val="28"/>
          <w:szCs w:val="28"/>
        </w:rPr>
        <w:t xml:space="preserve"> divides </w:t>
      </w:r>
      <w:r w:rsidRPr="00F87C83">
        <w:rPr>
          <w:rFonts w:ascii="Times New Roman" w:hAnsi="Times New Roman"/>
          <w:position w:val="-6"/>
          <w:sz w:val="28"/>
          <w:szCs w:val="28"/>
        </w:rPr>
        <w:object w:dxaOrig="2480" w:dyaOrig="360" w14:anchorId="576CE6D8">
          <v:shape id="_x0000_i1253" type="#_x0000_t75" style="width:124pt;height:18.4pt" o:ole="">
            <v:imagedata r:id="rId431" o:title=""/>
          </v:shape>
          <o:OLEObject Type="Embed" ProgID="Equation.3" ShapeID="_x0000_i1253" DrawAspect="Content" ObjectID="_1585227419" r:id="rId432"/>
        </w:object>
      </w:r>
      <w:r w:rsidRPr="00D76CD6">
        <w:rPr>
          <w:rFonts w:ascii="Times New Roman" w:hAnsi="Times New Roman"/>
          <w:sz w:val="28"/>
          <w:szCs w:val="28"/>
        </w:rPr>
        <w:t xml:space="preserve">. </w:t>
      </w:r>
    </w:p>
    <w:p w14:paraId="5503C2E9" w14:textId="77777777" w:rsidR="006D299A" w:rsidRPr="00C47493" w:rsidRDefault="006D299A" w:rsidP="006D299A">
      <w:pPr>
        <w:spacing w:line="360" w:lineRule="atLeast"/>
        <w:ind w:left="720"/>
        <w:jc w:val="both"/>
        <w:rPr>
          <w:color w:val="000000"/>
          <w:sz w:val="28"/>
        </w:rPr>
      </w:pPr>
      <w:r w:rsidRPr="00D76CD6">
        <w:rPr>
          <w:rFonts w:ascii="Times New Roman" w:hAnsi="Times New Roman"/>
          <w:sz w:val="28"/>
          <w:szCs w:val="28"/>
        </w:rPr>
        <w:t xml:space="preserve">But </w:t>
      </w:r>
      <w:r w:rsidRPr="00E9064E">
        <w:rPr>
          <w:rFonts w:ascii="Times New Roman" w:hAnsi="Times New Roman"/>
          <w:i/>
          <w:sz w:val="28"/>
          <w:szCs w:val="28"/>
        </w:rPr>
        <w:t>p</w:t>
      </w:r>
      <w:r w:rsidRPr="00D76CD6">
        <w:rPr>
          <w:rFonts w:ascii="Times New Roman" w:hAnsi="Times New Roman"/>
          <w:sz w:val="28"/>
          <w:szCs w:val="28"/>
        </w:rPr>
        <w:t xml:space="preserve"> cannot divide (1 ± </w:t>
      </w:r>
      <w:r w:rsidRPr="00E9064E">
        <w:rPr>
          <w:rFonts w:ascii="Times New Roman" w:hAnsi="Times New Roman"/>
          <w:i/>
          <w:sz w:val="28"/>
          <w:szCs w:val="28"/>
        </w:rPr>
        <w:t>ix</w:t>
      </w:r>
      <w:r w:rsidRPr="00D76CD6">
        <w:rPr>
          <w:rFonts w:ascii="Times New Roman" w:hAnsi="Times New Roman"/>
          <w:sz w:val="28"/>
          <w:szCs w:val="28"/>
        </w:rPr>
        <w:t xml:space="preserve">) in </w:t>
      </w:r>
      <w:r w:rsidRPr="00E9064E">
        <w:rPr>
          <w:b/>
          <w:color w:val="000000"/>
          <w:sz w:val="28"/>
        </w:rPr>
        <w:t>Z</w:t>
      </w:r>
      <w:r w:rsidRPr="00C47493">
        <w:rPr>
          <w:color w:val="000000"/>
          <w:sz w:val="28"/>
        </w:rPr>
        <w:t>[</w:t>
      </w:r>
      <w:r w:rsidRPr="00ED7410">
        <w:rPr>
          <w:color w:val="000000"/>
          <w:sz w:val="28"/>
        </w:rPr>
        <w:t>i</w:t>
      </w:r>
      <w:r w:rsidRPr="00C47493">
        <w:rPr>
          <w:color w:val="000000"/>
          <w:sz w:val="28"/>
        </w:rPr>
        <w:t xml:space="preserve">] since </w:t>
      </w:r>
      <w:r w:rsidRPr="00F87C83">
        <w:rPr>
          <w:color w:val="000000"/>
          <w:position w:val="-30"/>
          <w:sz w:val="28"/>
        </w:rPr>
        <w:object w:dxaOrig="1520" w:dyaOrig="720" w14:anchorId="07E0E1A9">
          <v:shape id="_x0000_i1254" type="#_x0000_t75" style="width:76pt;height:36pt" o:ole="">
            <v:imagedata r:id="rId433" o:title=""/>
          </v:shape>
          <o:OLEObject Type="Embed" ProgID="Equation.3" ShapeID="_x0000_i1254" DrawAspect="Content" ObjectID="_1585227420" r:id="rId434"/>
        </w:object>
      </w:r>
      <w:r w:rsidRPr="00C47493">
        <w:rPr>
          <w:color w:val="000000"/>
          <w:sz w:val="28"/>
        </w:rPr>
        <w:t xml:space="preserve"> and so </w:t>
      </w:r>
      <w:r w:rsidRPr="00E9064E">
        <w:rPr>
          <w:i/>
          <w:color w:val="000000"/>
          <w:sz w:val="28"/>
        </w:rPr>
        <w:t>p</w:t>
      </w:r>
      <w:r w:rsidRPr="00C47493">
        <w:rPr>
          <w:color w:val="000000"/>
          <w:sz w:val="28"/>
        </w:rPr>
        <w:t xml:space="preserve"> must be a product of non-units in </w:t>
      </w:r>
      <w:bookmarkStart w:id="136" w:name="OLE_LINK141"/>
      <w:bookmarkStart w:id="137" w:name="OLE_LINK142"/>
      <w:r w:rsidRPr="00E9064E">
        <w:rPr>
          <w:b/>
          <w:color w:val="000000"/>
          <w:sz w:val="28"/>
        </w:rPr>
        <w:t>Z</w:t>
      </w:r>
      <w:r w:rsidRPr="00C47493">
        <w:rPr>
          <w:color w:val="000000"/>
          <w:sz w:val="28"/>
        </w:rPr>
        <w:t>[</w:t>
      </w:r>
      <w:r w:rsidRPr="00ED7410">
        <w:rPr>
          <w:color w:val="000000"/>
          <w:sz w:val="28"/>
        </w:rPr>
        <w:t>i</w:t>
      </w:r>
      <w:r w:rsidRPr="00C47493">
        <w:rPr>
          <w:color w:val="000000"/>
          <w:sz w:val="28"/>
        </w:rPr>
        <w:t>]</w:t>
      </w:r>
      <w:bookmarkEnd w:id="136"/>
      <w:bookmarkEnd w:id="137"/>
      <w:r w:rsidRPr="00C47493">
        <w:rPr>
          <w:color w:val="000000"/>
          <w:sz w:val="28"/>
        </w:rPr>
        <w:t xml:space="preserve">. </w:t>
      </w:r>
    </w:p>
    <w:p w14:paraId="0C593918" w14:textId="77777777" w:rsidR="006D299A" w:rsidRPr="00C47493" w:rsidRDefault="006D299A" w:rsidP="006D299A">
      <w:pPr>
        <w:spacing w:line="360" w:lineRule="atLeast"/>
        <w:ind w:left="720"/>
        <w:jc w:val="both"/>
        <w:rPr>
          <w:color w:val="000000"/>
          <w:sz w:val="28"/>
        </w:rPr>
      </w:pPr>
      <w:r w:rsidRPr="00C47493">
        <w:rPr>
          <w:color w:val="000000"/>
          <w:sz w:val="28"/>
        </w:rPr>
        <w:t xml:space="preserve">Then </w:t>
      </w:r>
      <w:r w:rsidRPr="00E9064E">
        <w:rPr>
          <w:i/>
          <w:color w:val="000000"/>
          <w:sz w:val="28"/>
        </w:rPr>
        <w:t>p</w:t>
      </w:r>
      <w:r w:rsidRPr="00C47493">
        <w:rPr>
          <w:color w:val="000000"/>
          <w:sz w:val="28"/>
        </w:rPr>
        <w:t xml:space="preserve"> = (</w:t>
      </w:r>
      <w:r w:rsidRPr="00E9064E">
        <w:rPr>
          <w:i/>
          <w:color w:val="000000"/>
          <w:sz w:val="28"/>
        </w:rPr>
        <w:t xml:space="preserve">a + </w:t>
      </w:r>
      <w:proofErr w:type="gramStart"/>
      <w:r w:rsidRPr="00E9064E">
        <w:rPr>
          <w:i/>
          <w:color w:val="000000"/>
          <w:sz w:val="28"/>
        </w:rPr>
        <w:t>b</w:t>
      </w:r>
      <w:r w:rsidRPr="00F87C83">
        <w:rPr>
          <w:color w:val="000000"/>
          <w:sz w:val="28"/>
        </w:rPr>
        <w:t>i</w:t>
      </w:r>
      <w:r w:rsidRPr="00C47493">
        <w:rPr>
          <w:color w:val="000000"/>
          <w:sz w:val="28"/>
        </w:rPr>
        <w:t>)(</w:t>
      </w:r>
      <w:proofErr w:type="gramEnd"/>
      <w:r w:rsidRPr="00E9064E">
        <w:rPr>
          <w:i/>
          <w:color w:val="000000"/>
          <w:sz w:val="28"/>
        </w:rPr>
        <w:t>c + d</w:t>
      </w:r>
      <w:r w:rsidRPr="00F87C83">
        <w:rPr>
          <w:color w:val="000000"/>
          <w:sz w:val="28"/>
        </w:rPr>
        <w:t>i</w:t>
      </w:r>
      <w:r w:rsidRPr="00C47493">
        <w:rPr>
          <w:color w:val="000000"/>
          <w:sz w:val="28"/>
        </w:rPr>
        <w:t>) and taking Norms we get</w:t>
      </w:r>
      <w:bookmarkStart w:id="138" w:name="OLE_LINK139"/>
      <w:bookmarkStart w:id="139" w:name="OLE_LINK140"/>
    </w:p>
    <w:p w14:paraId="55EFF607" w14:textId="77777777" w:rsidR="006D299A" w:rsidRPr="00C47493" w:rsidRDefault="006D299A" w:rsidP="006D299A">
      <w:pPr>
        <w:spacing w:line="360" w:lineRule="atLeast"/>
        <w:ind w:left="720"/>
        <w:jc w:val="both"/>
        <w:rPr>
          <w:color w:val="000000"/>
          <w:sz w:val="28"/>
        </w:rPr>
      </w:pPr>
      <w:r w:rsidRPr="00E9064E">
        <w:rPr>
          <w:color w:val="000000"/>
          <w:position w:val="-8"/>
          <w:sz w:val="28"/>
        </w:rPr>
        <w:object w:dxaOrig="2720" w:dyaOrig="380" w14:anchorId="593DC72A">
          <v:shape id="_x0000_i1255" type="#_x0000_t75" style="width:136pt;height:19.2pt" o:ole="">
            <v:imagedata r:id="rId435" o:title=""/>
          </v:shape>
          <o:OLEObject Type="Embed" ProgID="Equation.3" ShapeID="_x0000_i1255" DrawAspect="Content" ObjectID="_1585227421" r:id="rId436"/>
        </w:object>
      </w:r>
      <w:bookmarkEnd w:id="138"/>
      <w:bookmarkEnd w:id="139"/>
      <w:r w:rsidRPr="00C47493">
        <w:rPr>
          <w:color w:val="000000"/>
          <w:sz w:val="28"/>
        </w:rPr>
        <w:t xml:space="preserve"> and hence </w:t>
      </w:r>
      <w:r w:rsidRPr="00E9064E">
        <w:rPr>
          <w:color w:val="000000"/>
          <w:position w:val="-8"/>
          <w:sz w:val="28"/>
        </w:rPr>
        <w:object w:dxaOrig="2440" w:dyaOrig="380" w14:anchorId="320E8DFF">
          <v:shape id="_x0000_i1256" type="#_x0000_t75" style="width:122.4pt;height:19.2pt" o:ole="">
            <v:imagedata r:id="rId437" o:title=""/>
          </v:shape>
          <o:OLEObject Type="Embed" ProgID="Equation.3" ShapeID="_x0000_i1256" DrawAspect="Content" ObjectID="_1585227422" r:id="rId438"/>
        </w:object>
      </w:r>
      <w:r w:rsidRPr="00C47493">
        <w:rPr>
          <w:color w:val="000000"/>
          <w:sz w:val="28"/>
        </w:rPr>
        <w:t xml:space="preserve"> is a sum of squares.</w:t>
      </w:r>
      <w:r w:rsidRPr="00C47493">
        <w:rPr>
          <w:color w:val="000000"/>
          <w:sz w:val="28"/>
        </w:rPr>
        <w:tab/>
      </w:r>
      <w:r w:rsidRPr="00C47493">
        <w:rPr>
          <w:color w:val="000000"/>
          <w:sz w:val="28"/>
        </w:rPr>
        <w:tab/>
      </w:r>
      <w:r w:rsidRPr="00C47493">
        <w:rPr>
          <w:color w:val="000000"/>
          <w:sz w:val="28"/>
        </w:rPr>
        <w:tab/>
      </w:r>
      <w:r w:rsidRPr="00C47493">
        <w:rPr>
          <w:color w:val="000000"/>
          <w:sz w:val="28"/>
        </w:rPr>
        <w:tab/>
      </w:r>
      <w:r w:rsidRPr="00C47493">
        <w:rPr>
          <w:color w:val="000000"/>
          <w:sz w:val="28"/>
        </w:rPr>
        <w:tab/>
      </w:r>
      <w:r w:rsidRPr="00C47493">
        <w:rPr>
          <w:color w:val="000000"/>
          <w:sz w:val="28"/>
        </w:rPr>
        <w:tab/>
      </w:r>
      <w:r w:rsidRPr="00C47493">
        <w:rPr>
          <w:color w:val="000000"/>
          <w:sz w:val="28"/>
        </w:rPr>
        <w:tab/>
      </w:r>
      <w:r w:rsidRPr="00C47493">
        <w:rPr>
          <w:color w:val="000000"/>
          <w:sz w:val="28"/>
        </w:rPr>
        <w:tab/>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736A2D26" wp14:editId="4B530FE1">
            <wp:extent cx="132080" cy="132080"/>
            <wp:effectExtent l="2540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1BE601A" w14:textId="77777777" w:rsidR="006D299A" w:rsidRPr="00C47493" w:rsidRDefault="006D299A" w:rsidP="006D299A">
      <w:pPr>
        <w:spacing w:line="360" w:lineRule="atLeast"/>
        <w:jc w:val="both"/>
        <w:rPr>
          <w:color w:val="000000"/>
          <w:sz w:val="28"/>
        </w:rPr>
      </w:pPr>
    </w:p>
    <w:p w14:paraId="2F79C56D" w14:textId="77777777" w:rsidR="006D299A" w:rsidRPr="00E9064E" w:rsidRDefault="006D299A" w:rsidP="006D299A">
      <w:pPr>
        <w:spacing w:line="360" w:lineRule="atLeast"/>
        <w:jc w:val="both"/>
        <w:rPr>
          <w:b/>
          <w:color w:val="000000"/>
          <w:sz w:val="28"/>
        </w:rPr>
      </w:pPr>
      <w:r w:rsidRPr="00E9064E">
        <w:rPr>
          <w:b/>
          <w:color w:val="000000"/>
          <w:sz w:val="28"/>
        </w:rPr>
        <w:t>Summary</w:t>
      </w:r>
    </w:p>
    <w:p w14:paraId="6D97A35D" w14:textId="77777777" w:rsidR="006D299A" w:rsidRPr="00C47493" w:rsidRDefault="006D299A" w:rsidP="006D299A">
      <w:pPr>
        <w:spacing w:line="360" w:lineRule="atLeast"/>
        <w:ind w:left="720" w:hanging="720"/>
        <w:jc w:val="both"/>
        <w:rPr>
          <w:color w:val="000000"/>
          <w:sz w:val="28"/>
        </w:rPr>
      </w:pPr>
      <w:r w:rsidRPr="00C47493">
        <w:rPr>
          <w:color w:val="000000"/>
          <w:sz w:val="28"/>
        </w:rPr>
        <w:tab/>
        <w:t xml:space="preserve">The primes in </w:t>
      </w:r>
      <w:bookmarkStart w:id="140" w:name="OLE_LINK143"/>
      <w:bookmarkStart w:id="141" w:name="OLE_LINK144"/>
      <w:r w:rsidRPr="00E9064E">
        <w:rPr>
          <w:b/>
          <w:color w:val="000000"/>
          <w:sz w:val="28"/>
        </w:rPr>
        <w:t>Z</w:t>
      </w:r>
      <w:r w:rsidRPr="00C47493">
        <w:rPr>
          <w:color w:val="000000"/>
          <w:sz w:val="28"/>
        </w:rPr>
        <w:t>[</w:t>
      </w:r>
      <w:r w:rsidRPr="00ED7410">
        <w:rPr>
          <w:color w:val="000000"/>
          <w:sz w:val="28"/>
        </w:rPr>
        <w:t>i</w:t>
      </w:r>
      <w:r w:rsidRPr="00C47493">
        <w:rPr>
          <w:color w:val="000000"/>
          <w:sz w:val="28"/>
        </w:rPr>
        <w:t>]</w:t>
      </w:r>
      <w:bookmarkEnd w:id="140"/>
      <w:bookmarkEnd w:id="141"/>
      <w:r w:rsidRPr="00C47493">
        <w:rPr>
          <w:color w:val="000000"/>
          <w:sz w:val="28"/>
        </w:rPr>
        <w:t xml:space="preserve"> are:</w:t>
      </w:r>
    </w:p>
    <w:p w14:paraId="6D630C89" w14:textId="77777777" w:rsidR="006D299A" w:rsidRPr="00C47493" w:rsidRDefault="006D299A" w:rsidP="006D299A">
      <w:pPr>
        <w:spacing w:line="360" w:lineRule="atLeast"/>
        <w:ind w:left="720" w:hanging="720"/>
        <w:jc w:val="both"/>
        <w:rPr>
          <w:color w:val="000000"/>
          <w:sz w:val="28"/>
        </w:rPr>
      </w:pPr>
      <w:r w:rsidRPr="00C47493">
        <w:rPr>
          <w:color w:val="000000"/>
          <w:sz w:val="28"/>
        </w:rPr>
        <w:tab/>
        <w:t>a)</w:t>
      </w:r>
      <w:r w:rsidRPr="00C47493">
        <w:rPr>
          <w:color w:val="000000"/>
          <w:sz w:val="28"/>
        </w:rPr>
        <w:tab/>
      </w:r>
      <w:r w:rsidRPr="00ED7410">
        <w:rPr>
          <w:color w:val="000000"/>
          <w:position w:val="-6"/>
          <w:sz w:val="28"/>
        </w:rPr>
        <w:object w:dxaOrig="960" w:dyaOrig="280" w14:anchorId="4C94F4FE">
          <v:shape id="_x0000_i1257" type="#_x0000_t75" style="width:48pt;height:14.4pt" o:ole="">
            <v:imagedata r:id="rId439" o:title=""/>
          </v:shape>
          <o:OLEObject Type="Embed" ProgID="Equation.3" ShapeID="_x0000_i1257" DrawAspect="Content" ObjectID="_1585227423" r:id="rId440"/>
        </w:object>
      </w:r>
      <w:r w:rsidRPr="00C47493">
        <w:rPr>
          <w:color w:val="000000"/>
          <w:sz w:val="28"/>
        </w:rPr>
        <w:t xml:space="preserve"> with </w:t>
      </w: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 2 or a prime of the </w:t>
      </w:r>
      <w:proofErr w:type="gramStart"/>
      <w:r w:rsidRPr="00C47493">
        <w:rPr>
          <w:color w:val="000000"/>
          <w:sz w:val="28"/>
        </w:rPr>
        <w:t>form  4</w:t>
      </w:r>
      <w:proofErr w:type="gramEnd"/>
      <w:r w:rsidRPr="00E9064E">
        <w:rPr>
          <w:i/>
          <w:color w:val="000000"/>
          <w:sz w:val="28"/>
        </w:rPr>
        <w:t>k</w:t>
      </w:r>
      <w:r w:rsidRPr="00C47493">
        <w:rPr>
          <w:color w:val="000000"/>
          <w:sz w:val="28"/>
        </w:rPr>
        <w:t xml:space="preserve"> + 1.</w:t>
      </w:r>
    </w:p>
    <w:p w14:paraId="0BE4D763" w14:textId="77777777" w:rsidR="006D299A" w:rsidRPr="00C47493" w:rsidRDefault="006D299A" w:rsidP="006D299A">
      <w:pPr>
        <w:spacing w:line="360" w:lineRule="atLeast"/>
        <w:ind w:left="720" w:hanging="720"/>
        <w:jc w:val="both"/>
        <w:rPr>
          <w:color w:val="000000"/>
          <w:sz w:val="28"/>
        </w:rPr>
      </w:pPr>
      <w:r w:rsidRPr="00C47493">
        <w:rPr>
          <w:color w:val="000000"/>
          <w:sz w:val="28"/>
        </w:rPr>
        <w:tab/>
        <w:t>b)</w:t>
      </w:r>
      <w:r w:rsidRPr="00C47493">
        <w:rPr>
          <w:color w:val="000000"/>
          <w:sz w:val="28"/>
        </w:rPr>
        <w:tab/>
      </w:r>
      <w:r w:rsidRPr="00E9064E">
        <w:rPr>
          <w:i/>
          <w:color w:val="000000"/>
          <w:sz w:val="28"/>
        </w:rPr>
        <w:t>a</w:t>
      </w:r>
      <w:r w:rsidRPr="00C47493">
        <w:rPr>
          <w:color w:val="000000"/>
          <w:sz w:val="28"/>
        </w:rPr>
        <w:t xml:space="preserve"> + 0</w:t>
      </w:r>
      <w:r w:rsidRPr="00ED7410">
        <w:rPr>
          <w:color w:val="000000"/>
          <w:sz w:val="28"/>
        </w:rPr>
        <w:t>i</w:t>
      </w:r>
      <w:r w:rsidRPr="00C47493">
        <w:rPr>
          <w:color w:val="000000"/>
          <w:sz w:val="28"/>
        </w:rPr>
        <w:t xml:space="preserve"> or 0 + </w:t>
      </w:r>
      <w:r w:rsidRPr="00E9064E">
        <w:rPr>
          <w:i/>
          <w:color w:val="000000"/>
          <w:sz w:val="28"/>
        </w:rPr>
        <w:t>a</w:t>
      </w:r>
      <w:r w:rsidRPr="00ED7410">
        <w:rPr>
          <w:color w:val="000000"/>
          <w:sz w:val="28"/>
        </w:rPr>
        <w:t>i</w:t>
      </w:r>
      <w:r w:rsidRPr="00C47493">
        <w:rPr>
          <w:color w:val="000000"/>
          <w:sz w:val="28"/>
        </w:rPr>
        <w:t xml:space="preserve"> for </w:t>
      </w:r>
      <w:r w:rsidRPr="00E9064E">
        <w:rPr>
          <w:i/>
          <w:color w:val="000000"/>
          <w:sz w:val="28"/>
        </w:rPr>
        <w:t>a</w:t>
      </w:r>
      <w:r w:rsidRPr="00C47493">
        <w:rPr>
          <w:color w:val="000000"/>
          <w:sz w:val="28"/>
        </w:rPr>
        <w:t xml:space="preserve"> a prime of the form 4</w:t>
      </w:r>
      <w:r w:rsidRPr="00E9064E">
        <w:rPr>
          <w:i/>
          <w:color w:val="000000"/>
          <w:sz w:val="28"/>
        </w:rPr>
        <w:t>k</w:t>
      </w:r>
      <w:r w:rsidRPr="00C47493">
        <w:rPr>
          <w:color w:val="000000"/>
          <w:sz w:val="28"/>
        </w:rPr>
        <w:t xml:space="preserve"> + 3.</w:t>
      </w:r>
    </w:p>
    <w:p w14:paraId="6527AEEE" w14:textId="77777777" w:rsidR="006D299A" w:rsidRPr="00E9064E" w:rsidRDefault="00423F81" w:rsidP="006D299A">
      <w:pPr>
        <w:spacing w:line="360" w:lineRule="atLeast"/>
        <w:ind w:left="720" w:hanging="720"/>
        <w:jc w:val="right"/>
        <w:rPr>
          <w:color w:val="000000"/>
        </w:rPr>
      </w:pPr>
      <w:r>
        <w:rPr>
          <w:noProof/>
          <w:color w:val="000000"/>
          <w:sz w:val="28"/>
          <w:lang w:val="en-GB" w:eastAsia="zh-CN"/>
        </w:rPr>
        <w:drawing>
          <wp:anchor distT="0" distB="0" distL="114300" distR="114300" simplePos="0" relativeHeight="251659776" behindDoc="0" locked="0" layoutInCell="1" allowOverlap="1" wp14:anchorId="09878E57" wp14:editId="306C5FD2">
            <wp:simplePos x="0" y="0"/>
            <wp:positionH relativeFrom="column">
              <wp:posOffset>2299335</wp:posOffset>
            </wp:positionH>
            <wp:positionV relativeFrom="paragraph">
              <wp:posOffset>194310</wp:posOffset>
            </wp:positionV>
            <wp:extent cx="3670300" cy="3577590"/>
            <wp:effectExtent l="25400" t="0" r="0" b="0"/>
            <wp:wrapTight wrapText="bothSides">
              <wp:wrapPolygon edited="0">
                <wp:start x="-149" y="0"/>
                <wp:lineTo x="-149" y="21470"/>
                <wp:lineTo x="21525" y="21470"/>
                <wp:lineTo x="21525" y="0"/>
                <wp:lineTo x="-149"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srcRect/>
                    <a:stretch>
                      <a:fillRect/>
                    </a:stretch>
                  </pic:blipFill>
                  <pic:spPr bwMode="auto">
                    <a:xfrm>
                      <a:off x="0" y="0"/>
                      <a:ext cx="3670300" cy="3577590"/>
                    </a:xfrm>
                    <a:prstGeom prst="rect">
                      <a:avLst/>
                    </a:prstGeom>
                    <a:noFill/>
                    <a:ln w="9525">
                      <a:noFill/>
                      <a:miter lim="800000"/>
                      <a:headEnd/>
                      <a:tailEnd/>
                    </a:ln>
                  </pic:spPr>
                </pic:pic>
              </a:graphicData>
            </a:graphic>
          </wp:anchor>
        </w:drawing>
      </w:r>
    </w:p>
    <w:p w14:paraId="3E6EC29E" w14:textId="77777777" w:rsidR="006D299A" w:rsidRPr="00E9064E" w:rsidRDefault="006D299A" w:rsidP="006D299A">
      <w:pPr>
        <w:spacing w:line="360" w:lineRule="atLeast"/>
        <w:ind w:left="720" w:hanging="720"/>
        <w:jc w:val="right"/>
        <w:rPr>
          <w:color w:val="000000"/>
        </w:rPr>
      </w:pPr>
    </w:p>
    <w:p w14:paraId="3A2CFF4A" w14:textId="77777777" w:rsidR="006D299A" w:rsidRPr="00E9064E" w:rsidRDefault="006D299A" w:rsidP="006D299A">
      <w:pPr>
        <w:spacing w:line="360" w:lineRule="atLeast"/>
        <w:ind w:left="720" w:hanging="720"/>
        <w:jc w:val="right"/>
        <w:rPr>
          <w:color w:val="000000"/>
        </w:rPr>
      </w:pPr>
    </w:p>
    <w:p w14:paraId="6B4A9631" w14:textId="77777777" w:rsidR="006D299A" w:rsidRPr="00E9064E" w:rsidRDefault="006D299A" w:rsidP="006D299A">
      <w:pPr>
        <w:spacing w:line="360" w:lineRule="atLeast"/>
        <w:ind w:left="720" w:hanging="720"/>
        <w:jc w:val="right"/>
        <w:rPr>
          <w:color w:val="000000"/>
        </w:rPr>
      </w:pPr>
      <w:r w:rsidRPr="00E9064E">
        <w:rPr>
          <w:color w:val="000000"/>
        </w:rPr>
        <w:tab/>
        <w:t>A picture of the prime Gaussian integers in the "first quadrant"</w:t>
      </w:r>
    </w:p>
    <w:p w14:paraId="2770CD9D" w14:textId="77777777" w:rsidR="006D299A" w:rsidRPr="00C47493" w:rsidRDefault="006D299A" w:rsidP="006D299A">
      <w:pPr>
        <w:spacing w:line="360" w:lineRule="atLeast"/>
        <w:ind w:left="720" w:hanging="720"/>
        <w:jc w:val="both"/>
        <w:rPr>
          <w:color w:val="000000"/>
          <w:sz w:val="28"/>
        </w:rPr>
      </w:pPr>
      <w:r w:rsidRPr="00E9064E">
        <w:rPr>
          <w:color w:val="000000"/>
          <w:sz w:val="28"/>
        </w:rPr>
        <w:br w:type="page"/>
      </w:r>
      <w:r w:rsidRPr="00E9064E">
        <w:rPr>
          <w:color w:val="000000"/>
          <w:sz w:val="28"/>
        </w:rPr>
        <w:lastRenderedPageBreak/>
        <w:t xml:space="preserve">We can now factorise numbers in </w:t>
      </w:r>
      <w:r w:rsidRPr="00E9064E">
        <w:rPr>
          <w:b/>
          <w:color w:val="000000"/>
          <w:sz w:val="28"/>
        </w:rPr>
        <w:t>Z</w:t>
      </w:r>
      <w:r w:rsidRPr="00C47493">
        <w:rPr>
          <w:color w:val="000000"/>
          <w:sz w:val="28"/>
        </w:rPr>
        <w:t>[</w:t>
      </w:r>
      <w:r w:rsidRPr="00ED7410">
        <w:rPr>
          <w:color w:val="000000"/>
          <w:sz w:val="28"/>
        </w:rPr>
        <w:t>i</w:t>
      </w:r>
      <w:r w:rsidRPr="00C47493">
        <w:rPr>
          <w:color w:val="000000"/>
          <w:sz w:val="28"/>
        </w:rPr>
        <w:t>].</w:t>
      </w:r>
    </w:p>
    <w:p w14:paraId="2D8CC499" w14:textId="77777777" w:rsidR="006D299A" w:rsidRPr="00C47493" w:rsidRDefault="006D299A" w:rsidP="006D299A">
      <w:pPr>
        <w:spacing w:line="360" w:lineRule="atLeast"/>
        <w:jc w:val="both"/>
        <w:rPr>
          <w:color w:val="000000"/>
          <w:sz w:val="28"/>
        </w:rPr>
      </w:pPr>
    </w:p>
    <w:p w14:paraId="0C5EDCC7" w14:textId="77777777" w:rsidR="006D299A" w:rsidRPr="0088501F" w:rsidRDefault="006D299A" w:rsidP="006D299A">
      <w:pPr>
        <w:spacing w:line="360" w:lineRule="atLeast"/>
        <w:jc w:val="both"/>
        <w:rPr>
          <w:b/>
          <w:color w:val="000000"/>
          <w:sz w:val="28"/>
        </w:rPr>
      </w:pPr>
      <w:r w:rsidRPr="0088501F">
        <w:rPr>
          <w:b/>
          <w:color w:val="000000"/>
          <w:sz w:val="28"/>
        </w:rPr>
        <w:t>Example</w:t>
      </w:r>
    </w:p>
    <w:p w14:paraId="2E4884CD" w14:textId="77777777" w:rsidR="006D299A" w:rsidRPr="00C47493" w:rsidRDefault="006D299A" w:rsidP="006D299A">
      <w:pPr>
        <w:spacing w:line="360" w:lineRule="atLeast"/>
        <w:ind w:left="720"/>
        <w:jc w:val="both"/>
        <w:rPr>
          <w:color w:val="000000"/>
          <w:sz w:val="28"/>
        </w:rPr>
      </w:pPr>
      <w:r w:rsidRPr="00C47493">
        <w:rPr>
          <w:color w:val="000000"/>
          <w:sz w:val="28"/>
        </w:rPr>
        <w:t xml:space="preserve">Factorise </w:t>
      </w:r>
      <w:r w:rsidRPr="00107F42">
        <w:rPr>
          <w:i/>
          <w:color w:val="000000"/>
          <w:sz w:val="28"/>
        </w:rPr>
        <w:t>u</w:t>
      </w:r>
      <w:r w:rsidRPr="00C47493">
        <w:rPr>
          <w:color w:val="000000"/>
          <w:sz w:val="28"/>
        </w:rPr>
        <w:t xml:space="preserve"> = 12 + 11</w:t>
      </w:r>
      <w:r w:rsidRPr="00ED7410">
        <w:rPr>
          <w:color w:val="000000"/>
          <w:sz w:val="28"/>
        </w:rPr>
        <w:t>i</w:t>
      </w:r>
      <w:r w:rsidRPr="00C47493">
        <w:rPr>
          <w:color w:val="000000"/>
          <w:sz w:val="28"/>
        </w:rPr>
        <w:t xml:space="preserve"> in </w:t>
      </w:r>
      <w:r w:rsidRPr="00E9064E">
        <w:rPr>
          <w:b/>
          <w:color w:val="000000"/>
          <w:sz w:val="28"/>
        </w:rPr>
        <w:t>Z</w:t>
      </w:r>
      <w:r w:rsidRPr="00C47493">
        <w:rPr>
          <w:color w:val="000000"/>
          <w:sz w:val="28"/>
        </w:rPr>
        <w:t>[</w:t>
      </w:r>
      <w:r w:rsidRPr="00ED7410">
        <w:rPr>
          <w:color w:val="000000"/>
          <w:sz w:val="28"/>
        </w:rPr>
        <w:t>i</w:t>
      </w:r>
      <w:r w:rsidRPr="00C47493">
        <w:rPr>
          <w:color w:val="000000"/>
          <w:sz w:val="28"/>
        </w:rPr>
        <w:t>].</w:t>
      </w:r>
    </w:p>
    <w:p w14:paraId="2F1B8364" w14:textId="77777777" w:rsidR="006D299A" w:rsidRPr="00C47493" w:rsidRDefault="006D299A" w:rsidP="006D299A">
      <w:pPr>
        <w:spacing w:line="360" w:lineRule="atLeast"/>
        <w:ind w:left="720"/>
        <w:jc w:val="both"/>
        <w:rPr>
          <w:color w:val="000000"/>
          <w:sz w:val="28"/>
        </w:rPr>
      </w:pP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 144 +121 =265 = 5 </w:t>
      </w:r>
      <w:r w:rsidRPr="00C47493">
        <w:rPr>
          <w:color w:val="000000"/>
          <w:sz w:val="28"/>
        </w:rPr>
        <w:sym w:font="Symbol" w:char="F0B4"/>
      </w:r>
      <w:r w:rsidRPr="00C47493">
        <w:rPr>
          <w:color w:val="000000"/>
          <w:sz w:val="28"/>
        </w:rPr>
        <w:t xml:space="preserve"> 53.</w:t>
      </w:r>
    </w:p>
    <w:p w14:paraId="4D8C61C7" w14:textId="77777777" w:rsidR="006D299A" w:rsidRPr="00C47493" w:rsidRDefault="006D299A" w:rsidP="006D299A">
      <w:pPr>
        <w:spacing w:line="360" w:lineRule="atLeast"/>
        <w:ind w:left="720"/>
        <w:jc w:val="both"/>
        <w:rPr>
          <w:color w:val="000000"/>
          <w:sz w:val="28"/>
        </w:rPr>
      </w:pPr>
      <w:r w:rsidRPr="00C47493">
        <w:rPr>
          <w:color w:val="000000"/>
          <w:sz w:val="28"/>
        </w:rPr>
        <w:t xml:space="preserve">Hence a factor of </w:t>
      </w:r>
      <w:r w:rsidRPr="00107F42">
        <w:rPr>
          <w:i/>
          <w:color w:val="000000"/>
          <w:sz w:val="28"/>
        </w:rPr>
        <w:t>u</w:t>
      </w:r>
      <w:r w:rsidRPr="00C47493">
        <w:rPr>
          <w:color w:val="000000"/>
          <w:sz w:val="28"/>
        </w:rPr>
        <w:t xml:space="preserve"> must have a norm which divides </w:t>
      </w: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and so if </w:t>
      </w:r>
      <w:r w:rsidRPr="00107F42">
        <w:rPr>
          <w:i/>
          <w:color w:val="000000"/>
          <w:sz w:val="28"/>
        </w:rPr>
        <w:t>u</w:t>
      </w:r>
      <w:r w:rsidRPr="00C47493">
        <w:rPr>
          <w:color w:val="000000"/>
          <w:sz w:val="28"/>
        </w:rPr>
        <w:t xml:space="preserve"> is a non-unit its norm must be either 5 or 53.</w:t>
      </w:r>
    </w:p>
    <w:p w14:paraId="1D8FEFF4" w14:textId="77777777" w:rsidR="006D299A" w:rsidRPr="00C47493" w:rsidRDefault="006D299A" w:rsidP="006D299A">
      <w:pPr>
        <w:spacing w:line="360" w:lineRule="atLeast"/>
        <w:ind w:left="720"/>
        <w:jc w:val="both"/>
        <w:rPr>
          <w:color w:val="000000"/>
          <w:sz w:val="28"/>
        </w:rPr>
      </w:pPr>
      <w:r w:rsidRPr="00C47493">
        <w:rPr>
          <w:color w:val="000000"/>
          <w:sz w:val="28"/>
        </w:rPr>
        <w:t>Since both 5 and 53 are primes of the form 4</w:t>
      </w:r>
      <w:r w:rsidRPr="00F87C83">
        <w:rPr>
          <w:i/>
          <w:color w:val="000000"/>
          <w:sz w:val="28"/>
        </w:rPr>
        <w:t>k</w:t>
      </w:r>
      <w:r w:rsidRPr="00C47493">
        <w:rPr>
          <w:color w:val="000000"/>
          <w:sz w:val="28"/>
        </w:rPr>
        <w:t xml:space="preserve"> + 1 we can write them as sums of squares</w:t>
      </w:r>
    </w:p>
    <w:p w14:paraId="35F52341" w14:textId="77777777" w:rsidR="006D299A" w:rsidRPr="00C47493" w:rsidRDefault="006D299A" w:rsidP="006D299A">
      <w:pPr>
        <w:spacing w:line="360" w:lineRule="atLeast"/>
        <w:ind w:left="720"/>
        <w:jc w:val="both"/>
        <w:rPr>
          <w:color w:val="000000"/>
          <w:sz w:val="28"/>
        </w:rPr>
      </w:pPr>
      <w:proofErr w:type="gramStart"/>
      <w:r w:rsidRPr="00C47493">
        <w:rPr>
          <w:color w:val="000000"/>
          <w:sz w:val="28"/>
        </w:rPr>
        <w:t>So</w:t>
      </w:r>
      <w:proofErr w:type="gramEnd"/>
      <w:r w:rsidRPr="00C47493">
        <w:rPr>
          <w:color w:val="000000"/>
          <w:sz w:val="28"/>
        </w:rPr>
        <w:t xml:space="preserve"> the possible factors of </w:t>
      </w:r>
      <w:r w:rsidRPr="00F87C83">
        <w:rPr>
          <w:i/>
          <w:color w:val="000000"/>
          <w:sz w:val="28"/>
        </w:rPr>
        <w:t>u</w:t>
      </w:r>
      <w:r w:rsidRPr="00C47493">
        <w:rPr>
          <w:color w:val="000000"/>
          <w:sz w:val="28"/>
        </w:rPr>
        <w:t xml:space="preserve"> are 1 ± 2i and 7 ± 2i</w:t>
      </w:r>
    </w:p>
    <w:p w14:paraId="1856569F" w14:textId="77777777" w:rsidR="006D299A" w:rsidRPr="00C47493" w:rsidRDefault="006D299A" w:rsidP="006D299A">
      <w:pPr>
        <w:spacing w:line="360" w:lineRule="atLeast"/>
        <w:ind w:left="720"/>
        <w:jc w:val="both"/>
        <w:rPr>
          <w:color w:val="000000"/>
          <w:sz w:val="28"/>
        </w:rPr>
      </w:pPr>
      <w:r w:rsidRPr="00C47493">
        <w:rPr>
          <w:color w:val="000000"/>
          <w:sz w:val="28"/>
        </w:rPr>
        <w:t>(Factors are only determined up to multiplication by ±1 and ±i.)</w:t>
      </w:r>
    </w:p>
    <w:p w14:paraId="4345DBB7" w14:textId="77777777" w:rsidR="006D299A" w:rsidRPr="00C47493" w:rsidRDefault="006D299A" w:rsidP="006D299A">
      <w:pPr>
        <w:spacing w:line="360" w:lineRule="atLeast"/>
        <w:ind w:left="720"/>
        <w:jc w:val="both"/>
        <w:rPr>
          <w:color w:val="000000"/>
          <w:sz w:val="28"/>
        </w:rPr>
      </w:pPr>
      <w:r w:rsidRPr="00C47493">
        <w:rPr>
          <w:color w:val="000000"/>
          <w:sz w:val="28"/>
        </w:rPr>
        <w:t>Experiment with these to get</w:t>
      </w:r>
    </w:p>
    <w:p w14:paraId="6A0AE008" w14:textId="77777777" w:rsidR="006D299A" w:rsidRPr="00C47493" w:rsidRDefault="006D299A" w:rsidP="006D299A">
      <w:pPr>
        <w:spacing w:line="360" w:lineRule="atLeast"/>
        <w:ind w:left="720"/>
        <w:jc w:val="both"/>
        <w:rPr>
          <w:color w:val="000000"/>
          <w:sz w:val="28"/>
        </w:rPr>
      </w:pPr>
      <w:r w:rsidRPr="00C47493">
        <w:rPr>
          <w:color w:val="000000"/>
          <w:sz w:val="28"/>
        </w:rPr>
        <w:t>(1 – 2</w:t>
      </w:r>
      <w:proofErr w:type="gramStart"/>
      <w:r w:rsidRPr="00C47493">
        <w:rPr>
          <w:color w:val="000000"/>
          <w:sz w:val="28"/>
        </w:rPr>
        <w:t>i)(</w:t>
      </w:r>
      <w:proofErr w:type="gramEnd"/>
      <w:r w:rsidRPr="00C47493">
        <w:rPr>
          <w:color w:val="000000"/>
          <w:sz w:val="28"/>
        </w:rPr>
        <w:t>7 + 2i) = 11 – 12i = –i(12 + 11i)</w:t>
      </w:r>
    </w:p>
    <w:p w14:paraId="3E4189F8" w14:textId="77777777" w:rsidR="006D299A" w:rsidRPr="00C47493" w:rsidRDefault="006D299A" w:rsidP="006D299A">
      <w:pPr>
        <w:spacing w:line="360" w:lineRule="atLeast"/>
        <w:jc w:val="both"/>
        <w:rPr>
          <w:color w:val="000000"/>
          <w:sz w:val="28"/>
        </w:rPr>
      </w:pPr>
    </w:p>
    <w:p w14:paraId="7356BA9E" w14:textId="77777777" w:rsidR="006D299A" w:rsidRPr="00C47493" w:rsidRDefault="006D299A" w:rsidP="006D299A">
      <w:pPr>
        <w:spacing w:line="360" w:lineRule="atLeast"/>
        <w:jc w:val="both"/>
        <w:rPr>
          <w:color w:val="000000"/>
          <w:sz w:val="28"/>
        </w:rPr>
      </w:pPr>
      <w:r w:rsidRPr="00C47493">
        <w:rPr>
          <w:color w:val="000000"/>
          <w:sz w:val="28"/>
        </w:rPr>
        <w:t>We can use the above to write numbers as the sum of two squares.</w:t>
      </w:r>
    </w:p>
    <w:p w14:paraId="61424332" w14:textId="77777777" w:rsidR="006D299A" w:rsidRPr="00C47493" w:rsidRDefault="006D299A" w:rsidP="006D299A">
      <w:pPr>
        <w:spacing w:line="360" w:lineRule="atLeast"/>
        <w:jc w:val="both"/>
        <w:rPr>
          <w:color w:val="000000"/>
          <w:sz w:val="28"/>
        </w:rPr>
      </w:pPr>
      <w:r w:rsidRPr="00C47493">
        <w:rPr>
          <w:color w:val="000000"/>
          <w:sz w:val="28"/>
        </w:rPr>
        <w:t xml:space="preserve">Writing an integer </w:t>
      </w:r>
      <w:r w:rsidRPr="00107F42">
        <w:rPr>
          <w:i/>
          <w:color w:val="000000"/>
          <w:sz w:val="28"/>
        </w:rPr>
        <w:t>n</w:t>
      </w:r>
      <w:r w:rsidRPr="00C47493">
        <w:rPr>
          <w:color w:val="000000"/>
          <w:sz w:val="28"/>
        </w:rPr>
        <w:t xml:space="preserve"> in this form is equivalent to finding an element </w:t>
      </w:r>
      <w:r w:rsidRPr="00107F42">
        <w:rPr>
          <w:i/>
          <w:color w:val="000000"/>
          <w:sz w:val="28"/>
        </w:rPr>
        <w:t>u</w:t>
      </w:r>
      <w:r w:rsidRPr="00C47493">
        <w:rPr>
          <w:color w:val="000000"/>
          <w:sz w:val="28"/>
        </w:rPr>
        <w:t xml:space="preserve"> in </w:t>
      </w:r>
      <w:r w:rsidRPr="00E9064E">
        <w:rPr>
          <w:b/>
          <w:color w:val="000000"/>
          <w:sz w:val="28"/>
        </w:rPr>
        <w:t>Z</w:t>
      </w:r>
      <w:r w:rsidRPr="00C47493">
        <w:rPr>
          <w:color w:val="000000"/>
          <w:sz w:val="28"/>
        </w:rPr>
        <w:t>[</w:t>
      </w:r>
      <w:r w:rsidRPr="00ED7410">
        <w:rPr>
          <w:color w:val="000000"/>
          <w:sz w:val="28"/>
        </w:rPr>
        <w:t>i</w:t>
      </w:r>
      <w:r w:rsidRPr="00C47493">
        <w:rPr>
          <w:color w:val="000000"/>
          <w:sz w:val="28"/>
        </w:rPr>
        <w:t xml:space="preserve">] with </w:t>
      </w: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 </w:t>
      </w:r>
      <w:r w:rsidRPr="00107F42">
        <w:rPr>
          <w:i/>
          <w:color w:val="000000"/>
          <w:sz w:val="28"/>
        </w:rPr>
        <w:t>n</w:t>
      </w:r>
      <w:r w:rsidRPr="00C47493">
        <w:rPr>
          <w:color w:val="000000"/>
          <w:sz w:val="28"/>
        </w:rPr>
        <w:t>.</w:t>
      </w:r>
    </w:p>
    <w:p w14:paraId="4618C27C" w14:textId="77777777" w:rsidR="006D299A" w:rsidRPr="00C47493" w:rsidRDefault="006D299A" w:rsidP="006D299A">
      <w:pPr>
        <w:spacing w:line="360" w:lineRule="atLeast"/>
        <w:jc w:val="both"/>
        <w:rPr>
          <w:color w:val="000000"/>
          <w:sz w:val="28"/>
        </w:rPr>
      </w:pPr>
      <w:r w:rsidRPr="00C47493">
        <w:rPr>
          <w:color w:val="000000"/>
          <w:sz w:val="28"/>
        </w:rPr>
        <w:t xml:space="preserve">To find such a Gaussian integer </w:t>
      </w:r>
      <w:r w:rsidRPr="00107F42">
        <w:rPr>
          <w:i/>
          <w:color w:val="000000"/>
          <w:sz w:val="28"/>
        </w:rPr>
        <w:t>u</w:t>
      </w:r>
      <w:r w:rsidRPr="00C47493">
        <w:rPr>
          <w:color w:val="000000"/>
          <w:sz w:val="28"/>
        </w:rPr>
        <w:t xml:space="preserve">, observe that the norm of any factor of </w:t>
      </w:r>
      <w:r w:rsidRPr="00107F42">
        <w:rPr>
          <w:i/>
          <w:color w:val="000000"/>
          <w:sz w:val="28"/>
        </w:rPr>
        <w:t>u</w:t>
      </w:r>
      <w:r w:rsidRPr="00C47493">
        <w:rPr>
          <w:color w:val="000000"/>
          <w:sz w:val="28"/>
        </w:rPr>
        <w:t xml:space="preserve"> must divide </w:t>
      </w:r>
      <w:r w:rsidRPr="00107F42">
        <w:rPr>
          <w:i/>
          <w:color w:val="000000"/>
          <w:sz w:val="28"/>
        </w:rPr>
        <w:t>N</w:t>
      </w:r>
      <w:r w:rsidRPr="00C47493">
        <w:rPr>
          <w:color w:val="000000"/>
          <w:sz w:val="28"/>
        </w:rPr>
        <w:t>(</w:t>
      </w:r>
      <w:r w:rsidRPr="00107F42">
        <w:rPr>
          <w:i/>
          <w:color w:val="000000"/>
          <w:sz w:val="28"/>
        </w:rPr>
        <w:t>u</w:t>
      </w:r>
      <w:r w:rsidRPr="00C47493">
        <w:rPr>
          <w:color w:val="000000"/>
          <w:sz w:val="28"/>
        </w:rPr>
        <w:t>).</w:t>
      </w:r>
    </w:p>
    <w:p w14:paraId="3EE9E969" w14:textId="77777777" w:rsidR="006D299A" w:rsidRPr="00C47493" w:rsidRDefault="006D299A" w:rsidP="006D299A">
      <w:pPr>
        <w:spacing w:line="360" w:lineRule="atLeast"/>
        <w:jc w:val="both"/>
        <w:rPr>
          <w:color w:val="000000"/>
          <w:sz w:val="28"/>
        </w:rPr>
      </w:pPr>
    </w:p>
    <w:p w14:paraId="2EAC3D3C" w14:textId="77777777" w:rsidR="006D299A" w:rsidRPr="00107F42" w:rsidRDefault="006D299A" w:rsidP="006D299A">
      <w:pPr>
        <w:spacing w:line="360" w:lineRule="atLeast"/>
        <w:jc w:val="both"/>
        <w:rPr>
          <w:b/>
          <w:color w:val="000000"/>
          <w:sz w:val="28"/>
        </w:rPr>
      </w:pPr>
      <w:r w:rsidRPr="00107F42">
        <w:rPr>
          <w:b/>
          <w:color w:val="000000"/>
          <w:sz w:val="28"/>
        </w:rPr>
        <w:t>Method</w:t>
      </w:r>
    </w:p>
    <w:p w14:paraId="20B5E357" w14:textId="77777777" w:rsidR="006D299A" w:rsidRPr="00C47493" w:rsidRDefault="006D299A" w:rsidP="006D299A">
      <w:pPr>
        <w:spacing w:line="360" w:lineRule="atLeast"/>
        <w:ind w:left="720" w:hanging="720"/>
        <w:jc w:val="both"/>
        <w:rPr>
          <w:color w:val="000000"/>
          <w:sz w:val="28"/>
        </w:rPr>
      </w:pPr>
      <w:r w:rsidRPr="00C47493">
        <w:rPr>
          <w:color w:val="000000"/>
          <w:sz w:val="28"/>
        </w:rPr>
        <w:t>1)</w:t>
      </w:r>
      <w:r w:rsidRPr="00C47493">
        <w:rPr>
          <w:color w:val="000000"/>
          <w:sz w:val="28"/>
        </w:rPr>
        <w:tab/>
        <w:t xml:space="preserve">Factorise </w:t>
      </w:r>
      <w:r w:rsidRPr="00107F42">
        <w:rPr>
          <w:i/>
          <w:color w:val="000000"/>
          <w:sz w:val="28"/>
        </w:rPr>
        <w:t>n</w:t>
      </w:r>
      <w:r w:rsidRPr="00C47493">
        <w:rPr>
          <w:color w:val="000000"/>
          <w:sz w:val="28"/>
        </w:rPr>
        <w:t xml:space="preserve"> (in </w:t>
      </w:r>
      <w:r w:rsidRPr="00107F42">
        <w:rPr>
          <w:b/>
          <w:color w:val="000000"/>
          <w:sz w:val="28"/>
        </w:rPr>
        <w:t>Z</w:t>
      </w:r>
      <w:r w:rsidRPr="00C47493">
        <w:rPr>
          <w:color w:val="000000"/>
          <w:sz w:val="28"/>
        </w:rPr>
        <w:t xml:space="preserve">). Say </w:t>
      </w:r>
      <w:r w:rsidRPr="00107F42">
        <w:rPr>
          <w:color w:val="000000"/>
          <w:position w:val="-10"/>
          <w:sz w:val="28"/>
        </w:rPr>
        <w:object w:dxaOrig="2700" w:dyaOrig="400" w14:anchorId="48A4C851">
          <v:shape id="_x0000_i1258" type="#_x0000_t75" style="width:135.2pt;height:20pt" o:ole="">
            <v:imagedata r:id="rId442" o:title=""/>
          </v:shape>
          <o:OLEObject Type="Embed" ProgID="Equation.3" ShapeID="_x0000_i1258" DrawAspect="Content" ObjectID="_1585227424" r:id="rId443"/>
        </w:object>
      </w:r>
      <w:r w:rsidRPr="00C47493">
        <w:rPr>
          <w:color w:val="000000"/>
          <w:sz w:val="28"/>
        </w:rPr>
        <w:t xml:space="preserve"> where the primes </w:t>
      </w:r>
      <w:r w:rsidRPr="00107F42">
        <w:rPr>
          <w:color w:val="000000"/>
          <w:position w:val="-10"/>
          <w:sz w:val="28"/>
        </w:rPr>
        <w:object w:dxaOrig="960" w:dyaOrig="340" w14:anchorId="74A59AC6">
          <v:shape id="_x0000_i1259" type="#_x0000_t75" style="width:48pt;height:16.8pt" o:ole="">
            <v:imagedata r:id="rId444" o:title=""/>
          </v:shape>
          <o:OLEObject Type="Embed" ProgID="Equation.3" ShapeID="_x0000_i1259" DrawAspect="Content" ObjectID="_1585227425" r:id="rId445"/>
        </w:object>
      </w:r>
      <w:r w:rsidRPr="00C47493">
        <w:rPr>
          <w:color w:val="000000"/>
          <w:sz w:val="28"/>
        </w:rPr>
        <w:t xml:space="preserve"> are of the form 4</w:t>
      </w:r>
      <w:r w:rsidRPr="00107F42">
        <w:rPr>
          <w:i/>
          <w:color w:val="000000"/>
          <w:sz w:val="28"/>
        </w:rPr>
        <w:t>k</w:t>
      </w:r>
      <w:r w:rsidRPr="00C47493">
        <w:rPr>
          <w:color w:val="000000"/>
          <w:sz w:val="28"/>
        </w:rPr>
        <w:t xml:space="preserve"> + 1 and the primes </w:t>
      </w:r>
      <w:r w:rsidRPr="00107F42">
        <w:rPr>
          <w:color w:val="000000"/>
          <w:position w:val="-10"/>
          <w:sz w:val="28"/>
        </w:rPr>
        <w:object w:dxaOrig="900" w:dyaOrig="340" w14:anchorId="102F857C">
          <v:shape id="_x0000_i1260" type="#_x0000_t75" style="width:44.8pt;height:16.8pt" o:ole="">
            <v:imagedata r:id="rId446" o:title=""/>
          </v:shape>
          <o:OLEObject Type="Embed" ProgID="Equation.3" ShapeID="_x0000_i1260" DrawAspect="Content" ObjectID="_1585227426" r:id="rId447"/>
        </w:object>
      </w:r>
      <w:r w:rsidRPr="00C47493">
        <w:rPr>
          <w:color w:val="000000"/>
          <w:sz w:val="28"/>
        </w:rPr>
        <w:t xml:space="preserve"> are of the </w:t>
      </w:r>
      <w:proofErr w:type="gramStart"/>
      <w:r w:rsidRPr="00C47493">
        <w:rPr>
          <w:color w:val="000000"/>
          <w:sz w:val="28"/>
        </w:rPr>
        <w:t>form  4</w:t>
      </w:r>
      <w:proofErr w:type="gramEnd"/>
      <w:r w:rsidRPr="00107F42">
        <w:rPr>
          <w:i/>
          <w:color w:val="000000"/>
          <w:sz w:val="28"/>
        </w:rPr>
        <w:t>k</w:t>
      </w:r>
      <w:r w:rsidRPr="00C47493">
        <w:rPr>
          <w:color w:val="000000"/>
          <w:sz w:val="28"/>
        </w:rPr>
        <w:t xml:space="preserve"> + 3.</w:t>
      </w:r>
    </w:p>
    <w:p w14:paraId="7CDF5173" w14:textId="77777777" w:rsidR="006D299A" w:rsidRPr="00C47493" w:rsidRDefault="006D299A" w:rsidP="006D299A">
      <w:pPr>
        <w:spacing w:line="360" w:lineRule="atLeast"/>
        <w:ind w:left="720" w:hanging="720"/>
        <w:jc w:val="both"/>
        <w:rPr>
          <w:color w:val="000000"/>
          <w:sz w:val="28"/>
        </w:rPr>
      </w:pPr>
      <w:r w:rsidRPr="00C47493">
        <w:rPr>
          <w:color w:val="000000"/>
          <w:sz w:val="28"/>
        </w:rPr>
        <w:tab/>
        <w:t>The primes of the form 4</w:t>
      </w:r>
      <w:r w:rsidRPr="00107F42">
        <w:rPr>
          <w:i/>
          <w:color w:val="000000"/>
          <w:sz w:val="28"/>
        </w:rPr>
        <w:t>k</w:t>
      </w:r>
      <w:r w:rsidRPr="00C47493">
        <w:rPr>
          <w:color w:val="000000"/>
          <w:sz w:val="28"/>
        </w:rPr>
        <w:t xml:space="preserve"> + 3 can only come from factors of the form     </w:t>
      </w:r>
      <w:r w:rsidRPr="00107F42">
        <w:rPr>
          <w:i/>
          <w:color w:val="000000"/>
          <w:sz w:val="28"/>
        </w:rPr>
        <w:t>q</w:t>
      </w:r>
      <w:r w:rsidRPr="00C47493">
        <w:rPr>
          <w:color w:val="000000"/>
          <w:sz w:val="28"/>
        </w:rPr>
        <w:t xml:space="preserve"> + 0</w:t>
      </w:r>
      <w:r w:rsidRPr="00572836">
        <w:rPr>
          <w:color w:val="000000"/>
          <w:sz w:val="28"/>
        </w:rPr>
        <w:t>i</w:t>
      </w:r>
      <w:r w:rsidRPr="00C47493">
        <w:rPr>
          <w:color w:val="000000"/>
          <w:sz w:val="28"/>
        </w:rPr>
        <w:t xml:space="preserve"> or 0 + </w:t>
      </w:r>
      <w:r w:rsidRPr="00107F42">
        <w:rPr>
          <w:i/>
          <w:color w:val="000000"/>
          <w:sz w:val="28"/>
        </w:rPr>
        <w:t>q</w:t>
      </w:r>
      <w:r w:rsidRPr="00572836">
        <w:rPr>
          <w:color w:val="000000"/>
          <w:sz w:val="28"/>
        </w:rPr>
        <w:t>i</w:t>
      </w:r>
      <w:r w:rsidRPr="00C47493">
        <w:rPr>
          <w:color w:val="000000"/>
          <w:sz w:val="28"/>
        </w:rPr>
        <w:t xml:space="preserve"> and hence these will occur as </w:t>
      </w:r>
      <w:r w:rsidRPr="00107F42">
        <w:rPr>
          <w:i/>
          <w:color w:val="000000"/>
          <w:sz w:val="28"/>
        </w:rPr>
        <w:t>squares</w:t>
      </w:r>
      <w:r w:rsidRPr="00C47493">
        <w:rPr>
          <w:color w:val="000000"/>
          <w:sz w:val="28"/>
        </w:rPr>
        <w:t xml:space="preserve"> in the factorisation of </w:t>
      </w:r>
      <w:r w:rsidRPr="00107F42">
        <w:rPr>
          <w:i/>
          <w:color w:val="000000"/>
          <w:sz w:val="28"/>
        </w:rPr>
        <w:t>n</w:t>
      </w:r>
      <w:r w:rsidRPr="00C47493">
        <w:rPr>
          <w:color w:val="000000"/>
          <w:sz w:val="28"/>
        </w:rPr>
        <w:t xml:space="preserve"> = </w:t>
      </w:r>
      <w:r w:rsidRPr="00107F42">
        <w:rPr>
          <w:i/>
          <w:color w:val="000000"/>
          <w:sz w:val="28"/>
        </w:rPr>
        <w:t>N</w:t>
      </w:r>
      <w:r w:rsidRPr="00C47493">
        <w:rPr>
          <w:color w:val="000000"/>
          <w:sz w:val="28"/>
        </w:rPr>
        <w:t>(</w:t>
      </w:r>
      <w:r w:rsidRPr="00107F42">
        <w:rPr>
          <w:i/>
          <w:color w:val="000000"/>
          <w:sz w:val="28"/>
        </w:rPr>
        <w:t>u</w:t>
      </w:r>
      <w:r w:rsidRPr="00C47493">
        <w:rPr>
          <w:color w:val="000000"/>
          <w:sz w:val="28"/>
        </w:rPr>
        <w:t>).</w:t>
      </w:r>
    </w:p>
    <w:p w14:paraId="1E44A89B" w14:textId="77777777" w:rsidR="006D299A" w:rsidRPr="00C47493" w:rsidRDefault="006D299A" w:rsidP="006D299A">
      <w:pPr>
        <w:spacing w:line="360" w:lineRule="atLeast"/>
        <w:jc w:val="both"/>
        <w:rPr>
          <w:color w:val="000000"/>
          <w:sz w:val="28"/>
        </w:rPr>
      </w:pPr>
    </w:p>
    <w:p w14:paraId="4B0517A7" w14:textId="77777777" w:rsidR="006D299A" w:rsidRPr="00C47493" w:rsidRDefault="006D299A" w:rsidP="006D299A">
      <w:pPr>
        <w:spacing w:line="360" w:lineRule="atLeast"/>
        <w:ind w:left="720" w:hanging="720"/>
        <w:jc w:val="both"/>
        <w:rPr>
          <w:color w:val="000000"/>
          <w:sz w:val="28"/>
        </w:rPr>
      </w:pPr>
      <w:r w:rsidRPr="00C47493">
        <w:rPr>
          <w:color w:val="000000"/>
          <w:sz w:val="28"/>
        </w:rPr>
        <w:t>2)</w:t>
      </w:r>
      <w:r w:rsidRPr="00C47493">
        <w:rPr>
          <w:color w:val="000000"/>
          <w:sz w:val="28"/>
        </w:rPr>
        <w:tab/>
        <w:t xml:space="preserve">Write each of the primes </w:t>
      </w:r>
      <w:r w:rsidRPr="002A7996">
        <w:rPr>
          <w:color w:val="000000"/>
          <w:position w:val="-10"/>
          <w:sz w:val="28"/>
        </w:rPr>
        <w:object w:dxaOrig="280" w:dyaOrig="340" w14:anchorId="0A209ABA">
          <v:shape id="_x0000_i1261" type="#_x0000_t75" style="width:14.4pt;height:16.8pt" o:ole="">
            <v:imagedata r:id="rId26" o:title=""/>
          </v:shape>
          <o:OLEObject Type="Embed" ProgID="Equation.3" ShapeID="_x0000_i1261" DrawAspect="Content" ObjectID="_1585227427" r:id="rId448"/>
        </w:object>
      </w:r>
      <w:r w:rsidRPr="00C47493">
        <w:rPr>
          <w:color w:val="000000"/>
          <w:sz w:val="28"/>
        </w:rPr>
        <w:t xml:space="preserve"> as a sum of two squares </w:t>
      </w:r>
      <w:r w:rsidRPr="002A7996">
        <w:rPr>
          <w:color w:val="000000"/>
          <w:position w:val="-2"/>
          <w:sz w:val="28"/>
        </w:rPr>
        <w:object w:dxaOrig="880" w:dyaOrig="320" w14:anchorId="1FDC7949">
          <v:shape id="_x0000_i1262" type="#_x0000_t75" style="width:44pt;height:16pt" o:ole="">
            <v:imagedata r:id="rId449" o:title=""/>
          </v:shape>
          <o:OLEObject Type="Embed" ProgID="Equation.3" ShapeID="_x0000_i1262" DrawAspect="Content" ObjectID="_1585227428" r:id="rId450"/>
        </w:object>
      </w:r>
      <w:r w:rsidRPr="00C47493">
        <w:rPr>
          <w:color w:val="000000"/>
          <w:sz w:val="28"/>
        </w:rPr>
        <w:t xml:space="preserve"> giving a factor of </w:t>
      </w:r>
      <w:r w:rsidRPr="00107F42">
        <w:rPr>
          <w:i/>
          <w:color w:val="000000"/>
          <w:sz w:val="28"/>
        </w:rPr>
        <w:t>u</w:t>
      </w:r>
      <w:r w:rsidRPr="00C47493">
        <w:rPr>
          <w:color w:val="000000"/>
          <w:sz w:val="28"/>
        </w:rPr>
        <w:t xml:space="preserve"> of the form </w:t>
      </w:r>
      <w:r w:rsidRPr="00107F42">
        <w:rPr>
          <w:i/>
          <w:color w:val="000000"/>
          <w:sz w:val="28"/>
        </w:rPr>
        <w:t>a</w:t>
      </w:r>
      <w:r w:rsidRPr="00107F42">
        <w:rPr>
          <w:color w:val="000000"/>
          <w:sz w:val="28"/>
        </w:rPr>
        <w:t xml:space="preserve"> ±</w:t>
      </w:r>
      <w:r w:rsidRPr="00107F42">
        <w:rPr>
          <w:i/>
          <w:color w:val="000000"/>
          <w:sz w:val="28"/>
        </w:rPr>
        <w:t xml:space="preserve"> b</w:t>
      </w:r>
      <w:r w:rsidRPr="00ED7410">
        <w:rPr>
          <w:color w:val="000000"/>
          <w:sz w:val="28"/>
        </w:rPr>
        <w:t>i</w:t>
      </w:r>
      <w:r w:rsidRPr="00C47493">
        <w:rPr>
          <w:color w:val="000000"/>
          <w:sz w:val="28"/>
        </w:rPr>
        <w:t xml:space="preserve">. (The factors of 2 are 1 ± </w:t>
      </w:r>
      <w:r w:rsidRPr="00ED7410">
        <w:rPr>
          <w:color w:val="000000"/>
          <w:sz w:val="28"/>
        </w:rPr>
        <w:t>i</w:t>
      </w:r>
      <w:r w:rsidRPr="00C47493">
        <w:rPr>
          <w:color w:val="000000"/>
          <w:sz w:val="28"/>
        </w:rPr>
        <w:t>.)</w:t>
      </w:r>
    </w:p>
    <w:p w14:paraId="1D69373D" w14:textId="77777777" w:rsidR="006D299A" w:rsidRPr="00E9064E" w:rsidRDefault="006D299A" w:rsidP="006D299A">
      <w:pPr>
        <w:spacing w:line="360" w:lineRule="atLeast"/>
        <w:ind w:left="720" w:hanging="720"/>
        <w:jc w:val="both"/>
        <w:rPr>
          <w:color w:val="000000"/>
          <w:sz w:val="28"/>
        </w:rPr>
      </w:pPr>
    </w:p>
    <w:p w14:paraId="6878E345" w14:textId="77777777" w:rsidR="006D299A" w:rsidRPr="00C47493" w:rsidRDefault="006D299A" w:rsidP="006D299A">
      <w:pPr>
        <w:spacing w:line="360" w:lineRule="atLeast"/>
        <w:ind w:left="720" w:hanging="720"/>
        <w:jc w:val="both"/>
        <w:rPr>
          <w:color w:val="000000"/>
          <w:sz w:val="28"/>
        </w:rPr>
      </w:pPr>
      <w:r w:rsidRPr="00C47493">
        <w:rPr>
          <w:color w:val="000000"/>
          <w:sz w:val="28"/>
        </w:rPr>
        <w:t xml:space="preserve">3) </w:t>
      </w:r>
      <w:r w:rsidRPr="00C47493">
        <w:rPr>
          <w:color w:val="000000"/>
          <w:sz w:val="28"/>
        </w:rPr>
        <w:tab/>
        <w:t xml:space="preserve">Piece together suitable multiples of these factors to get a candidate with </w:t>
      </w: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 </w:t>
      </w:r>
      <w:r w:rsidRPr="00107F42">
        <w:rPr>
          <w:i/>
          <w:color w:val="000000"/>
          <w:sz w:val="28"/>
        </w:rPr>
        <w:t>u</w:t>
      </w:r>
      <w:r w:rsidRPr="00C47493">
        <w:rPr>
          <w:color w:val="000000"/>
          <w:sz w:val="28"/>
        </w:rPr>
        <w:t>.</w:t>
      </w:r>
    </w:p>
    <w:p w14:paraId="00B3AC2E" w14:textId="77777777" w:rsidR="006D299A" w:rsidRPr="00107F42" w:rsidRDefault="006D299A" w:rsidP="006D299A">
      <w:pPr>
        <w:spacing w:line="360" w:lineRule="atLeast"/>
        <w:jc w:val="both"/>
        <w:rPr>
          <w:b/>
          <w:color w:val="000000"/>
          <w:sz w:val="28"/>
        </w:rPr>
      </w:pPr>
    </w:p>
    <w:p w14:paraId="07E11996" w14:textId="77777777" w:rsidR="006D299A" w:rsidRPr="00107F42" w:rsidRDefault="006D299A" w:rsidP="006D299A">
      <w:pPr>
        <w:spacing w:line="360" w:lineRule="atLeast"/>
        <w:jc w:val="both"/>
        <w:rPr>
          <w:b/>
          <w:color w:val="000000"/>
          <w:sz w:val="28"/>
        </w:rPr>
      </w:pPr>
      <w:r w:rsidRPr="00107F42">
        <w:rPr>
          <w:b/>
          <w:color w:val="000000"/>
          <w:sz w:val="28"/>
        </w:rPr>
        <w:t>Example</w:t>
      </w:r>
    </w:p>
    <w:p w14:paraId="619F3DCC" w14:textId="77777777" w:rsidR="006D299A" w:rsidRPr="00C47493" w:rsidRDefault="006D299A" w:rsidP="006D299A">
      <w:pPr>
        <w:spacing w:line="360" w:lineRule="atLeast"/>
        <w:ind w:left="720"/>
        <w:jc w:val="both"/>
        <w:rPr>
          <w:color w:val="000000"/>
          <w:sz w:val="28"/>
        </w:rPr>
      </w:pPr>
      <w:r w:rsidRPr="00C47493">
        <w:rPr>
          <w:color w:val="000000"/>
          <w:sz w:val="28"/>
        </w:rPr>
        <w:t xml:space="preserve">To write 650 = </w:t>
      </w:r>
      <w:r w:rsidRPr="00107F42">
        <w:rPr>
          <w:color w:val="000000"/>
          <w:position w:val="-2"/>
          <w:sz w:val="28"/>
        </w:rPr>
        <w:object w:dxaOrig="1200" w:dyaOrig="320" w14:anchorId="6825A355">
          <v:shape id="_x0000_i1263" type="#_x0000_t75" style="width:60pt;height:16pt" o:ole="">
            <v:imagedata r:id="rId451" o:title=""/>
          </v:shape>
          <o:OLEObject Type="Embed" ProgID="Equation.3" ShapeID="_x0000_i1263" DrawAspect="Content" ObjectID="_1585227429" r:id="rId452"/>
        </w:object>
      </w:r>
      <w:r w:rsidRPr="00C47493">
        <w:rPr>
          <w:color w:val="000000"/>
          <w:sz w:val="28"/>
        </w:rPr>
        <w:t xml:space="preserve"> as a sum of two squares. </w:t>
      </w:r>
    </w:p>
    <w:p w14:paraId="3512AA31" w14:textId="77777777" w:rsidR="006D299A" w:rsidRPr="00C47493" w:rsidRDefault="006D299A" w:rsidP="006D299A">
      <w:pPr>
        <w:spacing w:line="360" w:lineRule="atLeast"/>
        <w:ind w:left="720"/>
        <w:jc w:val="both"/>
        <w:rPr>
          <w:color w:val="000000"/>
          <w:sz w:val="28"/>
        </w:rPr>
      </w:pPr>
      <w:r w:rsidRPr="00C47493">
        <w:rPr>
          <w:color w:val="000000"/>
          <w:sz w:val="28"/>
        </w:rPr>
        <w:t xml:space="preserve">i.e. Find </w:t>
      </w:r>
      <w:r w:rsidRPr="00ED7410">
        <w:rPr>
          <w:color w:val="000000"/>
          <w:position w:val="-6"/>
          <w:sz w:val="28"/>
        </w:rPr>
        <w:object w:dxaOrig="960" w:dyaOrig="280" w14:anchorId="06F7EE77">
          <v:shape id="_x0000_i1264" type="#_x0000_t75" style="width:48pt;height:14.4pt" o:ole="">
            <v:imagedata r:id="rId439" o:title=""/>
          </v:shape>
          <o:OLEObject Type="Embed" ProgID="Equation.3" ShapeID="_x0000_i1264" DrawAspect="Content" ObjectID="_1585227430" r:id="rId453"/>
        </w:object>
      </w:r>
      <w:r w:rsidRPr="00C47493">
        <w:rPr>
          <w:color w:val="000000"/>
          <w:sz w:val="28"/>
        </w:rPr>
        <w:t xml:space="preserve"> with </w:t>
      </w:r>
      <w:r w:rsidRPr="00107F42">
        <w:rPr>
          <w:i/>
          <w:color w:val="000000"/>
          <w:sz w:val="28"/>
        </w:rPr>
        <w:t>N</w:t>
      </w:r>
      <w:r w:rsidRPr="00C47493">
        <w:rPr>
          <w:color w:val="000000"/>
          <w:sz w:val="28"/>
        </w:rPr>
        <w:t>(</w:t>
      </w:r>
      <w:r w:rsidRPr="00107F42">
        <w:rPr>
          <w:i/>
          <w:color w:val="000000"/>
          <w:sz w:val="28"/>
        </w:rPr>
        <w:t>u</w:t>
      </w:r>
      <w:r w:rsidRPr="00C47493">
        <w:rPr>
          <w:color w:val="000000"/>
          <w:sz w:val="28"/>
        </w:rPr>
        <w:t xml:space="preserve">) = 650. </w:t>
      </w:r>
    </w:p>
    <w:p w14:paraId="2817EB53" w14:textId="77777777" w:rsidR="006D299A" w:rsidRPr="00C47493" w:rsidRDefault="006D299A" w:rsidP="006D299A">
      <w:pPr>
        <w:spacing w:line="360" w:lineRule="atLeast"/>
        <w:ind w:left="720"/>
        <w:jc w:val="both"/>
        <w:rPr>
          <w:color w:val="000000"/>
          <w:sz w:val="28"/>
        </w:rPr>
      </w:pPr>
      <w:r w:rsidRPr="00C47493">
        <w:rPr>
          <w:color w:val="000000"/>
          <w:sz w:val="28"/>
        </w:rPr>
        <w:t xml:space="preserve">Possible prime factors of </w:t>
      </w:r>
      <w:r w:rsidRPr="00107F42">
        <w:rPr>
          <w:i/>
          <w:color w:val="000000"/>
          <w:sz w:val="28"/>
        </w:rPr>
        <w:t>u</w:t>
      </w:r>
      <w:r w:rsidRPr="00C47493">
        <w:rPr>
          <w:color w:val="000000"/>
          <w:sz w:val="28"/>
        </w:rPr>
        <w:t xml:space="preserve"> will have norms 2, 5 or 13. i.e. 1 ± </w:t>
      </w:r>
      <w:r w:rsidRPr="00ED7410">
        <w:rPr>
          <w:color w:val="000000"/>
          <w:sz w:val="28"/>
        </w:rPr>
        <w:t>i</w:t>
      </w:r>
      <w:r w:rsidRPr="00C47493">
        <w:rPr>
          <w:color w:val="000000"/>
          <w:sz w:val="28"/>
        </w:rPr>
        <w:t>, 2 ± </w:t>
      </w:r>
      <w:proofErr w:type="gramStart"/>
      <w:r w:rsidRPr="00ED7410">
        <w:rPr>
          <w:color w:val="000000"/>
          <w:sz w:val="28"/>
        </w:rPr>
        <w:t>i</w:t>
      </w:r>
      <w:r w:rsidRPr="00C47493">
        <w:rPr>
          <w:color w:val="000000"/>
          <w:sz w:val="28"/>
        </w:rPr>
        <w:t xml:space="preserve">,   </w:t>
      </w:r>
      <w:proofErr w:type="gramEnd"/>
      <w:r w:rsidRPr="00C47493">
        <w:rPr>
          <w:color w:val="000000"/>
          <w:sz w:val="28"/>
        </w:rPr>
        <w:t xml:space="preserve">   3 ± 2</w:t>
      </w:r>
      <w:r w:rsidRPr="00ED7410">
        <w:rPr>
          <w:color w:val="000000"/>
          <w:sz w:val="28"/>
        </w:rPr>
        <w:t>i</w:t>
      </w:r>
      <w:r w:rsidRPr="00C47493">
        <w:rPr>
          <w:color w:val="000000"/>
          <w:sz w:val="28"/>
        </w:rPr>
        <w:t>.</w:t>
      </w:r>
    </w:p>
    <w:p w14:paraId="38AB9A9B" w14:textId="77777777" w:rsidR="006D299A" w:rsidRPr="00C47493" w:rsidRDefault="006D299A" w:rsidP="006D299A">
      <w:pPr>
        <w:spacing w:line="360" w:lineRule="atLeast"/>
        <w:ind w:left="720"/>
        <w:jc w:val="both"/>
        <w:rPr>
          <w:color w:val="000000"/>
          <w:sz w:val="28"/>
        </w:rPr>
      </w:pPr>
      <w:r w:rsidRPr="00C47493">
        <w:rPr>
          <w:color w:val="000000"/>
          <w:sz w:val="28"/>
        </w:rPr>
        <w:lastRenderedPageBreak/>
        <w:t xml:space="preserve">Taking combinations of (respectively) one, two and one of these will give a Gaussian integer with the correct norm and a suitable representation of </w:t>
      </w:r>
      <w:r w:rsidRPr="00107F42">
        <w:rPr>
          <w:i/>
          <w:color w:val="000000"/>
          <w:sz w:val="28"/>
        </w:rPr>
        <w:t>u</w:t>
      </w:r>
      <w:r w:rsidRPr="00C47493">
        <w:rPr>
          <w:color w:val="000000"/>
          <w:sz w:val="28"/>
        </w:rPr>
        <w:t xml:space="preserve"> as a sum of squares in three ways.</w:t>
      </w:r>
    </w:p>
    <w:p w14:paraId="2A5702C7" w14:textId="77777777" w:rsidR="006D299A" w:rsidRPr="00C47493" w:rsidRDefault="006D299A" w:rsidP="006D299A">
      <w:pPr>
        <w:spacing w:line="360" w:lineRule="atLeast"/>
        <w:ind w:left="720"/>
        <w:jc w:val="both"/>
        <w:rPr>
          <w:color w:val="000000"/>
          <w:sz w:val="28"/>
        </w:rPr>
      </w:pPr>
    </w:p>
    <w:p w14:paraId="6712574B" w14:textId="77777777" w:rsidR="006D299A" w:rsidRPr="00C47493" w:rsidRDefault="006D299A" w:rsidP="006D299A">
      <w:pPr>
        <w:spacing w:line="360" w:lineRule="atLeast"/>
        <w:ind w:left="720"/>
        <w:jc w:val="both"/>
        <w:rPr>
          <w:color w:val="000000"/>
          <w:sz w:val="28"/>
        </w:rPr>
      </w:pPr>
      <w:r w:rsidRPr="00ED7410">
        <w:rPr>
          <w:color w:val="000000"/>
          <w:position w:val="-6"/>
          <w:sz w:val="28"/>
        </w:rPr>
        <w:object w:dxaOrig="7060" w:dyaOrig="360" w14:anchorId="708404FF">
          <v:shape id="_x0000_i1265" type="#_x0000_t75" style="width:352.8pt;height:18.4pt" o:ole="">
            <v:imagedata r:id="rId454" o:title=""/>
          </v:shape>
          <o:OLEObject Type="Embed" ProgID="Equation.3" ShapeID="_x0000_i1265" DrawAspect="Content" ObjectID="_1585227431" r:id="rId455"/>
        </w:object>
      </w:r>
    </w:p>
    <w:p w14:paraId="45ABD1A1" w14:textId="77777777" w:rsidR="006D299A" w:rsidRPr="00C47493" w:rsidRDefault="006D299A" w:rsidP="006D299A">
      <w:pPr>
        <w:spacing w:line="360" w:lineRule="atLeast"/>
        <w:ind w:left="720"/>
        <w:jc w:val="both"/>
        <w:rPr>
          <w:color w:val="000000"/>
          <w:sz w:val="28"/>
        </w:rPr>
      </w:pPr>
      <w:r w:rsidRPr="00ED7410">
        <w:rPr>
          <w:color w:val="000000"/>
          <w:position w:val="-6"/>
          <w:sz w:val="28"/>
        </w:rPr>
        <w:object w:dxaOrig="8280" w:dyaOrig="360" w14:anchorId="13C0AC91">
          <v:shape id="_x0000_i1266" type="#_x0000_t75" style="width:414.4pt;height:18.4pt" o:ole="">
            <v:imagedata r:id="rId456" o:title=""/>
          </v:shape>
          <o:OLEObject Type="Embed" ProgID="Equation.3" ShapeID="_x0000_i1266" DrawAspect="Content" ObjectID="_1585227432" r:id="rId457"/>
        </w:object>
      </w:r>
    </w:p>
    <w:p w14:paraId="6B95F137" w14:textId="77777777" w:rsidR="006D299A" w:rsidRPr="00C47493" w:rsidRDefault="006D299A" w:rsidP="006D299A">
      <w:pPr>
        <w:spacing w:line="360" w:lineRule="atLeast"/>
        <w:ind w:left="720"/>
        <w:jc w:val="both"/>
        <w:rPr>
          <w:color w:val="000000"/>
          <w:sz w:val="28"/>
        </w:rPr>
      </w:pPr>
      <w:r w:rsidRPr="00ED7410">
        <w:rPr>
          <w:color w:val="000000"/>
          <w:position w:val="-6"/>
          <w:sz w:val="28"/>
        </w:rPr>
        <w:object w:dxaOrig="8060" w:dyaOrig="360" w14:anchorId="61A8E8F3">
          <v:shape id="_x0000_i1267" type="#_x0000_t75" style="width:403.2pt;height:18.4pt" o:ole="">
            <v:imagedata r:id="rId458" o:title=""/>
          </v:shape>
          <o:OLEObject Type="Embed" ProgID="Equation.3" ShapeID="_x0000_i1267" DrawAspect="Content" ObjectID="_1585227433" r:id="rId459"/>
        </w:object>
      </w:r>
    </w:p>
    <w:p w14:paraId="7253C21D" w14:textId="77777777" w:rsidR="006D299A" w:rsidRPr="00C47493" w:rsidRDefault="006D299A" w:rsidP="006D299A">
      <w:pPr>
        <w:spacing w:line="360" w:lineRule="atLeast"/>
        <w:ind w:left="720"/>
        <w:jc w:val="both"/>
        <w:rPr>
          <w:color w:val="000000"/>
          <w:sz w:val="28"/>
        </w:rPr>
      </w:pPr>
    </w:p>
    <w:p w14:paraId="124ACB8C" w14:textId="77777777" w:rsidR="006D299A" w:rsidRPr="006A0FF4" w:rsidRDefault="006D299A" w:rsidP="006D299A">
      <w:pPr>
        <w:spacing w:line="360" w:lineRule="atLeast"/>
        <w:ind w:left="720" w:hanging="720"/>
        <w:jc w:val="both"/>
        <w:rPr>
          <w:b/>
          <w:color w:val="000000"/>
          <w:sz w:val="28"/>
        </w:rPr>
      </w:pPr>
      <w:r w:rsidRPr="00F87C83">
        <w:rPr>
          <w:color w:val="000000"/>
          <w:sz w:val="28"/>
        </w:rPr>
        <w:tab/>
        <w:t>You can verify that choosing 1 – i in place of 1 + i would give the same sums of squares.</w:t>
      </w:r>
    </w:p>
    <w:p w14:paraId="5A6F7AD2" w14:textId="77777777" w:rsidR="006D299A" w:rsidRPr="006A0FF4" w:rsidRDefault="006D299A" w:rsidP="006D299A">
      <w:pPr>
        <w:spacing w:line="360" w:lineRule="atLeast"/>
        <w:ind w:left="720" w:hanging="720"/>
        <w:jc w:val="both"/>
        <w:rPr>
          <w:b/>
          <w:color w:val="000000"/>
          <w:sz w:val="28"/>
        </w:rPr>
      </w:pPr>
    </w:p>
    <w:p w14:paraId="01C7B6A4" w14:textId="77777777" w:rsidR="006D299A" w:rsidRPr="006A0FF4" w:rsidRDefault="006D299A" w:rsidP="006D299A">
      <w:pPr>
        <w:spacing w:line="360" w:lineRule="atLeast"/>
        <w:jc w:val="both"/>
        <w:rPr>
          <w:color w:val="000000"/>
          <w:sz w:val="28"/>
        </w:rPr>
      </w:pPr>
      <w:r w:rsidRPr="006A0FF4">
        <w:rPr>
          <w:b/>
          <w:color w:val="000000"/>
          <w:sz w:val="28"/>
        </w:rPr>
        <w:t>Remark</w:t>
      </w:r>
    </w:p>
    <w:p w14:paraId="65B657B7" w14:textId="77777777" w:rsidR="006D299A" w:rsidRPr="006A0FF4" w:rsidRDefault="006D299A" w:rsidP="006D299A">
      <w:pPr>
        <w:spacing w:line="360" w:lineRule="atLeast"/>
        <w:ind w:left="720"/>
        <w:jc w:val="both"/>
        <w:rPr>
          <w:color w:val="000000"/>
          <w:sz w:val="28"/>
        </w:rPr>
      </w:pPr>
      <w:r w:rsidRPr="006A0FF4">
        <w:rPr>
          <w:color w:val="000000"/>
          <w:sz w:val="28"/>
        </w:rPr>
        <w:t xml:space="preserve">Fermat showed that if the primes in the factorisation of </w:t>
      </w:r>
      <w:r w:rsidRPr="002A7996">
        <w:rPr>
          <w:i/>
          <w:color w:val="000000"/>
          <w:sz w:val="28"/>
        </w:rPr>
        <w:t>n</w:t>
      </w:r>
      <w:r w:rsidRPr="006A0FF4">
        <w:rPr>
          <w:color w:val="000000"/>
          <w:sz w:val="28"/>
        </w:rPr>
        <w:t xml:space="preserve"> of the form     4</w:t>
      </w:r>
      <w:r w:rsidRPr="002A7996">
        <w:rPr>
          <w:i/>
          <w:color w:val="000000"/>
          <w:sz w:val="28"/>
        </w:rPr>
        <w:t>k</w:t>
      </w:r>
      <w:r w:rsidRPr="006A0FF4">
        <w:rPr>
          <w:color w:val="000000"/>
          <w:sz w:val="28"/>
        </w:rPr>
        <w:t xml:space="preserve"> + 1 are </w:t>
      </w:r>
      <w:r w:rsidRPr="002A7996">
        <w:rPr>
          <w:color w:val="000000"/>
          <w:position w:val="-10"/>
          <w:sz w:val="28"/>
        </w:rPr>
        <w:object w:dxaOrig="1760" w:dyaOrig="420" w14:anchorId="27FDADE9">
          <v:shape id="_x0000_i1268" type="#_x0000_t75" style="width:88pt;height:20.8pt" o:ole="">
            <v:imagedata r:id="rId460" o:title=""/>
          </v:shape>
          <o:OLEObject Type="Embed" ProgID="Equation.3" ShapeID="_x0000_i1268" DrawAspect="Content" ObjectID="_1585227434" r:id="rId461"/>
        </w:object>
      </w:r>
      <w:r w:rsidRPr="006A0FF4">
        <w:rPr>
          <w:color w:val="000000"/>
          <w:sz w:val="28"/>
        </w:rPr>
        <w:t xml:space="preserve"> then the number of ways of writing </w:t>
      </w:r>
      <w:r w:rsidRPr="002A7996">
        <w:rPr>
          <w:i/>
          <w:color w:val="000000"/>
          <w:sz w:val="28"/>
        </w:rPr>
        <w:t>n</w:t>
      </w:r>
      <w:r w:rsidRPr="006A0FF4">
        <w:rPr>
          <w:color w:val="000000"/>
          <w:sz w:val="28"/>
        </w:rPr>
        <w:t xml:space="preserve"> as a sum of </w:t>
      </w:r>
      <w:r w:rsidRPr="002A7996">
        <w:rPr>
          <w:i/>
          <w:color w:val="000000"/>
          <w:sz w:val="28"/>
        </w:rPr>
        <w:t>positive</w:t>
      </w:r>
      <w:r w:rsidRPr="006A0FF4">
        <w:rPr>
          <w:color w:val="000000"/>
          <w:sz w:val="28"/>
        </w:rPr>
        <w:t xml:space="preserve"> squares is </w:t>
      </w:r>
      <w:r w:rsidRPr="002A7996">
        <w:rPr>
          <w:color w:val="000000"/>
          <w:position w:val="-20"/>
          <w:sz w:val="28"/>
        </w:rPr>
        <w:object w:dxaOrig="3260" w:dyaOrig="540" w14:anchorId="4A05923E">
          <v:shape id="_x0000_i1269" type="#_x0000_t75" style="width:163.2pt;height:27.2pt" o:ole="">
            <v:imagedata r:id="rId462" o:title=""/>
          </v:shape>
          <o:OLEObject Type="Embed" ProgID="Equation.3" ShapeID="_x0000_i1269" DrawAspect="Content" ObjectID="_1585227435" r:id="rId463"/>
        </w:object>
      </w:r>
      <w:r w:rsidRPr="006A0FF4">
        <w:rPr>
          <w:color w:val="000000"/>
          <w:sz w:val="28"/>
        </w:rPr>
        <w:t xml:space="preserve"> except that if all </w:t>
      </w:r>
      <w:proofErr w:type="gramStart"/>
      <w:r w:rsidRPr="006A0FF4">
        <w:rPr>
          <w:color w:val="000000"/>
          <w:sz w:val="28"/>
        </w:rPr>
        <w:t>the  are</w:t>
      </w:r>
      <w:proofErr w:type="gramEnd"/>
      <w:r w:rsidRPr="006A0FF4">
        <w:rPr>
          <w:color w:val="000000"/>
          <w:sz w:val="28"/>
        </w:rPr>
        <w:t xml:space="preserve"> even then add 1 before dividing by 2 (to allow for </w:t>
      </w:r>
      <w:r w:rsidRPr="002A7996">
        <w:rPr>
          <w:color w:val="000000"/>
          <w:position w:val="-2"/>
          <w:sz w:val="28"/>
        </w:rPr>
        <w:object w:dxaOrig="1360" w:dyaOrig="320" w14:anchorId="52C8431E">
          <v:shape id="_x0000_i1270" type="#_x0000_t75" style="width:68pt;height:16pt" o:ole="">
            <v:imagedata r:id="rId464" o:title=""/>
          </v:shape>
          <o:OLEObject Type="Embed" ProgID="Equation.3" ShapeID="_x0000_i1270" DrawAspect="Content" ObjectID="_1585227436" r:id="rId465"/>
        </w:object>
      </w:r>
      <w:r w:rsidRPr="006A0FF4">
        <w:rPr>
          <w:color w:val="000000"/>
          <w:sz w:val="28"/>
        </w:rPr>
        <w:t xml:space="preserve"> or </w:t>
      </w:r>
      <w:r w:rsidRPr="002A7996">
        <w:rPr>
          <w:color w:val="000000"/>
          <w:position w:val="-2"/>
          <w:sz w:val="28"/>
        </w:rPr>
        <w:object w:dxaOrig="1320" w:dyaOrig="320" w14:anchorId="67C3B3A2">
          <v:shape id="_x0000_i1271" type="#_x0000_t75" style="width:66.4pt;height:16pt" o:ole="">
            <v:imagedata r:id="rId466" o:title=""/>
          </v:shape>
          <o:OLEObject Type="Embed" ProgID="Equation.3" ShapeID="_x0000_i1271" DrawAspect="Content" ObjectID="_1585227437" r:id="rId467"/>
        </w:object>
      </w:r>
      <w:r w:rsidRPr="006A0FF4">
        <w:rPr>
          <w:color w:val="000000"/>
          <w:sz w:val="28"/>
        </w:rPr>
        <w:t>).</w:t>
      </w:r>
    </w:p>
    <w:p w14:paraId="1F4FF2C8" w14:textId="77777777" w:rsidR="006D299A" w:rsidRPr="00C47493" w:rsidRDefault="006D299A" w:rsidP="006D299A">
      <w:pPr>
        <w:spacing w:line="360" w:lineRule="atLeast"/>
        <w:jc w:val="both"/>
        <w:rPr>
          <w:color w:val="000000"/>
          <w:sz w:val="28"/>
        </w:rPr>
      </w:pPr>
      <w:r w:rsidRPr="006A0FF4">
        <w:rPr>
          <w:color w:val="000000"/>
          <w:sz w:val="28"/>
        </w:rPr>
        <w:t xml:space="preserve">e.g. </w:t>
      </w:r>
      <w:r w:rsidRPr="002A7996">
        <w:rPr>
          <w:color w:val="000000"/>
          <w:position w:val="-2"/>
          <w:sz w:val="28"/>
        </w:rPr>
        <w:object w:dxaOrig="4200" w:dyaOrig="320" w14:anchorId="59CF309B">
          <v:shape id="_x0000_i1272" type="#_x0000_t75" style="width:210.4pt;height:16pt" o:ole="">
            <v:imagedata r:id="rId468" o:title=""/>
          </v:shape>
          <o:OLEObject Type="Embed" ProgID="Equation.3" ShapeID="_x0000_i1272" DrawAspect="Content" ObjectID="_1585227438" r:id="rId469"/>
        </w:object>
      </w:r>
      <w:r w:rsidRPr="006A0FF4">
        <w:rPr>
          <w:color w:val="000000"/>
          <w:sz w:val="28"/>
        </w:rPr>
        <w:t xml:space="preserve"> can be written as a sum of two squares in 20 ways: </w:t>
      </w:r>
      <w:r w:rsidRPr="002A7996">
        <w:rPr>
          <w:color w:val="000000"/>
          <w:position w:val="-2"/>
          <w:sz w:val="28"/>
        </w:rPr>
        <w:object w:dxaOrig="1960" w:dyaOrig="320" w14:anchorId="7C889394">
          <v:shape id="_x0000_i1273" type="#_x0000_t75" style="width:98.4pt;height:16pt" o:ole="">
            <v:imagedata r:id="rId470" o:title=""/>
          </v:shape>
          <o:OLEObject Type="Embed" ProgID="Equation.3" ShapeID="_x0000_i1273" DrawAspect="Content" ObjectID="_1585227439" r:id="rId471"/>
        </w:object>
      </w:r>
      <w:r w:rsidRPr="006A0FF4">
        <w:rPr>
          <w:color w:val="000000"/>
          <w:sz w:val="28"/>
        </w:rPr>
        <w:t>, ...</w:t>
      </w:r>
      <w:r w:rsidRPr="006A0FF4">
        <w:rPr>
          <w:b/>
          <w:color w:val="000000"/>
          <w:sz w:val="28"/>
        </w:rPr>
        <w:br w:type="page"/>
      </w:r>
      <w:r w:rsidRPr="006A0FF4">
        <w:rPr>
          <w:b/>
          <w:color w:val="000000"/>
          <w:sz w:val="28"/>
        </w:rPr>
        <w:lastRenderedPageBreak/>
        <w:t>§2.2</w:t>
      </w:r>
      <w:r w:rsidRPr="00C47493">
        <w:rPr>
          <w:color w:val="000000"/>
          <w:sz w:val="28"/>
        </w:rPr>
        <w:tab/>
      </w:r>
      <w:r w:rsidRPr="00107F42">
        <w:rPr>
          <w:b/>
          <w:color w:val="000000"/>
          <w:sz w:val="28"/>
        </w:rPr>
        <w:t>Integers in Quadratic Number Fields</w:t>
      </w:r>
    </w:p>
    <w:p w14:paraId="5921B154" w14:textId="77777777" w:rsidR="006D299A" w:rsidRPr="00C47493" w:rsidRDefault="006D299A" w:rsidP="006D299A">
      <w:pPr>
        <w:spacing w:line="360" w:lineRule="atLeast"/>
        <w:ind w:left="720" w:hanging="720"/>
        <w:jc w:val="both"/>
        <w:rPr>
          <w:color w:val="000000"/>
          <w:sz w:val="28"/>
        </w:rPr>
      </w:pPr>
    </w:p>
    <w:p w14:paraId="7C9CD913" w14:textId="77777777" w:rsidR="006D299A" w:rsidRPr="00C47493" w:rsidRDefault="006D299A" w:rsidP="006D299A">
      <w:pPr>
        <w:spacing w:line="360" w:lineRule="atLeast"/>
        <w:ind w:left="720" w:hanging="720"/>
        <w:jc w:val="both"/>
        <w:rPr>
          <w:color w:val="000000"/>
          <w:sz w:val="28"/>
        </w:rPr>
      </w:pPr>
      <w:r w:rsidRPr="00C47493">
        <w:rPr>
          <w:color w:val="000000"/>
          <w:sz w:val="28"/>
        </w:rPr>
        <w:t xml:space="preserve">Some other "subrings" of </w:t>
      </w:r>
      <w:r w:rsidRPr="00107F42">
        <w:rPr>
          <w:b/>
          <w:color w:val="000000"/>
          <w:sz w:val="28"/>
        </w:rPr>
        <w:t>C</w:t>
      </w:r>
      <w:r w:rsidRPr="00C47493">
        <w:rPr>
          <w:color w:val="000000"/>
          <w:sz w:val="28"/>
        </w:rPr>
        <w:t xml:space="preserve"> (and of </w:t>
      </w:r>
      <w:r w:rsidRPr="0088501F">
        <w:rPr>
          <w:b/>
          <w:color w:val="000000"/>
          <w:sz w:val="28"/>
        </w:rPr>
        <w:t>R</w:t>
      </w:r>
      <w:r w:rsidRPr="00C47493">
        <w:rPr>
          <w:color w:val="000000"/>
          <w:sz w:val="28"/>
        </w:rPr>
        <w:t>) have some interesting number theory.</w:t>
      </w:r>
    </w:p>
    <w:p w14:paraId="2840ADE2" w14:textId="77777777" w:rsidR="006D299A" w:rsidRPr="00C47493" w:rsidRDefault="006D299A" w:rsidP="006D299A">
      <w:pPr>
        <w:spacing w:line="360" w:lineRule="atLeast"/>
        <w:ind w:left="720" w:hanging="720"/>
        <w:jc w:val="both"/>
        <w:rPr>
          <w:color w:val="000000"/>
          <w:sz w:val="28"/>
        </w:rPr>
      </w:pPr>
    </w:p>
    <w:p w14:paraId="545B73DE" w14:textId="77777777" w:rsidR="006D299A" w:rsidRPr="00C47493" w:rsidRDefault="006D299A" w:rsidP="006D299A">
      <w:pPr>
        <w:spacing w:line="360" w:lineRule="atLeast"/>
        <w:jc w:val="both"/>
        <w:rPr>
          <w:color w:val="000000"/>
          <w:sz w:val="28"/>
        </w:rPr>
      </w:pPr>
      <w:r w:rsidRPr="00C47493">
        <w:rPr>
          <w:color w:val="000000"/>
          <w:sz w:val="28"/>
        </w:rPr>
        <w:t xml:space="preserve">Those of the form </w:t>
      </w:r>
      <w:r w:rsidRPr="00107F42">
        <w:rPr>
          <w:color w:val="000000"/>
          <w:position w:val="-16"/>
          <w:sz w:val="28"/>
        </w:rPr>
        <w:object w:dxaOrig="2300" w:dyaOrig="460" w14:anchorId="1E929CD6">
          <v:shape id="_x0000_i1274" type="#_x0000_t75" style="width:115.2pt;height:23.2pt" o:ole="">
            <v:imagedata r:id="rId472" o:title=""/>
          </v:shape>
          <o:OLEObject Type="Embed" ProgID="Equation.3" ShapeID="_x0000_i1274" DrawAspect="Content" ObjectID="_1585227440" r:id="rId473"/>
        </w:object>
      </w:r>
      <w:r w:rsidRPr="00C47493">
        <w:rPr>
          <w:color w:val="000000"/>
          <w:sz w:val="28"/>
        </w:rPr>
        <w:t xml:space="preserve"> where </w:t>
      </w:r>
      <w:r w:rsidRPr="00107F42">
        <w:rPr>
          <w:i/>
          <w:color w:val="000000"/>
          <w:sz w:val="28"/>
        </w:rPr>
        <w:t>d</w:t>
      </w:r>
      <w:r w:rsidRPr="00C47493">
        <w:rPr>
          <w:color w:val="000000"/>
          <w:sz w:val="28"/>
        </w:rPr>
        <w:t xml:space="preserve"> is a square-free integer (≠ 1) are called </w:t>
      </w:r>
      <w:r w:rsidRPr="0088501F">
        <w:rPr>
          <w:b/>
          <w:color w:val="000000"/>
          <w:sz w:val="28"/>
        </w:rPr>
        <w:t>Quadratic Number Fields</w:t>
      </w:r>
      <w:r w:rsidRPr="00C47493">
        <w:rPr>
          <w:color w:val="000000"/>
          <w:sz w:val="28"/>
        </w:rPr>
        <w:t xml:space="preserve">. </w:t>
      </w:r>
    </w:p>
    <w:p w14:paraId="5378F166" w14:textId="77777777" w:rsidR="006D299A" w:rsidRPr="00C47493" w:rsidRDefault="006D299A" w:rsidP="006D299A">
      <w:pPr>
        <w:spacing w:line="360" w:lineRule="atLeast"/>
        <w:jc w:val="both"/>
        <w:rPr>
          <w:color w:val="000000"/>
          <w:sz w:val="28"/>
        </w:rPr>
      </w:pPr>
    </w:p>
    <w:p w14:paraId="61D1C984" w14:textId="77777777" w:rsidR="006D299A" w:rsidRPr="00C47493" w:rsidRDefault="006D299A" w:rsidP="006D299A">
      <w:pPr>
        <w:spacing w:line="360" w:lineRule="atLeast"/>
        <w:jc w:val="both"/>
        <w:rPr>
          <w:color w:val="000000"/>
          <w:sz w:val="28"/>
        </w:rPr>
      </w:pPr>
      <w:r w:rsidRPr="00C47493">
        <w:rPr>
          <w:color w:val="000000"/>
          <w:sz w:val="28"/>
        </w:rPr>
        <w:t xml:space="preserve">An element of one of these is called an </w:t>
      </w:r>
      <w:r w:rsidRPr="0088501F">
        <w:rPr>
          <w:b/>
          <w:color w:val="000000"/>
          <w:sz w:val="28"/>
        </w:rPr>
        <w:t>algebraic integer</w:t>
      </w:r>
      <w:r w:rsidRPr="00C47493">
        <w:rPr>
          <w:color w:val="000000"/>
          <w:sz w:val="28"/>
        </w:rPr>
        <w:t xml:space="preserve"> if it satisfies an equation </w:t>
      </w:r>
      <w:r w:rsidRPr="0088501F">
        <w:rPr>
          <w:color w:val="000000"/>
          <w:position w:val="-2"/>
          <w:sz w:val="28"/>
        </w:rPr>
        <w:object w:dxaOrig="1260" w:dyaOrig="320" w14:anchorId="7997922F">
          <v:shape id="_x0000_i1275" type="#_x0000_t75" style="width:63.2pt;height:16pt" o:ole="">
            <v:imagedata r:id="rId474" o:title=""/>
          </v:shape>
          <o:OLEObject Type="Embed" ProgID="Equation.3" ShapeID="_x0000_i1275" DrawAspect="Content" ObjectID="_1585227441" r:id="rId475"/>
        </w:object>
      </w:r>
      <w:r w:rsidRPr="00C47493">
        <w:rPr>
          <w:color w:val="000000"/>
          <w:sz w:val="28"/>
        </w:rPr>
        <w:t xml:space="preserve"> with </w:t>
      </w:r>
      <w:r w:rsidRPr="0088501F">
        <w:rPr>
          <w:color w:val="000000"/>
          <w:position w:val="-10"/>
          <w:sz w:val="28"/>
        </w:rPr>
        <w:object w:dxaOrig="920" w:dyaOrig="320" w14:anchorId="46D00A1D">
          <v:shape id="_x0000_i1276" type="#_x0000_t75" style="width:46.4pt;height:16pt" o:ole="">
            <v:imagedata r:id="rId476" o:title=""/>
          </v:shape>
          <o:OLEObject Type="Embed" ProgID="Equation.3" ShapeID="_x0000_i1276" DrawAspect="Content" ObjectID="_1585227442" r:id="rId477"/>
        </w:object>
      </w:r>
      <w:r w:rsidRPr="00C47493">
        <w:rPr>
          <w:color w:val="000000"/>
          <w:sz w:val="28"/>
        </w:rPr>
        <w:t>.</w:t>
      </w:r>
    </w:p>
    <w:p w14:paraId="482CC9A2" w14:textId="77777777" w:rsidR="006D299A" w:rsidRPr="00C47493" w:rsidRDefault="006D299A" w:rsidP="006D299A">
      <w:pPr>
        <w:spacing w:line="360" w:lineRule="atLeast"/>
        <w:jc w:val="both"/>
        <w:rPr>
          <w:color w:val="000000"/>
          <w:sz w:val="28"/>
        </w:rPr>
      </w:pPr>
      <w:r w:rsidRPr="00C47493">
        <w:rPr>
          <w:color w:val="000000"/>
          <w:sz w:val="28"/>
        </w:rPr>
        <w:t xml:space="preserve">The quadratic integers then form a subring of </w:t>
      </w:r>
      <w:r w:rsidRPr="0088501F">
        <w:rPr>
          <w:b/>
          <w:color w:val="000000"/>
          <w:sz w:val="28"/>
        </w:rPr>
        <w:t>R</w:t>
      </w:r>
      <w:r w:rsidRPr="00C47493">
        <w:rPr>
          <w:color w:val="000000"/>
          <w:sz w:val="28"/>
        </w:rPr>
        <w:t xml:space="preserve"> or </w:t>
      </w:r>
      <w:r w:rsidRPr="00107F42">
        <w:rPr>
          <w:b/>
          <w:color w:val="000000"/>
          <w:sz w:val="28"/>
        </w:rPr>
        <w:t>C</w:t>
      </w:r>
      <w:r w:rsidRPr="00C47493">
        <w:rPr>
          <w:color w:val="000000"/>
          <w:sz w:val="28"/>
        </w:rPr>
        <w:t>.</w:t>
      </w:r>
    </w:p>
    <w:p w14:paraId="79402F47" w14:textId="77777777" w:rsidR="006D299A" w:rsidRPr="00C47493" w:rsidRDefault="006D299A" w:rsidP="006D299A">
      <w:pPr>
        <w:spacing w:line="360" w:lineRule="atLeast"/>
        <w:jc w:val="both"/>
        <w:rPr>
          <w:color w:val="000000"/>
          <w:sz w:val="28"/>
        </w:rPr>
      </w:pPr>
      <w:r w:rsidRPr="00C47493">
        <w:rPr>
          <w:color w:val="000000"/>
          <w:sz w:val="28"/>
        </w:rPr>
        <w:t xml:space="preserve">We'll be most interested in the </w:t>
      </w:r>
      <w:r w:rsidRPr="0088501F">
        <w:rPr>
          <w:i/>
          <w:color w:val="000000"/>
          <w:sz w:val="28"/>
        </w:rPr>
        <w:t>Imaginary</w:t>
      </w:r>
      <w:r w:rsidRPr="00C47493">
        <w:rPr>
          <w:color w:val="000000"/>
          <w:sz w:val="28"/>
        </w:rPr>
        <w:t xml:space="preserve"> </w:t>
      </w:r>
      <w:r w:rsidRPr="0088501F">
        <w:rPr>
          <w:i/>
          <w:color w:val="000000"/>
          <w:sz w:val="28"/>
        </w:rPr>
        <w:t>QNFs</w:t>
      </w:r>
      <w:r w:rsidRPr="00C47493">
        <w:rPr>
          <w:color w:val="000000"/>
          <w:sz w:val="28"/>
        </w:rPr>
        <w:t xml:space="preserve"> where </w:t>
      </w:r>
      <w:r w:rsidRPr="0088501F">
        <w:rPr>
          <w:i/>
          <w:color w:val="000000"/>
          <w:sz w:val="28"/>
        </w:rPr>
        <w:t>d</w:t>
      </w:r>
      <w:r w:rsidRPr="00C47493">
        <w:rPr>
          <w:color w:val="000000"/>
          <w:sz w:val="28"/>
        </w:rPr>
        <w:t xml:space="preserve"> &lt; 0.</w:t>
      </w:r>
    </w:p>
    <w:p w14:paraId="2E62B86C" w14:textId="77777777" w:rsidR="006D299A" w:rsidRPr="00C47493" w:rsidRDefault="006D299A" w:rsidP="006D299A">
      <w:pPr>
        <w:spacing w:line="360" w:lineRule="atLeast"/>
        <w:jc w:val="both"/>
        <w:rPr>
          <w:color w:val="000000"/>
          <w:sz w:val="28"/>
        </w:rPr>
      </w:pPr>
    </w:p>
    <w:p w14:paraId="1C49C401" w14:textId="77777777" w:rsidR="006D299A" w:rsidRPr="0088501F" w:rsidRDefault="006D299A" w:rsidP="006D299A">
      <w:pPr>
        <w:spacing w:line="360" w:lineRule="atLeast"/>
        <w:jc w:val="both"/>
        <w:rPr>
          <w:b/>
          <w:color w:val="000000"/>
          <w:sz w:val="28"/>
        </w:rPr>
      </w:pPr>
      <w:r w:rsidRPr="0088501F">
        <w:rPr>
          <w:b/>
          <w:color w:val="000000"/>
          <w:sz w:val="28"/>
        </w:rPr>
        <w:t>Examples</w:t>
      </w:r>
    </w:p>
    <w:p w14:paraId="54F119C0" w14:textId="77777777" w:rsidR="006D299A" w:rsidRPr="00C47493" w:rsidRDefault="006D299A" w:rsidP="006D299A">
      <w:pPr>
        <w:spacing w:line="360" w:lineRule="atLeast"/>
        <w:ind w:left="720" w:hanging="720"/>
        <w:jc w:val="both"/>
        <w:rPr>
          <w:color w:val="000000"/>
          <w:sz w:val="28"/>
        </w:rPr>
      </w:pPr>
      <w:bookmarkStart w:id="142" w:name="OLE_LINK25"/>
      <w:bookmarkStart w:id="143" w:name="OLE_LINK26"/>
      <w:r w:rsidRPr="00C47493">
        <w:rPr>
          <w:color w:val="000000"/>
          <w:sz w:val="28"/>
        </w:rPr>
        <w:t>1)</w:t>
      </w:r>
      <w:r w:rsidRPr="00C47493">
        <w:rPr>
          <w:color w:val="000000"/>
          <w:sz w:val="28"/>
        </w:rPr>
        <w:tab/>
        <w:t xml:space="preserve">If </w:t>
      </w:r>
      <w:r w:rsidRPr="00107F42">
        <w:rPr>
          <w:i/>
          <w:color w:val="000000"/>
          <w:sz w:val="28"/>
        </w:rPr>
        <w:t>d</w:t>
      </w:r>
      <w:r w:rsidRPr="00C47493">
        <w:rPr>
          <w:color w:val="000000"/>
          <w:sz w:val="28"/>
        </w:rPr>
        <w:t xml:space="preserve"> = –1 the quadratic integers are the Gaussian integers </w:t>
      </w:r>
      <w:r w:rsidRPr="00107F42">
        <w:rPr>
          <w:b/>
          <w:color w:val="000000"/>
          <w:sz w:val="28"/>
        </w:rPr>
        <w:t>Z</w:t>
      </w:r>
      <w:r w:rsidRPr="00C47493">
        <w:rPr>
          <w:color w:val="000000"/>
          <w:sz w:val="28"/>
        </w:rPr>
        <w:t>[</w:t>
      </w:r>
      <w:r w:rsidRPr="0088501F">
        <w:rPr>
          <w:i/>
          <w:color w:val="000000"/>
          <w:sz w:val="28"/>
        </w:rPr>
        <w:t>i</w:t>
      </w:r>
      <w:r w:rsidRPr="00C47493">
        <w:rPr>
          <w:color w:val="000000"/>
          <w:sz w:val="28"/>
        </w:rPr>
        <w:t>]. Note that this is a ring with a division algorithm and hence a Euclidean algorithm and has unique factorisation.</w:t>
      </w:r>
      <w:bookmarkStart w:id="144" w:name="OLE_LINK27"/>
      <w:bookmarkStart w:id="145" w:name="OLE_LINK28"/>
      <w:bookmarkEnd w:id="142"/>
      <w:bookmarkEnd w:id="143"/>
    </w:p>
    <w:p w14:paraId="4075CE37" w14:textId="77777777" w:rsidR="006D299A" w:rsidRPr="00C47493" w:rsidRDefault="00423F81" w:rsidP="006D299A">
      <w:pPr>
        <w:spacing w:line="360" w:lineRule="atLeast"/>
        <w:ind w:left="720" w:hanging="720"/>
        <w:jc w:val="both"/>
        <w:rPr>
          <w:color w:val="000000"/>
          <w:sz w:val="28"/>
        </w:rPr>
      </w:pPr>
      <w:r>
        <w:rPr>
          <w:noProof/>
          <w:color w:val="000000"/>
          <w:sz w:val="28"/>
          <w:lang w:val="en-GB" w:eastAsia="zh-CN"/>
        </w:rPr>
        <w:drawing>
          <wp:anchor distT="0" distB="0" distL="228600" distR="114300" simplePos="0" relativeHeight="251656704" behindDoc="0" locked="0" layoutInCell="1" allowOverlap="0" wp14:anchorId="3620C9E3" wp14:editId="22EDCAA8">
            <wp:simplePos x="0" y="0"/>
            <wp:positionH relativeFrom="column">
              <wp:posOffset>4002405</wp:posOffset>
            </wp:positionH>
            <wp:positionV relativeFrom="paragraph">
              <wp:posOffset>203835</wp:posOffset>
            </wp:positionV>
            <wp:extent cx="1763395" cy="2133600"/>
            <wp:effectExtent l="25400" t="0" r="0" b="0"/>
            <wp:wrapTight wrapText="left">
              <wp:wrapPolygon edited="0">
                <wp:start x="-311" y="0"/>
                <wp:lineTo x="-311" y="21343"/>
                <wp:lineTo x="21468" y="21343"/>
                <wp:lineTo x="21468" y="0"/>
                <wp:lineTo x="-31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8"/>
                    <a:srcRect/>
                    <a:stretch>
                      <a:fillRect/>
                    </a:stretch>
                  </pic:blipFill>
                  <pic:spPr bwMode="auto">
                    <a:xfrm>
                      <a:off x="0" y="0"/>
                      <a:ext cx="1763395" cy="2133600"/>
                    </a:xfrm>
                    <a:prstGeom prst="rect">
                      <a:avLst/>
                    </a:prstGeom>
                    <a:noFill/>
                    <a:ln w="9525">
                      <a:noFill/>
                      <a:miter lim="800000"/>
                      <a:headEnd/>
                      <a:tailEnd/>
                    </a:ln>
                  </pic:spPr>
                </pic:pic>
              </a:graphicData>
            </a:graphic>
          </wp:anchor>
        </w:drawing>
      </w:r>
    </w:p>
    <w:p w14:paraId="0274EA4D" w14:textId="77777777" w:rsidR="006D299A" w:rsidRPr="00C47493" w:rsidRDefault="006D299A" w:rsidP="006D299A">
      <w:pPr>
        <w:spacing w:line="360" w:lineRule="atLeast"/>
        <w:ind w:left="720" w:hanging="720"/>
        <w:jc w:val="both"/>
        <w:rPr>
          <w:color w:val="000000"/>
          <w:sz w:val="28"/>
        </w:rPr>
      </w:pPr>
      <w:r w:rsidRPr="00C47493">
        <w:rPr>
          <w:color w:val="000000"/>
          <w:sz w:val="28"/>
        </w:rPr>
        <w:t>2)</w:t>
      </w:r>
      <w:r w:rsidRPr="00C47493">
        <w:rPr>
          <w:color w:val="000000"/>
          <w:sz w:val="28"/>
        </w:rPr>
        <w:tab/>
        <w:t xml:space="preserve">If </w:t>
      </w:r>
      <w:r w:rsidRPr="00107F42">
        <w:rPr>
          <w:i/>
          <w:color w:val="000000"/>
          <w:sz w:val="28"/>
        </w:rPr>
        <w:t>d</w:t>
      </w:r>
      <w:r w:rsidRPr="00C47493">
        <w:rPr>
          <w:color w:val="000000"/>
          <w:sz w:val="28"/>
        </w:rPr>
        <w:t xml:space="preserve"> = –2 the quadratic integers are all of the form </w:t>
      </w:r>
      <w:r w:rsidRPr="006B486C">
        <w:rPr>
          <w:color w:val="000000"/>
          <w:position w:val="-4"/>
          <w:sz w:val="28"/>
        </w:rPr>
        <w:object w:dxaOrig="1620" w:dyaOrig="320" w14:anchorId="1784438F">
          <v:shape id="_x0000_i1277" type="#_x0000_t75" style="width:80.8pt;height:16pt" o:ole="">
            <v:imagedata r:id="rId479" o:title=""/>
          </v:shape>
          <o:OLEObject Type="Embed" ProgID="Equation.3" ShapeID="_x0000_i1277" DrawAspect="Content" ObjectID="_1585227443" r:id="rId480"/>
        </w:object>
      </w:r>
      <w:r w:rsidRPr="00C47493">
        <w:rPr>
          <w:color w:val="000000"/>
          <w:sz w:val="28"/>
        </w:rPr>
        <w:t>[√–2].</w:t>
      </w:r>
    </w:p>
    <w:p w14:paraId="5A4D490A" w14:textId="77777777" w:rsidR="006D299A" w:rsidRPr="00C47493" w:rsidRDefault="006D299A" w:rsidP="006D299A">
      <w:pPr>
        <w:spacing w:line="360" w:lineRule="atLeast"/>
        <w:ind w:left="720" w:hanging="720"/>
        <w:jc w:val="both"/>
        <w:rPr>
          <w:color w:val="000000"/>
          <w:sz w:val="28"/>
        </w:rPr>
      </w:pPr>
      <w:r w:rsidRPr="00C47493">
        <w:rPr>
          <w:color w:val="000000"/>
          <w:sz w:val="28"/>
        </w:rPr>
        <w:tab/>
        <w:t xml:space="preserve">We can work as in the Gaussian integer case by taking </w:t>
      </w:r>
      <w:bookmarkStart w:id="146" w:name="OLE_LINK94"/>
      <w:bookmarkStart w:id="147" w:name="OLE_LINK95"/>
      <w:r w:rsidRPr="006B486C">
        <w:rPr>
          <w:color w:val="000000"/>
          <w:position w:val="-24"/>
          <w:sz w:val="28"/>
        </w:rPr>
        <w:object w:dxaOrig="240" w:dyaOrig="660" w14:anchorId="48208516">
          <v:shape id="_x0000_i1278" type="#_x0000_t75" style="width:12pt;height:32.8pt" o:ole="">
            <v:imagedata r:id="rId481" o:title=""/>
          </v:shape>
          <o:OLEObject Type="Embed" ProgID="Equation.3" ShapeID="_x0000_i1278" DrawAspect="Content" ObjectID="_1585227444" r:id="rId482"/>
        </w:object>
      </w:r>
      <w:bookmarkEnd w:id="146"/>
      <w:bookmarkEnd w:id="147"/>
      <w:r w:rsidRPr="00C47493">
        <w:rPr>
          <w:color w:val="000000"/>
          <w:sz w:val="28"/>
        </w:rPr>
        <w:t xml:space="preserve"> in a "cell" and choosing a lattice point within distance 1.</w:t>
      </w:r>
    </w:p>
    <w:p w14:paraId="61F7DFE5" w14:textId="77777777" w:rsidR="006D299A" w:rsidRPr="00C47493" w:rsidRDefault="006D299A" w:rsidP="006D299A">
      <w:pPr>
        <w:spacing w:line="360" w:lineRule="atLeast"/>
        <w:ind w:left="720"/>
        <w:jc w:val="both"/>
        <w:rPr>
          <w:color w:val="000000"/>
          <w:sz w:val="28"/>
        </w:rPr>
      </w:pPr>
      <w:r w:rsidRPr="00C47493">
        <w:rPr>
          <w:color w:val="000000"/>
          <w:sz w:val="28"/>
        </w:rPr>
        <w:t>As before we have a choice of quotients for some pairs.</w:t>
      </w:r>
    </w:p>
    <w:p w14:paraId="7D554E2C" w14:textId="77777777" w:rsidR="006D299A" w:rsidRPr="00C47493" w:rsidRDefault="00423F81" w:rsidP="006D299A">
      <w:pPr>
        <w:spacing w:line="360" w:lineRule="atLeast"/>
        <w:ind w:left="720" w:hanging="720"/>
        <w:jc w:val="both"/>
        <w:rPr>
          <w:color w:val="000000"/>
          <w:sz w:val="28"/>
        </w:rPr>
      </w:pPr>
      <w:r>
        <w:rPr>
          <w:noProof/>
          <w:lang w:val="en-GB" w:eastAsia="zh-CN"/>
        </w:rPr>
        <w:drawing>
          <wp:anchor distT="0" distB="0" distL="274320" distR="114300" simplePos="0" relativeHeight="251655680" behindDoc="0" locked="0" layoutInCell="1" allowOverlap="1" wp14:anchorId="229E896A" wp14:editId="370A7AFB">
            <wp:simplePos x="0" y="0"/>
            <wp:positionH relativeFrom="column">
              <wp:posOffset>4128135</wp:posOffset>
            </wp:positionH>
            <wp:positionV relativeFrom="paragraph">
              <wp:posOffset>622935</wp:posOffset>
            </wp:positionV>
            <wp:extent cx="1654810" cy="2362200"/>
            <wp:effectExtent l="25400" t="0" r="0" b="0"/>
            <wp:wrapTight wrapText="left">
              <wp:wrapPolygon edited="0">
                <wp:start x="-332" y="0"/>
                <wp:lineTo x="-332" y="21368"/>
                <wp:lineTo x="21550" y="21368"/>
                <wp:lineTo x="21550" y="0"/>
                <wp:lineTo x="-33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3"/>
                    <a:srcRect/>
                    <a:stretch>
                      <a:fillRect/>
                    </a:stretch>
                  </pic:blipFill>
                  <pic:spPr bwMode="auto">
                    <a:xfrm>
                      <a:off x="0" y="0"/>
                      <a:ext cx="1654810" cy="2362200"/>
                    </a:xfrm>
                    <a:prstGeom prst="rect">
                      <a:avLst/>
                    </a:prstGeom>
                    <a:noFill/>
                    <a:ln w="9525">
                      <a:noFill/>
                      <a:miter lim="800000"/>
                      <a:headEnd/>
                      <a:tailEnd/>
                    </a:ln>
                  </pic:spPr>
                </pic:pic>
              </a:graphicData>
            </a:graphic>
          </wp:anchor>
        </w:drawing>
      </w:r>
      <w:r w:rsidR="006D299A" w:rsidRPr="00C47493">
        <w:rPr>
          <w:color w:val="000000"/>
          <w:sz w:val="28"/>
        </w:rPr>
        <w:tab/>
        <w:t>Since we have a division algorithm we have a Euclidean algorithm and hence unique factorisation.</w:t>
      </w:r>
    </w:p>
    <w:bookmarkEnd w:id="144"/>
    <w:bookmarkEnd w:id="145"/>
    <w:p w14:paraId="4CA4E319" w14:textId="77777777" w:rsidR="006D299A" w:rsidRPr="00C47493" w:rsidRDefault="006D299A" w:rsidP="006D299A">
      <w:pPr>
        <w:spacing w:line="360" w:lineRule="atLeast"/>
        <w:ind w:left="720" w:hanging="720"/>
        <w:jc w:val="both"/>
        <w:rPr>
          <w:color w:val="000000"/>
          <w:sz w:val="28"/>
        </w:rPr>
      </w:pPr>
    </w:p>
    <w:p w14:paraId="6CA90C52" w14:textId="77777777" w:rsidR="006D299A" w:rsidRPr="00C47493" w:rsidRDefault="006D299A" w:rsidP="006D299A">
      <w:pPr>
        <w:spacing w:line="360" w:lineRule="atLeast"/>
        <w:ind w:left="720" w:hanging="720"/>
        <w:jc w:val="both"/>
        <w:rPr>
          <w:color w:val="000000"/>
          <w:sz w:val="28"/>
        </w:rPr>
      </w:pPr>
      <w:r w:rsidRPr="00C47493">
        <w:rPr>
          <w:color w:val="000000"/>
          <w:sz w:val="28"/>
        </w:rPr>
        <w:t>3)</w:t>
      </w:r>
      <w:r w:rsidRPr="00C47493">
        <w:rPr>
          <w:color w:val="000000"/>
          <w:sz w:val="28"/>
        </w:rPr>
        <w:tab/>
        <w:t xml:space="preserve">If </w:t>
      </w:r>
      <w:r w:rsidRPr="00107F42">
        <w:rPr>
          <w:i/>
          <w:color w:val="000000"/>
          <w:sz w:val="28"/>
        </w:rPr>
        <w:t>d</w:t>
      </w:r>
      <w:r w:rsidRPr="00C47493">
        <w:rPr>
          <w:color w:val="000000"/>
          <w:sz w:val="28"/>
        </w:rPr>
        <w:t xml:space="preserve"> = –3 we may look at the elements of the form </w:t>
      </w:r>
      <w:r w:rsidRPr="0088501F">
        <w:rPr>
          <w:color w:val="000000"/>
          <w:position w:val="-4"/>
          <w:sz w:val="28"/>
        </w:rPr>
        <w:object w:dxaOrig="1620" w:dyaOrig="320" w14:anchorId="281CB000">
          <v:shape id="_x0000_i1279" type="#_x0000_t75" style="width:80.8pt;height:16pt" o:ole="">
            <v:imagedata r:id="rId484" o:title=""/>
          </v:shape>
          <o:OLEObject Type="Embed" ProgID="Equation.3" ShapeID="_x0000_i1279" DrawAspect="Content" ObjectID="_1585227445" r:id="rId485"/>
        </w:object>
      </w:r>
      <w:r w:rsidRPr="00C47493">
        <w:rPr>
          <w:color w:val="000000"/>
          <w:sz w:val="28"/>
        </w:rPr>
        <w:t xml:space="preserve">[√–3] but this time the method of proving the division algorithm fails because we might have </w:t>
      </w:r>
      <w:r w:rsidRPr="0088501F">
        <w:rPr>
          <w:color w:val="000000"/>
          <w:position w:val="-24"/>
          <w:sz w:val="28"/>
        </w:rPr>
        <w:object w:dxaOrig="240" w:dyaOrig="660" w14:anchorId="6F98A80B">
          <v:shape id="_x0000_i1280" type="#_x0000_t75" style="width:12pt;height:32.8pt" o:ole="">
            <v:imagedata r:id="rId420" o:title=""/>
          </v:shape>
          <o:OLEObject Type="Embed" ProgID="Equation.3" ShapeID="_x0000_i1280" DrawAspect="Content" ObjectID="_1585227446" r:id="rId486"/>
        </w:object>
      </w:r>
      <w:r w:rsidRPr="00C47493">
        <w:rPr>
          <w:color w:val="000000"/>
          <w:sz w:val="28"/>
        </w:rPr>
        <w:t xml:space="preserve"> right in the middle and distance exactly 1 from each lattice point.</w:t>
      </w:r>
    </w:p>
    <w:p w14:paraId="2C4AA89E" w14:textId="77777777" w:rsidR="006D299A" w:rsidRPr="00C47493" w:rsidRDefault="006D299A" w:rsidP="006D299A">
      <w:pPr>
        <w:spacing w:line="360" w:lineRule="atLeast"/>
        <w:ind w:left="720" w:hanging="720"/>
        <w:jc w:val="both"/>
        <w:rPr>
          <w:color w:val="000000"/>
          <w:sz w:val="28"/>
        </w:rPr>
      </w:pPr>
      <w:r w:rsidRPr="00C47493">
        <w:rPr>
          <w:color w:val="000000"/>
          <w:sz w:val="28"/>
        </w:rPr>
        <w:tab/>
        <w:t>And indeed, unique factorisation fails for this ring.</w:t>
      </w:r>
    </w:p>
    <w:p w14:paraId="47336E92" w14:textId="77777777" w:rsidR="006D299A" w:rsidRPr="00C47493" w:rsidRDefault="006D299A" w:rsidP="006D299A">
      <w:pPr>
        <w:spacing w:line="360" w:lineRule="atLeast"/>
        <w:ind w:left="720" w:hanging="720"/>
        <w:jc w:val="both"/>
        <w:rPr>
          <w:color w:val="000000"/>
          <w:sz w:val="28"/>
        </w:rPr>
      </w:pPr>
    </w:p>
    <w:p w14:paraId="1B25A138" w14:textId="77777777" w:rsidR="006D299A" w:rsidRPr="00D76CD6" w:rsidRDefault="006D299A" w:rsidP="006D299A">
      <w:pPr>
        <w:spacing w:line="360" w:lineRule="atLeast"/>
        <w:ind w:left="720" w:hanging="720"/>
        <w:jc w:val="both"/>
        <w:rPr>
          <w:rFonts w:ascii="Times New Roman" w:hAnsi="Times New Roman"/>
          <w:sz w:val="28"/>
          <w:szCs w:val="28"/>
        </w:rPr>
      </w:pPr>
    </w:p>
    <w:p w14:paraId="0DA6B471" w14:textId="77777777" w:rsidR="006D299A" w:rsidRPr="00D76CD6" w:rsidRDefault="006D299A" w:rsidP="006D299A">
      <w:pPr>
        <w:spacing w:line="360" w:lineRule="atLeast"/>
        <w:ind w:left="720" w:hanging="720"/>
        <w:jc w:val="both"/>
        <w:rPr>
          <w:rFonts w:ascii="Times New Roman" w:hAnsi="Times New Roman"/>
          <w:sz w:val="28"/>
          <w:szCs w:val="28"/>
        </w:rPr>
      </w:pPr>
    </w:p>
    <w:p w14:paraId="4F651763" w14:textId="77777777" w:rsidR="006D299A" w:rsidRPr="00D76CD6" w:rsidRDefault="00423F81" w:rsidP="006D299A">
      <w:pPr>
        <w:spacing w:line="360" w:lineRule="atLeast"/>
        <w:ind w:left="720" w:hanging="720"/>
        <w:jc w:val="both"/>
        <w:rPr>
          <w:rFonts w:ascii="Times New Roman" w:hAnsi="Times New Roman"/>
          <w:sz w:val="28"/>
          <w:szCs w:val="28"/>
        </w:rPr>
      </w:pPr>
      <w:r>
        <w:rPr>
          <w:noProof/>
          <w:lang w:val="en-GB" w:eastAsia="zh-CN"/>
        </w:rPr>
        <w:lastRenderedPageBreak/>
        <w:drawing>
          <wp:anchor distT="0" distB="0" distL="182880" distR="114300" simplePos="0" relativeHeight="251654656" behindDoc="0" locked="0" layoutInCell="1" allowOverlap="1" wp14:anchorId="4E73A91A" wp14:editId="462B3511">
            <wp:simplePos x="0" y="0"/>
            <wp:positionH relativeFrom="column">
              <wp:posOffset>3366135</wp:posOffset>
            </wp:positionH>
            <wp:positionV relativeFrom="paragraph">
              <wp:posOffset>116840</wp:posOffset>
            </wp:positionV>
            <wp:extent cx="2514600" cy="2312035"/>
            <wp:effectExtent l="25400" t="0" r="0" b="0"/>
            <wp:wrapTight wrapText="left">
              <wp:wrapPolygon edited="0">
                <wp:start x="-218" y="0"/>
                <wp:lineTo x="-218" y="21357"/>
                <wp:lineTo x="21600" y="21357"/>
                <wp:lineTo x="21600" y="0"/>
                <wp:lineTo x="-218"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7"/>
                    <a:srcRect/>
                    <a:stretch>
                      <a:fillRect/>
                    </a:stretch>
                  </pic:blipFill>
                  <pic:spPr bwMode="auto">
                    <a:xfrm>
                      <a:off x="0" y="0"/>
                      <a:ext cx="2514600" cy="2312035"/>
                    </a:xfrm>
                    <a:prstGeom prst="rect">
                      <a:avLst/>
                    </a:prstGeom>
                    <a:noFill/>
                    <a:ln w="9525">
                      <a:noFill/>
                      <a:miter lim="800000"/>
                      <a:headEnd/>
                      <a:tailEnd/>
                    </a:ln>
                  </pic:spPr>
                </pic:pic>
              </a:graphicData>
            </a:graphic>
          </wp:anchor>
        </w:drawing>
      </w:r>
      <w:r w:rsidR="006D299A" w:rsidRPr="00D76CD6">
        <w:rPr>
          <w:rFonts w:ascii="Times New Roman" w:hAnsi="Times New Roman"/>
          <w:sz w:val="28"/>
          <w:szCs w:val="28"/>
        </w:rPr>
        <w:t>4)</w:t>
      </w:r>
      <w:r w:rsidR="006D299A" w:rsidRPr="00D76CD6">
        <w:rPr>
          <w:rFonts w:ascii="Times New Roman" w:hAnsi="Times New Roman"/>
          <w:sz w:val="28"/>
          <w:szCs w:val="28"/>
        </w:rPr>
        <w:tab/>
        <w:t xml:space="preserve">In fact, if </w:t>
      </w:r>
      <w:r w:rsidR="006D299A" w:rsidRPr="00107F42">
        <w:rPr>
          <w:rFonts w:ascii="Times New Roman" w:hAnsi="Times New Roman"/>
          <w:i/>
          <w:sz w:val="28"/>
          <w:szCs w:val="28"/>
        </w:rPr>
        <w:t>d</w:t>
      </w:r>
      <w:r w:rsidR="006D299A" w:rsidRPr="00D76CD6">
        <w:rPr>
          <w:rFonts w:ascii="Times New Roman" w:hAnsi="Times New Roman"/>
          <w:sz w:val="28"/>
          <w:szCs w:val="28"/>
        </w:rPr>
        <w:t xml:space="preserve"> = –3 the element </w:t>
      </w:r>
      <w:bookmarkStart w:id="148" w:name="OLE_LINK96"/>
      <w:bookmarkStart w:id="149" w:name="OLE_LINK97"/>
      <w:r w:rsidR="006D299A" w:rsidRPr="0088501F">
        <w:rPr>
          <w:rFonts w:ascii="Times New Roman" w:hAnsi="Times New Roman"/>
          <w:position w:val="-16"/>
          <w:sz w:val="28"/>
          <w:szCs w:val="28"/>
        </w:rPr>
        <w:object w:dxaOrig="1900" w:dyaOrig="480" w14:anchorId="029FB93A">
          <v:shape id="_x0000_i1281" type="#_x0000_t75" style="width:95.2pt;height:24pt" o:ole="">
            <v:imagedata r:id="rId488" o:title=""/>
          </v:shape>
          <o:OLEObject Type="Embed" ProgID="Equation.3" ShapeID="_x0000_i1281" DrawAspect="Content" ObjectID="_1585227447" r:id="rId489"/>
        </w:object>
      </w:r>
      <w:bookmarkEnd w:id="148"/>
      <w:bookmarkEnd w:id="149"/>
      <w:r w:rsidR="006D299A" w:rsidRPr="00D76CD6">
        <w:rPr>
          <w:rFonts w:ascii="Times New Roman" w:hAnsi="Times New Roman"/>
          <w:sz w:val="28"/>
          <w:szCs w:val="28"/>
        </w:rPr>
        <w:t xml:space="preserve"> is an algebraic integer and the algebraic integers are of the form </w:t>
      </w:r>
      <w:r w:rsidR="006D299A" w:rsidRPr="00107F42">
        <w:rPr>
          <w:rFonts w:ascii="Times New Roman" w:hAnsi="Times New Roman"/>
          <w:position w:val="-2"/>
          <w:sz w:val="28"/>
          <w:szCs w:val="28"/>
        </w:rPr>
        <w:object w:dxaOrig="1540" w:dyaOrig="320" w14:anchorId="449196B3">
          <v:shape id="_x0000_i1282" type="#_x0000_t75" style="width:76.8pt;height:16pt" o:ole="">
            <v:imagedata r:id="rId490" o:title=""/>
          </v:shape>
          <o:OLEObject Type="Embed" ProgID="Equation.3" ShapeID="_x0000_i1282" DrawAspect="Content" ObjectID="_1585227448" r:id="rId491"/>
        </w:object>
      </w:r>
      <w:r w:rsidR="006D299A" w:rsidRPr="00D76CD6">
        <w:rPr>
          <w:rFonts w:ascii="Times New Roman" w:hAnsi="Times New Roman"/>
          <w:sz w:val="28"/>
          <w:szCs w:val="28"/>
        </w:rPr>
        <w:t xml:space="preserve"> where </w:t>
      </w:r>
      <w:r w:rsidR="006D299A" w:rsidRPr="00107F42">
        <w:rPr>
          <w:rFonts w:ascii="Times New Roman" w:hAnsi="Times New Roman"/>
          <w:i/>
          <w:sz w:val="28"/>
          <w:szCs w:val="28"/>
        </w:rPr>
        <w:t>a, b, c</w:t>
      </w:r>
      <w:r w:rsidR="006D299A" w:rsidRPr="00D76CD6">
        <w:rPr>
          <w:rFonts w:ascii="Times New Roman" w:hAnsi="Times New Roman"/>
          <w:sz w:val="28"/>
          <w:szCs w:val="28"/>
        </w:rPr>
        <w:t xml:space="preserve"> are integers and </w:t>
      </w:r>
      <w:r w:rsidR="006D299A" w:rsidRPr="00107F42">
        <w:rPr>
          <w:rFonts w:ascii="Times New Roman" w:hAnsi="Times New Roman"/>
          <w:i/>
          <w:sz w:val="28"/>
          <w:szCs w:val="28"/>
        </w:rPr>
        <w:sym w:font="Symbol" w:char="F077"/>
      </w:r>
      <w:r w:rsidR="006D299A" w:rsidRPr="00D76CD6">
        <w:rPr>
          <w:rFonts w:ascii="Times New Roman" w:hAnsi="Times New Roman"/>
          <w:sz w:val="28"/>
          <w:szCs w:val="28"/>
        </w:rPr>
        <w:t xml:space="preserve"> is a cube root of 1. We write this as </w:t>
      </w:r>
      <w:r w:rsidR="006D299A" w:rsidRPr="0088501F">
        <w:rPr>
          <w:rFonts w:ascii="Times New Roman" w:hAnsi="Times New Roman"/>
          <w:position w:val="-6"/>
          <w:sz w:val="28"/>
          <w:szCs w:val="28"/>
        </w:rPr>
        <w:object w:dxaOrig="600" w:dyaOrig="260" w14:anchorId="204F2673">
          <v:shape id="_x0000_i1283" type="#_x0000_t75" style="width:30.4pt;height:12.8pt" o:ole="">
            <v:imagedata r:id="rId492" o:title=""/>
          </v:shape>
          <o:OLEObject Type="Embed" ProgID="Equation.3" ShapeID="_x0000_i1283" DrawAspect="Content" ObjectID="_1585227449" r:id="rId493"/>
        </w:object>
      </w:r>
      <w:r w:rsidR="006D299A" w:rsidRPr="00D76CD6">
        <w:rPr>
          <w:rFonts w:ascii="Times New Roman" w:hAnsi="Times New Roman"/>
          <w:sz w:val="28"/>
          <w:szCs w:val="28"/>
        </w:rPr>
        <w:t xml:space="preserve">. These then form a lattice in </w:t>
      </w:r>
      <w:r w:rsidR="006D299A" w:rsidRPr="0088501F">
        <w:rPr>
          <w:rFonts w:ascii="Times New Roman" w:hAnsi="Times New Roman"/>
          <w:b/>
          <w:sz w:val="28"/>
          <w:szCs w:val="28"/>
        </w:rPr>
        <w:t>C</w:t>
      </w:r>
      <w:r w:rsidR="006D299A" w:rsidRPr="00D76CD6">
        <w:rPr>
          <w:rFonts w:ascii="Times New Roman" w:hAnsi="Times New Roman"/>
          <w:sz w:val="28"/>
          <w:szCs w:val="28"/>
        </w:rPr>
        <w:t xml:space="preserve"> as shown and again we can always choose a lattice point within distance 1 of any quotient </w:t>
      </w:r>
      <w:r w:rsidR="006D299A" w:rsidRPr="0088501F">
        <w:rPr>
          <w:color w:val="000000"/>
          <w:position w:val="-24"/>
          <w:sz w:val="28"/>
        </w:rPr>
        <w:object w:dxaOrig="240" w:dyaOrig="660" w14:anchorId="1782D6F5">
          <v:shape id="_x0000_i1284" type="#_x0000_t75" style="width:12pt;height:32.8pt" o:ole="">
            <v:imagedata r:id="rId420" o:title=""/>
          </v:shape>
          <o:OLEObject Type="Embed" ProgID="Equation.3" ShapeID="_x0000_i1284" DrawAspect="Content" ObjectID="_1585227450" r:id="rId494"/>
        </w:object>
      </w:r>
      <w:r w:rsidR="006D299A" w:rsidRPr="00D76CD6">
        <w:rPr>
          <w:rFonts w:ascii="Times New Roman" w:hAnsi="Times New Roman"/>
          <w:sz w:val="28"/>
          <w:szCs w:val="28"/>
        </w:rPr>
        <w:t>.</w:t>
      </w:r>
    </w:p>
    <w:p w14:paraId="743EFD9D" w14:textId="77777777" w:rsidR="006D299A" w:rsidRPr="00D76CD6" w:rsidRDefault="006D299A" w:rsidP="006D299A">
      <w:pPr>
        <w:spacing w:line="360" w:lineRule="atLeast"/>
        <w:ind w:left="720" w:hanging="720"/>
        <w:jc w:val="both"/>
        <w:rPr>
          <w:rFonts w:ascii="Times New Roman" w:hAnsi="Times New Roman"/>
          <w:sz w:val="28"/>
          <w:szCs w:val="28"/>
        </w:rPr>
      </w:pPr>
    </w:p>
    <w:p w14:paraId="2F94694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These are sometimes called the </w:t>
      </w:r>
      <w:r w:rsidRPr="00107F42">
        <w:rPr>
          <w:rFonts w:ascii="Times New Roman" w:hAnsi="Times New Roman"/>
          <w:i/>
          <w:sz w:val="28"/>
          <w:szCs w:val="28"/>
        </w:rPr>
        <w:t>Eisenstein integers</w:t>
      </w:r>
      <w:r w:rsidRPr="00D76CD6">
        <w:rPr>
          <w:rFonts w:ascii="Times New Roman" w:hAnsi="Times New Roman"/>
          <w:sz w:val="28"/>
          <w:szCs w:val="28"/>
        </w:rPr>
        <w:t>.</w:t>
      </w:r>
    </w:p>
    <w:p w14:paraId="6B975202" w14:textId="77777777" w:rsidR="006D299A" w:rsidRPr="00D76CD6" w:rsidRDefault="006D299A" w:rsidP="006D299A">
      <w:pPr>
        <w:spacing w:line="360" w:lineRule="atLeast"/>
        <w:ind w:left="720" w:hanging="720"/>
        <w:jc w:val="both"/>
        <w:rPr>
          <w:rFonts w:ascii="Times New Roman" w:hAnsi="Times New Roman"/>
          <w:sz w:val="28"/>
          <w:szCs w:val="28"/>
        </w:rPr>
      </w:pPr>
    </w:p>
    <w:p w14:paraId="2731FDAE" w14:textId="77777777" w:rsidR="006D299A" w:rsidRPr="0088501F" w:rsidRDefault="006D299A" w:rsidP="006D299A">
      <w:pPr>
        <w:spacing w:line="360" w:lineRule="atLeast"/>
        <w:ind w:left="720" w:hanging="720"/>
        <w:jc w:val="both"/>
        <w:rPr>
          <w:rFonts w:ascii="Times New Roman" w:hAnsi="Times New Roman"/>
          <w:b/>
          <w:sz w:val="28"/>
          <w:szCs w:val="28"/>
        </w:rPr>
      </w:pPr>
    </w:p>
    <w:p w14:paraId="43DDC5DE" w14:textId="77777777" w:rsidR="006D299A" w:rsidRPr="0088501F" w:rsidRDefault="006D299A" w:rsidP="006D299A">
      <w:pPr>
        <w:spacing w:line="360" w:lineRule="atLeast"/>
        <w:ind w:left="720" w:hanging="720"/>
        <w:jc w:val="both"/>
        <w:rPr>
          <w:rFonts w:ascii="Times New Roman" w:hAnsi="Times New Roman"/>
          <w:b/>
          <w:sz w:val="28"/>
          <w:szCs w:val="28"/>
        </w:rPr>
      </w:pPr>
      <w:r w:rsidRPr="0088501F">
        <w:rPr>
          <w:rFonts w:ascii="Times New Roman" w:hAnsi="Times New Roman"/>
          <w:b/>
          <w:sz w:val="28"/>
          <w:szCs w:val="28"/>
        </w:rPr>
        <w:t>Remarks</w:t>
      </w:r>
    </w:p>
    <w:p w14:paraId="2DFC9E55"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The algebraic integers in the QNF with </w:t>
      </w:r>
      <w:r w:rsidRPr="0088501F">
        <w:rPr>
          <w:rFonts w:ascii="Times New Roman" w:hAnsi="Times New Roman"/>
          <w:i/>
          <w:sz w:val="28"/>
          <w:szCs w:val="28"/>
        </w:rPr>
        <w:t>d</w:t>
      </w:r>
      <w:r w:rsidRPr="00D76CD6">
        <w:rPr>
          <w:rFonts w:ascii="Times New Roman" w:hAnsi="Times New Roman"/>
          <w:sz w:val="28"/>
          <w:szCs w:val="28"/>
        </w:rPr>
        <w:t xml:space="preserve"> = ±2 or 3 (mod 4) are generated by 1 and √</w:t>
      </w:r>
      <w:r w:rsidRPr="0088501F">
        <w:rPr>
          <w:rFonts w:ascii="Times New Roman" w:hAnsi="Times New Roman"/>
          <w:i/>
          <w:sz w:val="28"/>
          <w:szCs w:val="28"/>
        </w:rPr>
        <w:t>d</w:t>
      </w:r>
      <w:r w:rsidRPr="00D76CD6">
        <w:rPr>
          <w:rFonts w:ascii="Times New Roman" w:hAnsi="Times New Roman"/>
          <w:sz w:val="28"/>
          <w:szCs w:val="28"/>
        </w:rPr>
        <w:t xml:space="preserve">; if </w:t>
      </w:r>
      <w:r w:rsidRPr="0088501F">
        <w:rPr>
          <w:rFonts w:ascii="Times New Roman" w:hAnsi="Times New Roman"/>
          <w:i/>
          <w:sz w:val="28"/>
          <w:szCs w:val="28"/>
        </w:rPr>
        <w:t>d</w:t>
      </w:r>
      <w:r w:rsidRPr="00D76CD6">
        <w:rPr>
          <w:rFonts w:ascii="Times New Roman" w:hAnsi="Times New Roman"/>
          <w:sz w:val="28"/>
          <w:szCs w:val="28"/>
        </w:rPr>
        <w:t xml:space="preserve"> = 1 (mod 4) they are generated by 1 and  </w:t>
      </w:r>
      <w:r w:rsidRPr="0088501F">
        <w:rPr>
          <w:rFonts w:ascii="Times New Roman" w:hAnsi="Times New Roman"/>
          <w:position w:val="-16"/>
          <w:sz w:val="28"/>
          <w:szCs w:val="28"/>
        </w:rPr>
        <w:object w:dxaOrig="1320" w:dyaOrig="480" w14:anchorId="117D2BEE">
          <v:shape id="_x0000_i1285" type="#_x0000_t75" style="width:66.4pt;height:24pt" o:ole="">
            <v:imagedata r:id="rId495" o:title=""/>
          </v:shape>
          <o:OLEObject Type="Embed" ProgID="Equation.3" ShapeID="_x0000_i1285" DrawAspect="Content" ObjectID="_1585227451" r:id="rId496"/>
        </w:object>
      </w:r>
      <w:r w:rsidRPr="00D76CD6">
        <w:rPr>
          <w:rFonts w:ascii="Times New Roman" w:hAnsi="Times New Roman"/>
          <w:sz w:val="28"/>
          <w:szCs w:val="28"/>
        </w:rPr>
        <w:t>.</w:t>
      </w:r>
    </w:p>
    <w:p w14:paraId="4F52DDB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For </w:t>
      </w:r>
      <w:r w:rsidRPr="0088501F">
        <w:rPr>
          <w:rFonts w:ascii="Times New Roman" w:hAnsi="Times New Roman"/>
          <w:i/>
          <w:sz w:val="28"/>
          <w:szCs w:val="28"/>
        </w:rPr>
        <w:t>d</w:t>
      </w:r>
      <w:r w:rsidRPr="00D76CD6">
        <w:rPr>
          <w:rFonts w:ascii="Times New Roman" w:hAnsi="Times New Roman"/>
          <w:sz w:val="28"/>
          <w:szCs w:val="28"/>
        </w:rPr>
        <w:t xml:space="preserve"> &lt; 0 the values –1, –</w:t>
      </w:r>
      <w:proofErr w:type="gramStart"/>
      <w:r w:rsidRPr="00D76CD6">
        <w:rPr>
          <w:rFonts w:ascii="Times New Roman" w:hAnsi="Times New Roman"/>
          <w:sz w:val="28"/>
          <w:szCs w:val="28"/>
        </w:rPr>
        <w:t>2,  –</w:t>
      </w:r>
      <w:proofErr w:type="gramEnd"/>
      <w:r w:rsidRPr="00D76CD6">
        <w:rPr>
          <w:rFonts w:ascii="Times New Roman" w:hAnsi="Times New Roman"/>
          <w:sz w:val="28"/>
          <w:szCs w:val="28"/>
        </w:rPr>
        <w:t xml:space="preserve">3, –7, –11 are the only ones with a division algorithm. For </w:t>
      </w:r>
      <w:r w:rsidRPr="0088501F">
        <w:rPr>
          <w:rFonts w:ascii="Times New Roman" w:hAnsi="Times New Roman"/>
          <w:i/>
          <w:sz w:val="28"/>
          <w:szCs w:val="28"/>
        </w:rPr>
        <w:t>d</w:t>
      </w:r>
      <w:r w:rsidRPr="00D76CD6">
        <w:rPr>
          <w:rFonts w:ascii="Times New Roman" w:hAnsi="Times New Roman"/>
          <w:sz w:val="28"/>
          <w:szCs w:val="28"/>
        </w:rPr>
        <w:t xml:space="preserve"> = –19, –43, –67 and –163 the rings of algebraic integers have unique factorisation. (It finally proved that these were the </w:t>
      </w:r>
      <w:r w:rsidRPr="00336CB3">
        <w:rPr>
          <w:rFonts w:ascii="Times New Roman" w:hAnsi="Times New Roman"/>
          <w:i/>
          <w:sz w:val="28"/>
          <w:szCs w:val="28"/>
        </w:rPr>
        <w:t>only</w:t>
      </w:r>
      <w:r w:rsidRPr="00D76CD6">
        <w:rPr>
          <w:rFonts w:ascii="Times New Roman" w:hAnsi="Times New Roman"/>
          <w:sz w:val="28"/>
          <w:szCs w:val="28"/>
        </w:rPr>
        <w:t xml:space="preserve"> ones in 1966.)</w:t>
      </w:r>
    </w:p>
    <w:p w14:paraId="390FE60F" w14:textId="77777777" w:rsidR="006D299A" w:rsidRPr="00D76CD6" w:rsidRDefault="006D299A" w:rsidP="006D299A">
      <w:pPr>
        <w:spacing w:line="360" w:lineRule="atLeast"/>
        <w:ind w:left="720" w:hanging="720"/>
        <w:jc w:val="both"/>
        <w:rPr>
          <w:rFonts w:ascii="Times New Roman" w:hAnsi="Times New Roman"/>
          <w:sz w:val="28"/>
          <w:szCs w:val="28"/>
        </w:rPr>
      </w:pPr>
    </w:p>
    <w:p w14:paraId="31F9929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The rings of algebraic integers with </w:t>
      </w:r>
      <w:r w:rsidRPr="0088501F">
        <w:rPr>
          <w:rFonts w:ascii="Times New Roman" w:hAnsi="Times New Roman"/>
          <w:i/>
          <w:sz w:val="28"/>
          <w:szCs w:val="28"/>
        </w:rPr>
        <w:t>d</w:t>
      </w:r>
      <w:r w:rsidRPr="00D76CD6">
        <w:rPr>
          <w:rFonts w:ascii="Times New Roman" w:hAnsi="Times New Roman"/>
          <w:sz w:val="28"/>
          <w:szCs w:val="28"/>
        </w:rPr>
        <w:t xml:space="preserve"> &gt; </w:t>
      </w:r>
      <w:proofErr w:type="gramStart"/>
      <w:r w:rsidRPr="00D76CD6">
        <w:rPr>
          <w:rFonts w:ascii="Times New Roman" w:hAnsi="Times New Roman"/>
          <w:sz w:val="28"/>
          <w:szCs w:val="28"/>
        </w:rPr>
        <w:t>0  are</w:t>
      </w:r>
      <w:proofErr w:type="gramEnd"/>
      <w:r w:rsidRPr="00D76CD6">
        <w:rPr>
          <w:rFonts w:ascii="Times New Roman" w:hAnsi="Times New Roman"/>
          <w:sz w:val="28"/>
          <w:szCs w:val="28"/>
        </w:rPr>
        <w:t xml:space="preserve"> more difficult to deal with. The formula </w:t>
      </w:r>
      <w:proofErr w:type="gramStart"/>
      <w:r w:rsidRPr="0088501F">
        <w:rPr>
          <w:rFonts w:ascii="Times New Roman" w:hAnsi="Times New Roman"/>
          <w:i/>
          <w:sz w:val="28"/>
          <w:szCs w:val="28"/>
        </w:rPr>
        <w:t>N</w:t>
      </w:r>
      <w:r w:rsidRPr="00D76CD6">
        <w:rPr>
          <w:rFonts w:ascii="Times New Roman" w:hAnsi="Times New Roman"/>
          <w:sz w:val="28"/>
          <w:szCs w:val="28"/>
        </w:rPr>
        <w:t>(</w:t>
      </w:r>
      <w:proofErr w:type="gramEnd"/>
      <w:r w:rsidRPr="0088501F">
        <w:rPr>
          <w:rFonts w:ascii="Times New Roman" w:hAnsi="Times New Roman"/>
          <w:i/>
          <w:sz w:val="28"/>
          <w:szCs w:val="28"/>
        </w:rPr>
        <w:t>a</w:t>
      </w:r>
      <w:r w:rsidRPr="00D76CD6">
        <w:rPr>
          <w:rFonts w:ascii="Times New Roman" w:hAnsi="Times New Roman"/>
          <w:sz w:val="28"/>
          <w:szCs w:val="28"/>
        </w:rPr>
        <w:t xml:space="preserve"> + </w:t>
      </w:r>
      <w:r w:rsidRPr="0088501F">
        <w:rPr>
          <w:rFonts w:ascii="Times New Roman" w:hAnsi="Times New Roman"/>
          <w:i/>
          <w:sz w:val="28"/>
          <w:szCs w:val="28"/>
        </w:rPr>
        <w:t>b</w:t>
      </w:r>
      <w:r w:rsidRPr="00D76CD6">
        <w:rPr>
          <w:rFonts w:ascii="Times New Roman" w:hAnsi="Times New Roman"/>
          <w:sz w:val="28"/>
          <w:szCs w:val="28"/>
        </w:rPr>
        <w:t>√</w:t>
      </w:r>
      <w:r w:rsidRPr="0088501F">
        <w:rPr>
          <w:rFonts w:ascii="Times New Roman" w:hAnsi="Times New Roman"/>
          <w:i/>
          <w:sz w:val="28"/>
          <w:szCs w:val="28"/>
        </w:rPr>
        <w:t>d</w:t>
      </w:r>
      <w:r w:rsidRPr="00D76CD6">
        <w:rPr>
          <w:rFonts w:ascii="Times New Roman" w:hAnsi="Times New Roman"/>
          <w:sz w:val="28"/>
          <w:szCs w:val="28"/>
        </w:rPr>
        <w:t xml:space="preserve">) = </w:t>
      </w:r>
      <w:r w:rsidRPr="006F7EAD">
        <w:rPr>
          <w:rFonts w:ascii="Times New Roman" w:hAnsi="Times New Roman"/>
          <w:position w:val="-2"/>
          <w:sz w:val="28"/>
          <w:szCs w:val="28"/>
        </w:rPr>
        <w:object w:dxaOrig="1040" w:dyaOrig="320" w14:anchorId="0A0B0269">
          <v:shape id="_x0000_i1286" type="#_x0000_t75" style="width:52pt;height:16pt" o:ole="">
            <v:imagedata r:id="rId497" o:title=""/>
          </v:shape>
          <o:OLEObject Type="Embed" ProgID="Equation.3" ShapeID="_x0000_i1286" DrawAspect="Content" ObjectID="_1585227452" r:id="rId498"/>
        </w:object>
      </w:r>
      <w:r w:rsidRPr="00D76CD6">
        <w:rPr>
          <w:rFonts w:ascii="Times New Roman" w:hAnsi="Times New Roman"/>
          <w:sz w:val="28"/>
          <w:szCs w:val="28"/>
        </w:rPr>
        <w:t xml:space="preserve"> gives a </w:t>
      </w:r>
      <w:r w:rsidRPr="006B486C">
        <w:rPr>
          <w:rFonts w:ascii="Times New Roman" w:hAnsi="Times New Roman"/>
          <w:i/>
          <w:sz w:val="28"/>
          <w:szCs w:val="28"/>
        </w:rPr>
        <w:t>norm</w:t>
      </w:r>
      <w:r w:rsidRPr="00D76CD6">
        <w:rPr>
          <w:rFonts w:ascii="Times New Roman" w:hAnsi="Times New Roman"/>
          <w:sz w:val="28"/>
          <w:szCs w:val="28"/>
        </w:rPr>
        <w:t xml:space="preserve"> for the ring just as in the complex case. </w:t>
      </w:r>
    </w:p>
    <w:p w14:paraId="4E7A373F"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Some of these rings have division algorithms and many more (nobody knows how many!) have unique factorisation.</w:t>
      </w:r>
    </w:p>
    <w:p w14:paraId="41A65E2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In 1876 Lucas devised a cunning test for Mersenne primes based on </w:t>
      </w:r>
      <w:proofErr w:type="gramStart"/>
      <w:r w:rsidRPr="0088501F">
        <w:rPr>
          <w:rFonts w:ascii="Times New Roman" w:hAnsi="Times New Roman"/>
          <w:b/>
          <w:sz w:val="28"/>
          <w:szCs w:val="28"/>
        </w:rPr>
        <w:t>Z</w:t>
      </w:r>
      <w:r w:rsidRPr="00D76CD6">
        <w:rPr>
          <w:rFonts w:ascii="Times New Roman" w:hAnsi="Times New Roman"/>
          <w:sz w:val="28"/>
          <w:szCs w:val="28"/>
        </w:rPr>
        <w:t>[</w:t>
      </w:r>
      <w:proofErr w:type="gramEnd"/>
      <w:r w:rsidRPr="00D76CD6">
        <w:rPr>
          <w:rFonts w:ascii="Times New Roman" w:hAnsi="Times New Roman"/>
          <w:sz w:val="28"/>
          <w:szCs w:val="28"/>
        </w:rPr>
        <w:t>√3].</w:t>
      </w:r>
    </w:p>
    <w:p w14:paraId="2676D815" w14:textId="77777777" w:rsidR="006D299A" w:rsidRPr="00D76CD6" w:rsidRDefault="006D299A" w:rsidP="006D299A">
      <w:pPr>
        <w:spacing w:line="360" w:lineRule="atLeast"/>
        <w:ind w:left="720" w:hanging="720"/>
        <w:jc w:val="both"/>
        <w:rPr>
          <w:rFonts w:ascii="Times New Roman" w:hAnsi="Times New Roman"/>
          <w:sz w:val="28"/>
          <w:szCs w:val="28"/>
        </w:rPr>
      </w:pPr>
    </w:p>
    <w:p w14:paraId="384C7645" w14:textId="77777777" w:rsidR="006D299A" w:rsidRPr="00D76CD6" w:rsidRDefault="006D299A" w:rsidP="006D299A">
      <w:pPr>
        <w:spacing w:before="20" w:line="360" w:lineRule="atLeast"/>
        <w:ind w:right="560"/>
        <w:jc w:val="both"/>
        <w:rPr>
          <w:rFonts w:ascii="Times New Roman" w:hAnsi="Times New Roman"/>
          <w:sz w:val="28"/>
          <w:szCs w:val="28"/>
        </w:rPr>
      </w:pPr>
      <w:r w:rsidRPr="00AC1E7B">
        <w:rPr>
          <w:rFonts w:ascii="Times New Roman" w:hAnsi="Times New Roman"/>
          <w:b/>
          <w:sz w:val="28"/>
          <w:szCs w:val="28"/>
        </w:rPr>
        <w:br w:type="page"/>
      </w:r>
      <w:r w:rsidRPr="00AC1E7B">
        <w:rPr>
          <w:rFonts w:ascii="Times New Roman" w:hAnsi="Times New Roman"/>
          <w:b/>
          <w:sz w:val="28"/>
          <w:szCs w:val="28"/>
        </w:rPr>
        <w:lastRenderedPageBreak/>
        <w:t>§2.3</w:t>
      </w:r>
      <w:r w:rsidRPr="00AC1E7B">
        <w:rPr>
          <w:rFonts w:ascii="Times New Roman" w:hAnsi="Times New Roman"/>
          <w:b/>
          <w:sz w:val="28"/>
          <w:szCs w:val="28"/>
        </w:rPr>
        <w:tab/>
      </w:r>
      <w:r w:rsidRPr="0088501F">
        <w:rPr>
          <w:rFonts w:ascii="Times New Roman" w:hAnsi="Times New Roman"/>
          <w:b/>
          <w:sz w:val="28"/>
          <w:szCs w:val="28"/>
        </w:rPr>
        <w:t>Lagrange's four squares theorem.</w:t>
      </w:r>
    </w:p>
    <w:p w14:paraId="68620A55" w14:textId="77777777" w:rsidR="006D299A" w:rsidRPr="00D76CD6" w:rsidRDefault="006D299A" w:rsidP="006D299A">
      <w:pPr>
        <w:spacing w:line="360" w:lineRule="atLeast"/>
        <w:ind w:left="720" w:hanging="720"/>
        <w:jc w:val="both"/>
        <w:rPr>
          <w:rFonts w:ascii="Times New Roman" w:hAnsi="Times New Roman"/>
          <w:sz w:val="28"/>
          <w:szCs w:val="28"/>
        </w:rPr>
      </w:pPr>
    </w:p>
    <w:p w14:paraId="143353D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This was proved by Joseph-Louis Lagrange (1736 – 1813) in 1770 following work by Euler. It had been conjectured earlier by Bachet (1581 – 1638), by Girard (1595 – 1632) and by Fermat — possibly even by Diophantus.</w:t>
      </w:r>
    </w:p>
    <w:p w14:paraId="10244DB4" w14:textId="77777777" w:rsidR="006D299A" w:rsidRPr="00D76CD6" w:rsidRDefault="006D299A" w:rsidP="006D299A">
      <w:pPr>
        <w:spacing w:line="360" w:lineRule="atLeast"/>
        <w:jc w:val="both"/>
        <w:rPr>
          <w:rFonts w:ascii="Times New Roman" w:hAnsi="Times New Roman"/>
          <w:sz w:val="28"/>
          <w:szCs w:val="28"/>
        </w:rPr>
      </w:pPr>
    </w:p>
    <w:p w14:paraId="5BC5A9C3"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t>Theorem</w:t>
      </w:r>
    </w:p>
    <w:p w14:paraId="490E8098"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Any integer can be written as a sum of four squares.</w:t>
      </w:r>
    </w:p>
    <w:p w14:paraId="4C68307E" w14:textId="77777777" w:rsidR="006D299A" w:rsidRPr="00D76CD6" w:rsidRDefault="006D299A" w:rsidP="006D299A">
      <w:pPr>
        <w:spacing w:line="360" w:lineRule="atLeast"/>
        <w:jc w:val="both"/>
        <w:rPr>
          <w:rFonts w:ascii="Times New Roman" w:hAnsi="Times New Roman"/>
          <w:sz w:val="28"/>
          <w:szCs w:val="28"/>
        </w:rPr>
      </w:pPr>
    </w:p>
    <w:p w14:paraId="5419337B"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will not prove this in the way it was originally done but instead use:</w:t>
      </w:r>
    </w:p>
    <w:p w14:paraId="65D8CA20" w14:textId="77777777" w:rsidR="006D299A" w:rsidRPr="0088501F" w:rsidRDefault="006D299A" w:rsidP="006D299A">
      <w:pPr>
        <w:spacing w:line="360" w:lineRule="atLeast"/>
        <w:jc w:val="both"/>
        <w:rPr>
          <w:rFonts w:ascii="Times New Roman" w:hAnsi="Times New Roman"/>
          <w:b/>
          <w:sz w:val="28"/>
          <w:szCs w:val="28"/>
        </w:rPr>
      </w:pPr>
    </w:p>
    <w:p w14:paraId="48CF22AA"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t>Definitions</w:t>
      </w:r>
    </w:p>
    <w:p w14:paraId="4D71A2F5"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w:t>
      </w:r>
      <w:r w:rsidRPr="0088501F">
        <w:rPr>
          <w:rFonts w:ascii="Times New Roman" w:hAnsi="Times New Roman"/>
          <w:b/>
          <w:sz w:val="28"/>
          <w:szCs w:val="28"/>
        </w:rPr>
        <w:t>quaternions</w:t>
      </w:r>
      <w:r w:rsidRPr="00D76CD6">
        <w:rPr>
          <w:rFonts w:ascii="Times New Roman" w:hAnsi="Times New Roman"/>
          <w:sz w:val="28"/>
          <w:szCs w:val="28"/>
        </w:rPr>
        <w:t xml:space="preserve"> or </w:t>
      </w:r>
      <w:r w:rsidRPr="0088501F">
        <w:rPr>
          <w:rFonts w:ascii="Times New Roman" w:hAnsi="Times New Roman"/>
          <w:b/>
          <w:sz w:val="28"/>
          <w:szCs w:val="28"/>
        </w:rPr>
        <w:t>Hamiltonians</w:t>
      </w:r>
      <w:r w:rsidRPr="00D76CD6">
        <w:rPr>
          <w:rFonts w:ascii="Times New Roman" w:hAnsi="Times New Roman"/>
          <w:sz w:val="28"/>
          <w:szCs w:val="28"/>
        </w:rPr>
        <w:t xml:space="preserve"> </w:t>
      </w:r>
      <w:r w:rsidRPr="0088501F">
        <w:rPr>
          <w:rFonts w:ascii="Times New Roman" w:hAnsi="Times New Roman"/>
          <w:b/>
          <w:sz w:val="28"/>
          <w:szCs w:val="28"/>
        </w:rPr>
        <w:t>H</w:t>
      </w:r>
      <w:r w:rsidRPr="00D76CD6">
        <w:rPr>
          <w:rFonts w:ascii="Times New Roman" w:hAnsi="Times New Roman"/>
          <w:sz w:val="28"/>
          <w:szCs w:val="28"/>
        </w:rPr>
        <w:t xml:space="preserve"> are the set</w:t>
      </w:r>
    </w:p>
    <w:p w14:paraId="1B856A9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b/>
      </w:r>
      <w:r w:rsidRPr="0088501F">
        <w:rPr>
          <w:rFonts w:ascii="Times New Roman" w:hAnsi="Times New Roman"/>
          <w:position w:val="-8"/>
          <w:sz w:val="28"/>
          <w:szCs w:val="28"/>
        </w:rPr>
        <w:object w:dxaOrig="3440" w:dyaOrig="300" w14:anchorId="63682B6B">
          <v:shape id="_x0000_i1287" type="#_x0000_t75" style="width:172pt;height:15.2pt" o:ole="">
            <v:imagedata r:id="rId499" o:title=""/>
          </v:shape>
          <o:OLEObject Type="Embed" ProgID="Equation.3" ShapeID="_x0000_i1287" DrawAspect="Content" ObjectID="_1585227453" r:id="rId500"/>
        </w:object>
      </w:r>
      <w:r w:rsidRPr="00D76CD6">
        <w:rPr>
          <w:rFonts w:ascii="Times New Roman" w:hAnsi="Times New Roman"/>
          <w:sz w:val="28"/>
          <w:szCs w:val="28"/>
        </w:rPr>
        <w:t xml:space="preserve"> </w:t>
      </w:r>
    </w:p>
    <w:p w14:paraId="6858128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which add "like vectors" and multiply using the rules </w:t>
      </w:r>
    </w:p>
    <w:p w14:paraId="15CBAAC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b/>
      </w:r>
      <w:r w:rsidRPr="0088501F">
        <w:rPr>
          <w:rFonts w:ascii="Times New Roman" w:hAnsi="Times New Roman"/>
          <w:position w:val="-10"/>
          <w:sz w:val="28"/>
          <w:szCs w:val="28"/>
        </w:rPr>
        <w:object w:dxaOrig="3400" w:dyaOrig="400" w14:anchorId="2E568755">
          <v:shape id="_x0000_i1288" type="#_x0000_t75" style="width:170.4pt;height:20pt" o:ole="">
            <v:imagedata r:id="rId501" o:title=""/>
          </v:shape>
          <o:OLEObject Type="Embed" ProgID="Equation.3" ShapeID="_x0000_i1288" DrawAspect="Content" ObjectID="_1585227454" r:id="rId502"/>
        </w:object>
      </w:r>
      <w:r w:rsidRPr="00D76CD6">
        <w:rPr>
          <w:rFonts w:ascii="Times New Roman" w:hAnsi="Times New Roman"/>
          <w:sz w:val="28"/>
          <w:szCs w:val="28"/>
        </w:rPr>
        <w:t xml:space="preserve"> etc.</w:t>
      </w:r>
    </w:p>
    <w:p w14:paraId="4164213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w:t>
      </w:r>
      <w:r w:rsidRPr="0088501F">
        <w:rPr>
          <w:rFonts w:ascii="Times New Roman" w:hAnsi="Times New Roman"/>
          <w:i/>
          <w:sz w:val="28"/>
          <w:szCs w:val="28"/>
        </w:rPr>
        <w:t>norm</w:t>
      </w:r>
      <w:r w:rsidRPr="00D76CD6">
        <w:rPr>
          <w:rFonts w:ascii="Times New Roman" w:hAnsi="Times New Roman"/>
          <w:sz w:val="28"/>
          <w:szCs w:val="28"/>
        </w:rPr>
        <w:t xml:space="preserve"> of an (integer) quaternion is given by </w:t>
      </w:r>
    </w:p>
    <w:p w14:paraId="395AEAE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b/>
      </w:r>
      <w:r w:rsidRPr="0088501F">
        <w:rPr>
          <w:rFonts w:ascii="Times New Roman" w:hAnsi="Times New Roman"/>
          <w:position w:val="-8"/>
          <w:sz w:val="28"/>
          <w:szCs w:val="28"/>
        </w:rPr>
        <w:object w:dxaOrig="4880" w:dyaOrig="380" w14:anchorId="48928B17">
          <v:shape id="_x0000_i1289" type="#_x0000_t75" style="width:244pt;height:19.2pt" o:ole="">
            <v:imagedata r:id="rId503" o:title=""/>
          </v:shape>
          <o:OLEObject Type="Embed" ProgID="Equation.3" ShapeID="_x0000_i1289" DrawAspect="Content" ObjectID="_1585227455" r:id="rId504"/>
        </w:object>
      </w:r>
    </w:p>
    <w:p w14:paraId="6FF3B640" w14:textId="77777777" w:rsidR="006D299A" w:rsidRPr="00D76CD6" w:rsidRDefault="006D299A" w:rsidP="006D299A">
      <w:pPr>
        <w:spacing w:line="360" w:lineRule="atLeast"/>
        <w:ind w:left="720"/>
        <w:jc w:val="both"/>
        <w:rPr>
          <w:rFonts w:ascii="Times New Roman" w:hAnsi="Times New Roman"/>
          <w:sz w:val="28"/>
          <w:szCs w:val="28"/>
        </w:rPr>
      </w:pPr>
    </w:p>
    <w:p w14:paraId="73A3B6E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As in the Gaussian integers we have </w:t>
      </w:r>
      <w:r w:rsidRPr="0088501F">
        <w:rPr>
          <w:rFonts w:ascii="Times New Roman" w:hAnsi="Times New Roman"/>
          <w:position w:val="-10"/>
          <w:sz w:val="28"/>
          <w:szCs w:val="28"/>
        </w:rPr>
        <w:object w:dxaOrig="2620" w:dyaOrig="340" w14:anchorId="38EEC893">
          <v:shape id="_x0000_i1290" type="#_x0000_t75" style="width:131.2pt;height:16.8pt" o:ole="">
            <v:imagedata r:id="rId505" o:title=""/>
          </v:shape>
          <o:OLEObject Type="Embed" ProgID="Equation.3" ShapeID="_x0000_i1290" DrawAspect="Content" ObjectID="_1585227456" r:id="rId506"/>
        </w:object>
      </w:r>
      <w:r w:rsidRPr="00D76CD6">
        <w:rPr>
          <w:rFonts w:ascii="Times New Roman" w:hAnsi="Times New Roman"/>
          <w:sz w:val="28"/>
          <w:szCs w:val="28"/>
        </w:rPr>
        <w:t xml:space="preserve"> for </w:t>
      </w:r>
      <w:r w:rsidRPr="0088501F">
        <w:rPr>
          <w:rFonts w:ascii="Times New Roman" w:hAnsi="Times New Roman"/>
          <w:position w:val="-10"/>
          <w:sz w:val="28"/>
          <w:szCs w:val="28"/>
        </w:rPr>
        <w:object w:dxaOrig="1220" w:dyaOrig="340" w14:anchorId="3B91735D">
          <v:shape id="_x0000_i1291" type="#_x0000_t75" style="width:60.8pt;height:16.8pt" o:ole="">
            <v:imagedata r:id="rId507" o:title=""/>
          </v:shape>
          <o:OLEObject Type="Embed" ProgID="Equation.3" ShapeID="_x0000_i1291" DrawAspect="Content" ObjectID="_1585227457" r:id="rId508"/>
        </w:object>
      </w:r>
      <w:r w:rsidRPr="00D76CD6">
        <w:rPr>
          <w:rFonts w:ascii="Times New Roman" w:hAnsi="Times New Roman"/>
          <w:sz w:val="28"/>
          <w:szCs w:val="28"/>
        </w:rPr>
        <w:t xml:space="preserve">. </w:t>
      </w:r>
    </w:p>
    <w:p w14:paraId="6AAB9281" w14:textId="77777777" w:rsidR="006D299A" w:rsidRPr="00D76CD6" w:rsidRDefault="006D299A" w:rsidP="006D299A">
      <w:pPr>
        <w:spacing w:line="360" w:lineRule="atLeast"/>
        <w:jc w:val="both"/>
        <w:rPr>
          <w:rFonts w:ascii="Times New Roman" w:hAnsi="Times New Roman"/>
          <w:sz w:val="28"/>
          <w:szCs w:val="28"/>
        </w:rPr>
      </w:pPr>
    </w:p>
    <w:p w14:paraId="532044B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Writing an integer </w:t>
      </w:r>
      <w:r w:rsidRPr="0038180C">
        <w:rPr>
          <w:rFonts w:ascii="Times New Roman" w:hAnsi="Times New Roman"/>
          <w:i/>
          <w:sz w:val="28"/>
          <w:szCs w:val="28"/>
        </w:rPr>
        <w:t>n</w:t>
      </w:r>
      <w:r w:rsidRPr="00D76CD6">
        <w:rPr>
          <w:rFonts w:ascii="Times New Roman" w:hAnsi="Times New Roman"/>
          <w:sz w:val="28"/>
          <w:szCs w:val="28"/>
        </w:rPr>
        <w:t xml:space="preserve"> as a sum of four squares is equivalent to finding an integer quaternion with </w:t>
      </w:r>
      <w:r w:rsidRPr="0038180C">
        <w:rPr>
          <w:rFonts w:ascii="Times New Roman" w:hAnsi="Times New Roman"/>
          <w:i/>
          <w:sz w:val="28"/>
          <w:szCs w:val="28"/>
        </w:rPr>
        <w:t>n</w:t>
      </w:r>
      <w:r w:rsidRPr="00D76CD6">
        <w:rPr>
          <w:rFonts w:ascii="Times New Roman" w:hAnsi="Times New Roman"/>
          <w:sz w:val="28"/>
          <w:szCs w:val="28"/>
        </w:rPr>
        <w:t xml:space="preserve"> as norm and so we deduce:</w:t>
      </w:r>
    </w:p>
    <w:p w14:paraId="17F80E60" w14:textId="77777777" w:rsidR="006D299A" w:rsidRPr="00D76CD6" w:rsidRDefault="006D299A" w:rsidP="006D299A">
      <w:pPr>
        <w:spacing w:line="360" w:lineRule="atLeast"/>
        <w:jc w:val="both"/>
        <w:rPr>
          <w:rFonts w:ascii="Times New Roman" w:hAnsi="Times New Roman"/>
          <w:sz w:val="28"/>
          <w:szCs w:val="28"/>
        </w:rPr>
      </w:pPr>
    </w:p>
    <w:p w14:paraId="224C24B6" w14:textId="77777777" w:rsidR="006D299A" w:rsidRPr="00D76CD6" w:rsidRDefault="006D299A" w:rsidP="006D299A">
      <w:pPr>
        <w:spacing w:line="360" w:lineRule="atLeast"/>
        <w:jc w:val="both"/>
        <w:rPr>
          <w:rFonts w:ascii="Times New Roman" w:hAnsi="Times New Roman"/>
          <w:sz w:val="28"/>
          <w:szCs w:val="28"/>
        </w:rPr>
      </w:pPr>
      <w:r w:rsidRPr="0088501F">
        <w:rPr>
          <w:rFonts w:ascii="Times New Roman" w:hAnsi="Times New Roman"/>
          <w:b/>
          <w:sz w:val="28"/>
          <w:szCs w:val="28"/>
        </w:rPr>
        <w:t>Lemma 1</w:t>
      </w:r>
      <w:r w:rsidRPr="00D76CD6">
        <w:rPr>
          <w:rFonts w:ascii="Times New Roman" w:hAnsi="Times New Roman"/>
          <w:sz w:val="28"/>
          <w:szCs w:val="28"/>
        </w:rPr>
        <w:t xml:space="preserve"> (Euler 1748)</w:t>
      </w:r>
    </w:p>
    <w:p w14:paraId="5E29178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If integers </w:t>
      </w:r>
      <w:r w:rsidRPr="0088501F">
        <w:rPr>
          <w:rFonts w:ascii="Times New Roman" w:hAnsi="Times New Roman"/>
          <w:i/>
          <w:sz w:val="28"/>
          <w:szCs w:val="28"/>
        </w:rPr>
        <w:t>m, n</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expressible as sums of four squares, so is </w:t>
      </w:r>
      <w:r w:rsidRPr="0088501F">
        <w:rPr>
          <w:rFonts w:ascii="Times New Roman" w:hAnsi="Times New Roman"/>
          <w:i/>
          <w:sz w:val="28"/>
          <w:szCs w:val="28"/>
        </w:rPr>
        <w:t>mn</w:t>
      </w:r>
      <w:r w:rsidRPr="00D76CD6">
        <w:rPr>
          <w:rFonts w:ascii="Times New Roman" w:hAnsi="Times New Roman"/>
          <w:sz w:val="28"/>
          <w:szCs w:val="28"/>
        </w:rPr>
        <w:t>.</w:t>
      </w:r>
      <w:r w:rsidRPr="00184D7B">
        <w:rPr>
          <w:rFonts w:ascii="Times New Roman" w:hAnsi="Times New Roman"/>
          <w:sz w:val="28"/>
          <w:szCs w:val="28"/>
        </w:rPr>
        <w:t xml:space="preserve"> </w:t>
      </w:r>
      <w:r w:rsidRPr="00D76CD6">
        <w:rPr>
          <w:rFonts w:ascii="Times New Roman" w:hAnsi="Times New Roman"/>
          <w:sz w:val="28"/>
          <w:szCs w:val="28"/>
        </w:rPr>
        <w:tab/>
      </w:r>
      <w:r w:rsidR="00423F81">
        <w:rPr>
          <w:noProof/>
          <w:color w:val="000000"/>
          <w:sz w:val="28"/>
          <w:lang w:val="en-GB" w:eastAsia="zh-CN"/>
        </w:rPr>
        <w:drawing>
          <wp:inline distT="0" distB="0" distL="0" distR="0" wp14:anchorId="560386F5" wp14:editId="605D4C7A">
            <wp:extent cx="132080" cy="132080"/>
            <wp:effectExtent l="2540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979A0B0" w14:textId="77777777" w:rsidR="006D299A" w:rsidRPr="00D76CD6" w:rsidRDefault="006D299A" w:rsidP="006D299A">
      <w:pPr>
        <w:spacing w:line="360" w:lineRule="atLeast"/>
        <w:ind w:left="720"/>
        <w:jc w:val="both"/>
        <w:rPr>
          <w:rFonts w:ascii="Times New Roman" w:hAnsi="Times New Roman"/>
          <w:sz w:val="28"/>
          <w:szCs w:val="28"/>
        </w:rPr>
      </w:pPr>
    </w:p>
    <w:p w14:paraId="7A1674AC" w14:textId="77777777" w:rsidR="006D299A" w:rsidRPr="00184D7B" w:rsidRDefault="006D299A" w:rsidP="006D299A">
      <w:pPr>
        <w:spacing w:line="360" w:lineRule="atLeast"/>
        <w:jc w:val="both"/>
        <w:rPr>
          <w:rFonts w:ascii="Times New Roman" w:hAnsi="Times New Roman"/>
          <w:b/>
          <w:sz w:val="28"/>
          <w:szCs w:val="28"/>
        </w:rPr>
      </w:pPr>
      <w:r w:rsidRPr="00184D7B">
        <w:rPr>
          <w:rFonts w:ascii="Times New Roman" w:hAnsi="Times New Roman"/>
          <w:b/>
          <w:sz w:val="28"/>
          <w:szCs w:val="28"/>
        </w:rPr>
        <w:t>Remark</w:t>
      </w:r>
    </w:p>
    <w:p w14:paraId="4A86EA8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w:t>
      </w:r>
      <w:r w:rsidRPr="0088501F">
        <w:rPr>
          <w:rFonts w:ascii="Times New Roman" w:hAnsi="Times New Roman"/>
          <w:position w:val="-6"/>
          <w:sz w:val="28"/>
          <w:szCs w:val="28"/>
        </w:rPr>
        <w:object w:dxaOrig="4560" w:dyaOrig="360" w14:anchorId="764BDE9A">
          <v:shape id="_x0000_i1292" type="#_x0000_t75" style="width:228pt;height:18.4pt" o:ole="">
            <v:imagedata r:id="rId509" o:title=""/>
          </v:shape>
          <o:OLEObject Type="Embed" ProgID="Equation.3" ShapeID="_x0000_i1292" DrawAspect="Content" ObjectID="_1585227458" r:id="rId510"/>
        </w:object>
      </w:r>
      <w:r w:rsidRPr="00D76CD6">
        <w:rPr>
          <w:rFonts w:ascii="Times New Roman" w:hAnsi="Times New Roman"/>
          <w:sz w:val="28"/>
          <w:szCs w:val="28"/>
        </w:rPr>
        <w:t xml:space="preserve"> = </w:t>
      </w:r>
      <w:r w:rsidRPr="00D82237">
        <w:rPr>
          <w:rFonts w:ascii="Times New Roman" w:hAnsi="Times New Roman"/>
          <w:position w:val="-2"/>
          <w:sz w:val="28"/>
          <w:szCs w:val="28"/>
        </w:rPr>
        <w:object w:dxaOrig="2160" w:dyaOrig="320" w14:anchorId="57A7A491">
          <v:shape id="_x0000_i1293" type="#_x0000_t75" style="width:108pt;height:16pt" o:ole="">
            <v:imagedata r:id="rId511" o:title=""/>
          </v:shape>
          <o:OLEObject Type="Embed" ProgID="Equation.3" ShapeID="_x0000_i1293" DrawAspect="Content" ObjectID="_1585227459" r:id="rId512"/>
        </w:object>
      </w:r>
      <w:r w:rsidRPr="00D76CD6">
        <w:rPr>
          <w:rFonts w:ascii="Times New Roman" w:hAnsi="Times New Roman"/>
          <w:sz w:val="28"/>
          <w:szCs w:val="28"/>
        </w:rPr>
        <w:t xml:space="preserve"> =</w:t>
      </w:r>
    </w:p>
    <w:p w14:paraId="34E073F2" w14:textId="77777777" w:rsidR="006D299A" w:rsidRPr="00D76CD6" w:rsidRDefault="006D299A" w:rsidP="006D299A">
      <w:pPr>
        <w:spacing w:line="360" w:lineRule="atLeast"/>
        <w:ind w:left="720"/>
        <w:jc w:val="both"/>
        <w:rPr>
          <w:rFonts w:ascii="Times New Roman" w:hAnsi="Times New Roman"/>
          <w:sz w:val="28"/>
          <w:szCs w:val="28"/>
        </w:rPr>
      </w:pPr>
      <w:r w:rsidRPr="0088501F">
        <w:rPr>
          <w:rFonts w:ascii="Times New Roman" w:hAnsi="Times New Roman"/>
          <w:position w:val="-6"/>
          <w:sz w:val="28"/>
          <w:szCs w:val="28"/>
        </w:rPr>
        <w:object w:dxaOrig="2440" w:dyaOrig="360" w14:anchorId="55613ACC">
          <v:shape id="_x0000_i1294" type="#_x0000_t75" style="width:122.4pt;height:18.4pt" o:ole="">
            <v:imagedata r:id="rId513" o:title=""/>
          </v:shape>
          <o:OLEObject Type="Embed" ProgID="Equation.3" ShapeID="_x0000_i1294" DrawAspect="Content" ObjectID="_1585227460" r:id="rId514"/>
        </w:object>
      </w:r>
      <w:r w:rsidRPr="00D76CD6">
        <w:rPr>
          <w:rFonts w:ascii="Times New Roman" w:hAnsi="Times New Roman"/>
          <w:sz w:val="28"/>
          <w:szCs w:val="28"/>
        </w:rPr>
        <w:t xml:space="preserve"> + </w:t>
      </w:r>
      <w:r w:rsidRPr="0088501F">
        <w:rPr>
          <w:rFonts w:ascii="Times New Roman" w:hAnsi="Times New Roman"/>
          <w:position w:val="-6"/>
          <w:sz w:val="28"/>
          <w:szCs w:val="28"/>
        </w:rPr>
        <w:object w:dxaOrig="2420" w:dyaOrig="360" w14:anchorId="0E198213">
          <v:shape id="_x0000_i1295" type="#_x0000_t75" style="width:120.8pt;height:18.4pt" o:ole="">
            <v:imagedata r:id="rId515" o:title=""/>
          </v:shape>
          <o:OLEObject Type="Embed" ProgID="Equation.3" ShapeID="_x0000_i1295" DrawAspect="Content" ObjectID="_1585227461" r:id="rId516"/>
        </w:object>
      </w:r>
      <w:r w:rsidRPr="00D76CD6">
        <w:rPr>
          <w:rFonts w:ascii="Times New Roman" w:hAnsi="Times New Roman"/>
          <w:sz w:val="28"/>
          <w:szCs w:val="28"/>
        </w:rPr>
        <w:t xml:space="preserve"> + </w:t>
      </w:r>
      <w:r w:rsidRPr="0088501F">
        <w:rPr>
          <w:rFonts w:ascii="Times New Roman" w:hAnsi="Times New Roman"/>
          <w:position w:val="-6"/>
          <w:sz w:val="28"/>
          <w:szCs w:val="28"/>
        </w:rPr>
        <w:object w:dxaOrig="2420" w:dyaOrig="360" w14:anchorId="039FBDD7">
          <v:shape id="_x0000_i1296" type="#_x0000_t75" style="width:120.8pt;height:18.4pt" o:ole="">
            <v:imagedata r:id="rId517" o:title=""/>
          </v:shape>
          <o:OLEObject Type="Embed" ProgID="Equation.3" ShapeID="_x0000_i1296" DrawAspect="Content" ObjectID="_1585227462" r:id="rId518"/>
        </w:object>
      </w:r>
      <w:r w:rsidRPr="00D76CD6">
        <w:rPr>
          <w:rFonts w:ascii="Times New Roman" w:hAnsi="Times New Roman"/>
          <w:sz w:val="28"/>
          <w:szCs w:val="28"/>
        </w:rPr>
        <w:t xml:space="preserve"> +</w:t>
      </w:r>
    </w:p>
    <w:p w14:paraId="21CCCD27" w14:textId="77777777" w:rsidR="006D299A" w:rsidRPr="00D76CD6" w:rsidRDefault="006D299A" w:rsidP="006D299A">
      <w:pPr>
        <w:spacing w:line="360" w:lineRule="atLeast"/>
        <w:ind w:left="720"/>
        <w:jc w:val="both"/>
        <w:rPr>
          <w:rFonts w:ascii="Times New Roman" w:hAnsi="Times New Roman"/>
          <w:sz w:val="28"/>
          <w:szCs w:val="28"/>
        </w:rPr>
      </w:pPr>
      <w:r w:rsidRPr="0088501F">
        <w:rPr>
          <w:rFonts w:ascii="Times New Roman" w:hAnsi="Times New Roman"/>
          <w:position w:val="-6"/>
          <w:sz w:val="28"/>
          <w:szCs w:val="28"/>
        </w:rPr>
        <w:object w:dxaOrig="2420" w:dyaOrig="360" w14:anchorId="224297A8">
          <v:shape id="_x0000_i1297" type="#_x0000_t75" style="width:120.8pt;height:18.4pt" o:ole="">
            <v:imagedata r:id="rId519" o:title=""/>
          </v:shape>
          <o:OLEObject Type="Embed" ProgID="Equation.3" ShapeID="_x0000_i1297" DrawAspect="Content" ObjectID="_1585227463" r:id="rId520"/>
        </w:object>
      </w:r>
      <w:r w:rsidRPr="00D76CD6">
        <w:rPr>
          <w:rFonts w:ascii="Times New Roman" w:hAnsi="Times New Roman"/>
          <w:sz w:val="28"/>
          <w:szCs w:val="28"/>
        </w:rPr>
        <w:t xml:space="preserve"> which is what Euler discovered without knowing anything about quaternions.</w:t>
      </w:r>
    </w:p>
    <w:p w14:paraId="48E71A86" w14:textId="77777777" w:rsidR="006D299A" w:rsidRPr="00D76CD6" w:rsidRDefault="006D299A" w:rsidP="006D299A">
      <w:pPr>
        <w:spacing w:line="360" w:lineRule="atLeast"/>
        <w:jc w:val="both"/>
        <w:rPr>
          <w:rFonts w:ascii="Times New Roman" w:hAnsi="Times New Roman"/>
          <w:sz w:val="28"/>
          <w:szCs w:val="28"/>
        </w:rPr>
      </w:pPr>
    </w:p>
    <w:p w14:paraId="64F159D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Lemma 1 means we need only prove the result for primes.</w:t>
      </w:r>
    </w:p>
    <w:p w14:paraId="1A10CB80" w14:textId="77777777" w:rsidR="006D299A" w:rsidRPr="00D76CD6" w:rsidRDefault="006D299A" w:rsidP="006D299A">
      <w:pPr>
        <w:spacing w:line="360" w:lineRule="atLeast"/>
        <w:jc w:val="both"/>
        <w:rPr>
          <w:rFonts w:ascii="Times New Roman" w:hAnsi="Times New Roman"/>
          <w:sz w:val="28"/>
          <w:szCs w:val="28"/>
        </w:rPr>
      </w:pPr>
    </w:p>
    <w:p w14:paraId="115BB609"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t>Lemma 2</w:t>
      </w:r>
    </w:p>
    <w:p w14:paraId="06632428"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88501F">
        <w:rPr>
          <w:rFonts w:ascii="Times New Roman" w:hAnsi="Times New Roman"/>
          <w:i/>
          <w:sz w:val="28"/>
          <w:szCs w:val="28"/>
        </w:rPr>
        <w:t>p</w:t>
      </w:r>
      <w:r w:rsidRPr="00D76CD6">
        <w:rPr>
          <w:rFonts w:ascii="Times New Roman" w:hAnsi="Times New Roman"/>
          <w:sz w:val="28"/>
          <w:szCs w:val="28"/>
        </w:rPr>
        <w:t xml:space="preserve"> is an odd prime then one may write </w:t>
      </w:r>
      <w:r w:rsidRPr="0088501F">
        <w:rPr>
          <w:rFonts w:ascii="Times New Roman" w:hAnsi="Times New Roman"/>
          <w:i/>
          <w:sz w:val="28"/>
          <w:szCs w:val="28"/>
        </w:rPr>
        <w:t>mp</w:t>
      </w:r>
      <w:r w:rsidRPr="00D76CD6">
        <w:rPr>
          <w:rFonts w:ascii="Times New Roman" w:hAnsi="Times New Roman"/>
          <w:sz w:val="28"/>
          <w:szCs w:val="28"/>
        </w:rPr>
        <w:t xml:space="preserve"> as a sum of four squares for some 0 &lt; </w:t>
      </w:r>
      <w:r w:rsidRPr="0088501F">
        <w:rPr>
          <w:rFonts w:ascii="Times New Roman" w:hAnsi="Times New Roman"/>
          <w:i/>
          <w:sz w:val="28"/>
          <w:szCs w:val="28"/>
        </w:rPr>
        <w:t>m</w:t>
      </w:r>
      <w:r w:rsidRPr="00D76CD6">
        <w:rPr>
          <w:rFonts w:ascii="Times New Roman" w:hAnsi="Times New Roman"/>
          <w:sz w:val="28"/>
          <w:szCs w:val="28"/>
        </w:rPr>
        <w:t xml:space="preserve"> &lt; </w:t>
      </w:r>
      <w:r w:rsidRPr="0088501F">
        <w:rPr>
          <w:rFonts w:ascii="Times New Roman" w:hAnsi="Times New Roman"/>
          <w:i/>
          <w:sz w:val="28"/>
          <w:szCs w:val="28"/>
        </w:rPr>
        <w:t>p</w:t>
      </w:r>
      <w:r w:rsidRPr="00D76CD6">
        <w:rPr>
          <w:rFonts w:ascii="Times New Roman" w:hAnsi="Times New Roman"/>
          <w:sz w:val="28"/>
          <w:szCs w:val="28"/>
        </w:rPr>
        <w:t>.</w:t>
      </w:r>
    </w:p>
    <w:p w14:paraId="246EBE71" w14:textId="77777777" w:rsidR="006D299A" w:rsidRPr="00D76CD6" w:rsidRDefault="006D299A" w:rsidP="006D299A">
      <w:pPr>
        <w:spacing w:line="360" w:lineRule="atLeast"/>
        <w:jc w:val="both"/>
        <w:rPr>
          <w:rFonts w:ascii="Times New Roman" w:hAnsi="Times New Roman"/>
          <w:sz w:val="28"/>
          <w:szCs w:val="28"/>
        </w:rPr>
      </w:pPr>
    </w:p>
    <w:p w14:paraId="478CB976" w14:textId="77777777" w:rsidR="006D299A" w:rsidRPr="0088501F" w:rsidRDefault="006D299A" w:rsidP="006D299A">
      <w:pPr>
        <w:spacing w:line="360" w:lineRule="atLeast"/>
        <w:jc w:val="both"/>
        <w:rPr>
          <w:rFonts w:ascii="Times New Roman" w:hAnsi="Times New Roman"/>
          <w:b/>
          <w:sz w:val="28"/>
          <w:szCs w:val="28"/>
        </w:rPr>
      </w:pPr>
    </w:p>
    <w:p w14:paraId="7CB3B77C"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lastRenderedPageBreak/>
        <w:t>Proof</w:t>
      </w:r>
    </w:p>
    <w:p w14:paraId="1593052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we will prove that </w:t>
      </w:r>
      <w:bookmarkStart w:id="150" w:name="OLE_LINK114"/>
      <w:bookmarkStart w:id="151" w:name="OLE_LINK115"/>
      <w:r w:rsidRPr="0088501F">
        <w:rPr>
          <w:rFonts w:ascii="Times New Roman" w:hAnsi="Times New Roman"/>
          <w:position w:val="-8"/>
          <w:sz w:val="28"/>
          <w:szCs w:val="28"/>
        </w:rPr>
        <w:object w:dxaOrig="1880" w:dyaOrig="380" w14:anchorId="6FC0C47F">
          <v:shape id="_x0000_i1298" type="#_x0000_t75" style="width:94.4pt;height:19.2pt" o:ole="">
            <v:imagedata r:id="rId521" o:title=""/>
          </v:shape>
          <o:OLEObject Type="Embed" ProgID="Equation.3" ShapeID="_x0000_i1298" DrawAspect="Content" ObjectID="_1585227464" r:id="rId522"/>
        </w:object>
      </w:r>
      <w:bookmarkEnd w:id="150"/>
      <w:bookmarkEnd w:id="151"/>
      <w:r w:rsidRPr="00D76CD6">
        <w:rPr>
          <w:rFonts w:ascii="Times New Roman" w:hAnsi="Times New Roman"/>
          <w:sz w:val="28"/>
          <w:szCs w:val="28"/>
        </w:rPr>
        <w:t xml:space="preserve"> (a sum of three squares). </w:t>
      </w:r>
    </w:p>
    <w:p w14:paraId="4439CC2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Take </w:t>
      </w:r>
      <w:r w:rsidRPr="0088501F">
        <w:rPr>
          <w:rFonts w:ascii="Times New Roman" w:hAnsi="Times New Roman"/>
          <w:position w:val="-16"/>
          <w:sz w:val="28"/>
          <w:szCs w:val="28"/>
        </w:rPr>
        <w:object w:dxaOrig="1340" w:dyaOrig="480" w14:anchorId="513F2C61">
          <v:shape id="_x0000_i1299" type="#_x0000_t75" style="width:67.2pt;height:24pt" o:ole="">
            <v:imagedata r:id="rId523" o:title=""/>
          </v:shape>
          <o:OLEObject Type="Embed" ProgID="Equation.3" ShapeID="_x0000_i1299" DrawAspect="Content" ObjectID="_1585227465" r:id="rId524"/>
        </w:object>
      </w:r>
      <w:r w:rsidRPr="00D76CD6">
        <w:rPr>
          <w:rFonts w:ascii="Times New Roman" w:hAnsi="Times New Roman"/>
          <w:sz w:val="28"/>
          <w:szCs w:val="28"/>
        </w:rPr>
        <w:t xml:space="preserve">. Look at </w:t>
      </w:r>
      <w:bookmarkStart w:id="152" w:name="OLE_LINK108"/>
      <w:bookmarkStart w:id="153" w:name="OLE_LINK109"/>
      <w:r w:rsidRPr="0088501F">
        <w:rPr>
          <w:rFonts w:ascii="Times New Roman" w:hAnsi="Times New Roman"/>
          <w:position w:val="-14"/>
          <w:sz w:val="28"/>
          <w:szCs w:val="28"/>
        </w:rPr>
        <w:object w:dxaOrig="2940" w:dyaOrig="440" w14:anchorId="7F9662F8">
          <v:shape id="_x0000_i1300" type="#_x0000_t75" style="width:147.2pt;height:22.4pt" o:ole="">
            <v:imagedata r:id="rId525" o:title=""/>
          </v:shape>
          <o:OLEObject Type="Embed" ProgID="Equation.3" ShapeID="_x0000_i1300" DrawAspect="Content" ObjectID="_1585227466" r:id="rId526"/>
        </w:object>
      </w:r>
      <w:bookmarkEnd w:id="152"/>
      <w:bookmarkEnd w:id="153"/>
      <w:r w:rsidRPr="00D76CD6">
        <w:rPr>
          <w:rFonts w:ascii="Times New Roman" w:hAnsi="Times New Roman"/>
          <w:sz w:val="28"/>
          <w:szCs w:val="28"/>
        </w:rPr>
        <w:t xml:space="preserve">. </w:t>
      </w:r>
    </w:p>
    <w:p w14:paraId="7859372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This is a set of </w:t>
      </w:r>
      <w:r w:rsidRPr="0088501F">
        <w:rPr>
          <w:rFonts w:ascii="Times New Roman" w:hAnsi="Times New Roman"/>
          <w:i/>
          <w:sz w:val="28"/>
          <w:szCs w:val="28"/>
        </w:rPr>
        <w:t>q</w:t>
      </w:r>
      <w:r w:rsidRPr="00D76CD6">
        <w:rPr>
          <w:rFonts w:ascii="Times New Roman" w:hAnsi="Times New Roman"/>
          <w:sz w:val="28"/>
          <w:szCs w:val="28"/>
        </w:rPr>
        <w:t xml:space="preserve"> + 1 distinct elements (distinct since if </w:t>
      </w:r>
      <w:bookmarkStart w:id="154" w:name="OLE_LINK106"/>
      <w:bookmarkStart w:id="155" w:name="OLE_LINK107"/>
      <w:r w:rsidRPr="0088501F">
        <w:rPr>
          <w:rFonts w:ascii="Times New Roman" w:hAnsi="Times New Roman"/>
          <w:position w:val="-10"/>
          <w:sz w:val="28"/>
          <w:szCs w:val="28"/>
        </w:rPr>
        <w:object w:dxaOrig="1080" w:dyaOrig="420" w14:anchorId="475FCD36">
          <v:shape id="_x0000_i1301" type="#_x0000_t75" style="width:54.4pt;height:20.8pt" o:ole="">
            <v:imagedata r:id="rId527" o:title=""/>
          </v:shape>
          <o:OLEObject Type="Embed" ProgID="Equation.3" ShapeID="_x0000_i1301" DrawAspect="Content" ObjectID="_1585227467" r:id="rId528"/>
        </w:object>
      </w:r>
      <w:bookmarkEnd w:id="154"/>
      <w:bookmarkEnd w:id="155"/>
      <w:r w:rsidRPr="00D76CD6">
        <w:rPr>
          <w:rFonts w:ascii="Times New Roman" w:hAnsi="Times New Roman"/>
          <w:sz w:val="28"/>
          <w:szCs w:val="28"/>
        </w:rPr>
        <w:t xml:space="preserve"> then </w:t>
      </w:r>
      <w:r w:rsidRPr="0088501F">
        <w:rPr>
          <w:rFonts w:ascii="Times New Roman" w:hAnsi="Times New Roman"/>
          <w:position w:val="-10"/>
          <w:sz w:val="28"/>
          <w:szCs w:val="28"/>
        </w:rPr>
        <w:object w:dxaOrig="840" w:dyaOrig="340" w14:anchorId="41507A0B">
          <v:shape id="_x0000_i1302" type="#_x0000_t75" style="width:42.4pt;height:16.8pt" o:ole="">
            <v:imagedata r:id="rId529" o:title=""/>
          </v:shape>
          <o:OLEObject Type="Embed" ProgID="Equation.3" ShapeID="_x0000_i1302" DrawAspect="Content" ObjectID="_1585227468" r:id="rId530"/>
        </w:object>
      </w:r>
      <w:r w:rsidRPr="00D76CD6">
        <w:rPr>
          <w:rFonts w:ascii="Times New Roman" w:hAnsi="Times New Roman"/>
          <w:sz w:val="28"/>
          <w:szCs w:val="28"/>
        </w:rPr>
        <w:t xml:space="preserve"> or </w:t>
      </w:r>
      <w:r w:rsidRPr="0088501F">
        <w:rPr>
          <w:rFonts w:ascii="Times New Roman" w:hAnsi="Times New Roman"/>
          <w:position w:val="-10"/>
          <w:sz w:val="28"/>
          <w:szCs w:val="28"/>
        </w:rPr>
        <w:object w:dxaOrig="1260" w:dyaOrig="340" w14:anchorId="4766C147">
          <v:shape id="_x0000_i1303" type="#_x0000_t75" style="width:63.2pt;height:16.8pt" o:ole="">
            <v:imagedata r:id="rId531" o:title=""/>
          </v:shape>
          <o:OLEObject Type="Embed" ProgID="Equation.3" ShapeID="_x0000_i1303" DrawAspect="Content" ObjectID="_1585227469" r:id="rId532"/>
        </w:object>
      </w:r>
      <w:r w:rsidRPr="00D76CD6">
        <w:rPr>
          <w:rFonts w:ascii="Times New Roman" w:hAnsi="Times New Roman"/>
          <w:sz w:val="28"/>
          <w:szCs w:val="28"/>
        </w:rPr>
        <w:t xml:space="preserve"> and only one of these is in the "lower half" of 0, 1, 2, ... </w:t>
      </w:r>
      <w:r w:rsidRPr="0088501F">
        <w:rPr>
          <w:rFonts w:ascii="Times New Roman" w:hAnsi="Times New Roman"/>
          <w:i/>
          <w:sz w:val="28"/>
          <w:szCs w:val="28"/>
        </w:rPr>
        <w:t>p</w:t>
      </w:r>
      <w:r w:rsidRPr="00D76CD6">
        <w:rPr>
          <w:rFonts w:ascii="Times New Roman" w:hAnsi="Times New Roman"/>
          <w:sz w:val="28"/>
          <w:szCs w:val="28"/>
        </w:rPr>
        <w:t xml:space="preserve"> – 1)</w:t>
      </w:r>
    </w:p>
    <w:p w14:paraId="11A698BC"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Similarly</w:t>
      </w:r>
      <w:proofErr w:type="gramEnd"/>
      <w:r w:rsidRPr="00D76CD6">
        <w:rPr>
          <w:rFonts w:ascii="Times New Roman" w:hAnsi="Times New Roman"/>
          <w:sz w:val="28"/>
          <w:szCs w:val="28"/>
        </w:rPr>
        <w:t xml:space="preserve"> </w:t>
      </w:r>
      <w:r w:rsidRPr="0088501F">
        <w:rPr>
          <w:rFonts w:ascii="Times New Roman" w:hAnsi="Times New Roman"/>
          <w:position w:val="-14"/>
          <w:sz w:val="28"/>
          <w:szCs w:val="28"/>
        </w:rPr>
        <w:object w:dxaOrig="3460" w:dyaOrig="440" w14:anchorId="4C118CFF">
          <v:shape id="_x0000_i1304" type="#_x0000_t75" style="width:172.8pt;height:22.4pt" o:ole="">
            <v:imagedata r:id="rId533" o:title=""/>
          </v:shape>
          <o:OLEObject Type="Embed" ProgID="Equation.3" ShapeID="_x0000_i1304" DrawAspect="Content" ObjectID="_1585227470" r:id="rId534"/>
        </w:object>
      </w:r>
      <w:r w:rsidRPr="00D76CD6">
        <w:rPr>
          <w:rFonts w:ascii="Times New Roman" w:hAnsi="Times New Roman"/>
          <w:sz w:val="28"/>
          <w:szCs w:val="28"/>
        </w:rPr>
        <w:t xml:space="preserve"> is a set of </w:t>
      </w:r>
      <w:r w:rsidRPr="0088501F">
        <w:rPr>
          <w:rFonts w:ascii="Times New Roman" w:hAnsi="Times New Roman"/>
          <w:i/>
          <w:sz w:val="28"/>
          <w:szCs w:val="28"/>
        </w:rPr>
        <w:t>q</w:t>
      </w:r>
      <w:r w:rsidRPr="00D76CD6">
        <w:rPr>
          <w:rFonts w:ascii="Times New Roman" w:hAnsi="Times New Roman"/>
          <w:sz w:val="28"/>
          <w:szCs w:val="28"/>
        </w:rPr>
        <w:t xml:space="preserve"> + 1 distinct</w:t>
      </w:r>
    </w:p>
    <w:p w14:paraId="3F3E209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elements. Hence these sets overlap and we have </w:t>
      </w:r>
      <w:bookmarkStart w:id="156" w:name="OLE_LINK112"/>
      <w:bookmarkStart w:id="157" w:name="OLE_LINK113"/>
      <w:r w:rsidRPr="0088501F">
        <w:rPr>
          <w:rFonts w:ascii="Times New Roman" w:hAnsi="Times New Roman"/>
          <w:position w:val="-8"/>
          <w:sz w:val="28"/>
          <w:szCs w:val="28"/>
        </w:rPr>
        <w:object w:dxaOrig="1400" w:dyaOrig="380" w14:anchorId="585AE20F">
          <v:shape id="_x0000_i1305" type="#_x0000_t75" style="width:70.4pt;height:19.2pt" o:ole="">
            <v:imagedata r:id="rId535" o:title=""/>
          </v:shape>
          <o:OLEObject Type="Embed" ProgID="Equation.3" ShapeID="_x0000_i1305" DrawAspect="Content" ObjectID="_1585227471" r:id="rId536"/>
        </w:object>
      </w:r>
      <w:bookmarkEnd w:id="156"/>
      <w:bookmarkEnd w:id="157"/>
      <w:r w:rsidRPr="00D76CD6">
        <w:rPr>
          <w:rFonts w:ascii="Times New Roman" w:hAnsi="Times New Roman"/>
          <w:sz w:val="28"/>
          <w:szCs w:val="28"/>
        </w:rPr>
        <w:t xml:space="preserve"> in </w:t>
      </w:r>
      <w:bookmarkStart w:id="158" w:name="OLE_LINK116"/>
      <w:bookmarkStart w:id="159" w:name="OLE_LINK117"/>
      <w:r w:rsidRPr="0088501F">
        <w:rPr>
          <w:rFonts w:ascii="Times New Roman" w:hAnsi="Times New Roman"/>
          <w:position w:val="-14"/>
          <w:sz w:val="28"/>
          <w:szCs w:val="28"/>
        </w:rPr>
        <w:object w:dxaOrig="380" w:dyaOrig="380" w14:anchorId="319F47F8">
          <v:shape id="_x0000_i1306" type="#_x0000_t75" style="width:19.2pt;height:19.2pt" o:ole="">
            <v:imagedata r:id="rId83" o:title=""/>
          </v:shape>
          <o:OLEObject Type="Embed" ProgID="Equation.3" ShapeID="_x0000_i1306" DrawAspect="Content" ObjectID="_1585227472" r:id="rId537"/>
        </w:object>
      </w:r>
      <w:bookmarkEnd w:id="158"/>
      <w:bookmarkEnd w:id="159"/>
      <w:r w:rsidRPr="00D76CD6">
        <w:rPr>
          <w:rFonts w:ascii="Times New Roman" w:hAnsi="Times New Roman"/>
          <w:sz w:val="28"/>
          <w:szCs w:val="28"/>
        </w:rPr>
        <w:t xml:space="preserve"> or </w:t>
      </w:r>
      <w:r w:rsidRPr="0088501F">
        <w:rPr>
          <w:rFonts w:ascii="Times New Roman" w:hAnsi="Times New Roman"/>
          <w:position w:val="-8"/>
          <w:sz w:val="28"/>
          <w:szCs w:val="28"/>
        </w:rPr>
        <w:object w:dxaOrig="1260" w:dyaOrig="380" w14:anchorId="4698CBDC">
          <v:shape id="_x0000_i1307" type="#_x0000_t75" style="width:63.2pt;height:19.2pt" o:ole="">
            <v:imagedata r:id="rId538" o:title=""/>
          </v:shape>
          <o:OLEObject Type="Embed" ProgID="Equation.3" ShapeID="_x0000_i1307" DrawAspect="Content" ObjectID="_1585227473" r:id="rId539"/>
        </w:object>
      </w:r>
      <w:r w:rsidRPr="00D76CD6">
        <w:rPr>
          <w:rFonts w:ascii="Times New Roman" w:hAnsi="Times New Roman"/>
          <w:sz w:val="28"/>
          <w:szCs w:val="28"/>
        </w:rPr>
        <w:t xml:space="preserve"> is divisible by </w:t>
      </w:r>
      <w:r w:rsidRPr="0088501F">
        <w:rPr>
          <w:rFonts w:ascii="Times New Roman" w:hAnsi="Times New Roman"/>
          <w:i/>
          <w:sz w:val="28"/>
          <w:szCs w:val="28"/>
        </w:rPr>
        <w:t>p</w:t>
      </w:r>
      <w:r w:rsidRPr="00D76CD6">
        <w:rPr>
          <w:rFonts w:ascii="Times New Roman" w:hAnsi="Times New Roman"/>
          <w:sz w:val="28"/>
          <w:szCs w:val="28"/>
        </w:rPr>
        <w:t xml:space="preserve"> and so </w:t>
      </w:r>
      <w:r w:rsidRPr="002A7996">
        <w:rPr>
          <w:rFonts w:ascii="Times New Roman" w:hAnsi="Times New Roman"/>
          <w:position w:val="-8"/>
          <w:sz w:val="28"/>
          <w:szCs w:val="28"/>
        </w:rPr>
        <w:object w:dxaOrig="1880" w:dyaOrig="380" w14:anchorId="6ED19DCC">
          <v:shape id="_x0000_i1308" type="#_x0000_t75" style="width:94.4pt;height:19.2pt" o:ole="">
            <v:imagedata r:id="rId521" o:title=""/>
          </v:shape>
          <o:OLEObject Type="Embed" ProgID="Equation.3" ShapeID="_x0000_i1308" DrawAspect="Content" ObjectID="_1585227474" r:id="rId540"/>
        </w:object>
      </w:r>
      <w:r w:rsidRPr="00D76CD6">
        <w:rPr>
          <w:rFonts w:ascii="Times New Roman" w:hAnsi="Times New Roman"/>
          <w:sz w:val="28"/>
          <w:szCs w:val="28"/>
        </w:rPr>
        <w:t xml:space="preserve"> for some </w:t>
      </w:r>
      <w:r w:rsidRPr="0088501F">
        <w:rPr>
          <w:rFonts w:ascii="Times New Roman" w:hAnsi="Times New Roman"/>
          <w:i/>
          <w:sz w:val="28"/>
          <w:szCs w:val="28"/>
        </w:rPr>
        <w:t>m</w:t>
      </w:r>
      <w:r w:rsidRPr="00D76CD6">
        <w:rPr>
          <w:rFonts w:ascii="Times New Roman" w:hAnsi="Times New Roman"/>
          <w:sz w:val="28"/>
          <w:szCs w:val="28"/>
        </w:rPr>
        <w:t>.</w:t>
      </w:r>
    </w:p>
    <w:p w14:paraId="4D76095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Also </w:t>
      </w:r>
      <w:bookmarkStart w:id="160" w:name="OLE_LINK110"/>
      <w:bookmarkStart w:id="161" w:name="OLE_LINK111"/>
      <w:r w:rsidRPr="0088501F">
        <w:rPr>
          <w:rFonts w:ascii="Times New Roman" w:hAnsi="Times New Roman"/>
          <w:position w:val="-16"/>
          <w:sz w:val="28"/>
          <w:szCs w:val="28"/>
        </w:rPr>
        <w:object w:dxaOrig="1220" w:dyaOrig="480" w14:anchorId="7A9F8401">
          <v:shape id="_x0000_i1309" type="#_x0000_t75" style="width:60.8pt;height:24pt" o:ole="">
            <v:imagedata r:id="rId541" o:title=""/>
          </v:shape>
          <o:OLEObject Type="Embed" ProgID="Equation.3" ShapeID="_x0000_i1309" DrawAspect="Content" ObjectID="_1585227475" r:id="rId542"/>
        </w:object>
      </w:r>
      <w:bookmarkEnd w:id="160"/>
      <w:bookmarkEnd w:id="161"/>
      <w:r w:rsidRPr="00D76CD6">
        <w:rPr>
          <w:rFonts w:ascii="Times New Roman" w:hAnsi="Times New Roman"/>
          <w:sz w:val="28"/>
          <w:szCs w:val="28"/>
        </w:rPr>
        <w:t xml:space="preserve"> and </w:t>
      </w:r>
      <w:r w:rsidRPr="0088501F">
        <w:rPr>
          <w:rFonts w:ascii="Times New Roman" w:hAnsi="Times New Roman"/>
          <w:position w:val="-16"/>
          <w:sz w:val="28"/>
          <w:szCs w:val="28"/>
        </w:rPr>
        <w:object w:dxaOrig="1220" w:dyaOrig="480" w14:anchorId="549825F4">
          <v:shape id="_x0000_i1310" type="#_x0000_t75" style="width:60.8pt;height:24pt" o:ole="">
            <v:imagedata r:id="rId543" o:title=""/>
          </v:shape>
          <o:OLEObject Type="Embed" ProgID="Equation.3" ShapeID="_x0000_i1310" DrawAspect="Content" ObjectID="_1585227476" r:id="rId544"/>
        </w:object>
      </w:r>
      <w:r w:rsidRPr="00D76CD6">
        <w:rPr>
          <w:rFonts w:ascii="Times New Roman" w:hAnsi="Times New Roman"/>
          <w:sz w:val="28"/>
          <w:szCs w:val="28"/>
        </w:rPr>
        <w:t xml:space="preserve"> and so </w:t>
      </w:r>
      <w:r w:rsidRPr="0088501F">
        <w:rPr>
          <w:rFonts w:ascii="Times New Roman" w:hAnsi="Times New Roman"/>
          <w:position w:val="-16"/>
          <w:sz w:val="28"/>
          <w:szCs w:val="28"/>
        </w:rPr>
        <w:object w:dxaOrig="3720" w:dyaOrig="480" w14:anchorId="6BF4EAC3">
          <v:shape id="_x0000_i1311" type="#_x0000_t75" style="width:186.4pt;height:24pt" o:ole="">
            <v:imagedata r:id="rId545" o:title=""/>
          </v:shape>
          <o:OLEObject Type="Embed" ProgID="Equation.3" ShapeID="_x0000_i1311" DrawAspect="Content" ObjectID="_1585227477" r:id="rId546"/>
        </w:object>
      </w:r>
      <w:r w:rsidRPr="00D76CD6">
        <w:rPr>
          <w:rFonts w:ascii="Times New Roman" w:hAnsi="Times New Roman"/>
          <w:sz w:val="28"/>
          <w:szCs w:val="28"/>
        </w:rPr>
        <w:t xml:space="preserve"> and so </w:t>
      </w:r>
      <w:r w:rsidRPr="0088501F">
        <w:rPr>
          <w:rFonts w:ascii="Times New Roman" w:hAnsi="Times New Roman"/>
          <w:i/>
          <w:sz w:val="28"/>
          <w:szCs w:val="28"/>
        </w:rPr>
        <w:t>m</w:t>
      </w:r>
      <w:r w:rsidRPr="00D76CD6">
        <w:rPr>
          <w:rFonts w:ascii="Times New Roman" w:hAnsi="Times New Roman"/>
          <w:sz w:val="28"/>
          <w:szCs w:val="28"/>
        </w:rPr>
        <w:t xml:space="preserve"> &lt; </w:t>
      </w:r>
      <w:r w:rsidRPr="0088501F">
        <w:rPr>
          <w:rFonts w:ascii="Times New Roman" w:hAnsi="Times New Roman"/>
          <w:i/>
          <w:sz w:val="28"/>
          <w:szCs w:val="28"/>
        </w:rPr>
        <w:t>p</w:t>
      </w:r>
      <w:r w:rsidRPr="00D76CD6">
        <w:rPr>
          <w:rFonts w:ascii="Times New Roman" w:hAnsi="Times New Roman"/>
          <w:sz w:val="28"/>
          <w:szCs w:val="28"/>
        </w:rPr>
        <w: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00423F81">
        <w:rPr>
          <w:noProof/>
          <w:color w:val="000000"/>
          <w:sz w:val="28"/>
          <w:lang w:val="en-GB" w:eastAsia="zh-CN"/>
        </w:rPr>
        <w:drawing>
          <wp:inline distT="0" distB="0" distL="0" distR="0" wp14:anchorId="2DDF34F9" wp14:editId="6700114B">
            <wp:extent cx="132080" cy="132080"/>
            <wp:effectExtent l="2540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4451346F" w14:textId="77777777" w:rsidR="006D299A" w:rsidRPr="00D76CD6" w:rsidRDefault="006D299A" w:rsidP="006D299A">
      <w:pPr>
        <w:spacing w:line="360" w:lineRule="atLeast"/>
        <w:ind w:left="720"/>
        <w:jc w:val="both"/>
        <w:rPr>
          <w:rFonts w:ascii="Times New Roman" w:hAnsi="Times New Roman"/>
          <w:sz w:val="28"/>
          <w:szCs w:val="28"/>
        </w:rPr>
      </w:pPr>
    </w:p>
    <w:p w14:paraId="7A555A64"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t>Proof of the four squares theorem</w:t>
      </w:r>
    </w:p>
    <w:p w14:paraId="3779A6E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We use the </w:t>
      </w:r>
      <w:r w:rsidRPr="0088501F">
        <w:rPr>
          <w:rFonts w:ascii="Times New Roman" w:hAnsi="Times New Roman"/>
          <w:i/>
          <w:sz w:val="28"/>
          <w:szCs w:val="28"/>
        </w:rPr>
        <w:t>method of descent</w:t>
      </w:r>
      <w:r w:rsidRPr="00D76CD6">
        <w:rPr>
          <w:rFonts w:ascii="Times New Roman" w:hAnsi="Times New Roman"/>
          <w:sz w:val="28"/>
          <w:szCs w:val="28"/>
        </w:rPr>
        <w:t xml:space="preserve"> first introduced by Fermat to prove the theorem for an odd prime </w:t>
      </w:r>
      <w:r w:rsidRPr="0088501F">
        <w:rPr>
          <w:rFonts w:ascii="Times New Roman" w:hAnsi="Times New Roman"/>
          <w:i/>
          <w:sz w:val="28"/>
          <w:szCs w:val="28"/>
        </w:rPr>
        <w:t>p</w:t>
      </w:r>
      <w:r w:rsidRPr="00D76CD6">
        <w:rPr>
          <w:rFonts w:ascii="Times New Roman" w:hAnsi="Times New Roman"/>
          <w:sz w:val="28"/>
          <w:szCs w:val="28"/>
        </w:rPr>
        <w:t xml:space="preserve">. </w:t>
      </w:r>
    </w:p>
    <w:p w14:paraId="51043658"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We have shown that </w:t>
      </w:r>
      <w:r w:rsidRPr="0088501F">
        <w:rPr>
          <w:rFonts w:ascii="Times New Roman" w:hAnsi="Times New Roman"/>
          <w:i/>
          <w:sz w:val="28"/>
          <w:szCs w:val="28"/>
        </w:rPr>
        <w:t>mp</w:t>
      </w:r>
      <w:r w:rsidRPr="00D76CD6">
        <w:rPr>
          <w:rFonts w:ascii="Times New Roman" w:hAnsi="Times New Roman"/>
          <w:sz w:val="28"/>
          <w:szCs w:val="28"/>
        </w:rPr>
        <w:t xml:space="preserve"> is a sum of four squares and we'll show that we can find a smaller multiple </w:t>
      </w:r>
      <w:r w:rsidRPr="0088501F">
        <w:rPr>
          <w:rFonts w:ascii="Times New Roman" w:hAnsi="Times New Roman"/>
          <w:i/>
          <w:sz w:val="28"/>
          <w:szCs w:val="28"/>
        </w:rPr>
        <w:t>rp</w:t>
      </w:r>
      <w:r w:rsidRPr="00D76CD6">
        <w:rPr>
          <w:rFonts w:ascii="Times New Roman" w:hAnsi="Times New Roman"/>
          <w:sz w:val="28"/>
          <w:szCs w:val="28"/>
        </w:rPr>
        <w:t xml:space="preserve"> which is a sum of four squares.</w:t>
      </w:r>
    </w:p>
    <w:p w14:paraId="29A5ACAE" w14:textId="77777777" w:rsidR="006D299A" w:rsidRPr="00D76CD6" w:rsidRDefault="006D299A" w:rsidP="006D299A">
      <w:pPr>
        <w:spacing w:line="360" w:lineRule="atLeast"/>
        <w:jc w:val="both"/>
        <w:rPr>
          <w:rFonts w:ascii="Times New Roman" w:hAnsi="Times New Roman"/>
          <w:sz w:val="28"/>
          <w:szCs w:val="28"/>
        </w:rPr>
      </w:pPr>
    </w:p>
    <w:p w14:paraId="53DE597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We start with </w:t>
      </w:r>
      <w:bookmarkStart w:id="162" w:name="OLE_LINK122"/>
      <w:bookmarkStart w:id="163" w:name="OLE_LINK123"/>
      <w:r w:rsidRPr="0088501F">
        <w:rPr>
          <w:rFonts w:ascii="Times New Roman" w:hAnsi="Times New Roman"/>
          <w:position w:val="-8"/>
          <w:sz w:val="28"/>
          <w:szCs w:val="28"/>
        </w:rPr>
        <w:object w:dxaOrig="2620" w:dyaOrig="380" w14:anchorId="08A4461D">
          <v:shape id="_x0000_i1312" type="#_x0000_t75" style="width:131.2pt;height:19.2pt" o:ole="">
            <v:imagedata r:id="rId547" o:title=""/>
          </v:shape>
          <o:OLEObject Type="Embed" ProgID="Equation.3" ShapeID="_x0000_i1312" DrawAspect="Content" ObjectID="_1585227478" r:id="rId548"/>
        </w:object>
      </w:r>
      <w:bookmarkEnd w:id="162"/>
      <w:bookmarkEnd w:id="163"/>
      <w:r w:rsidRPr="00D76CD6">
        <w:rPr>
          <w:rFonts w:ascii="Times New Roman" w:hAnsi="Times New Roman"/>
          <w:sz w:val="28"/>
          <w:szCs w:val="28"/>
        </w:rPr>
        <w:t xml:space="preserve">. Reduce </w:t>
      </w:r>
      <w:r w:rsidRPr="00D82237">
        <w:rPr>
          <w:rFonts w:ascii="Times New Roman" w:hAnsi="Times New Roman"/>
          <w:i/>
          <w:sz w:val="28"/>
          <w:szCs w:val="28"/>
        </w:rPr>
        <w:t>a, b, c, d</w:t>
      </w:r>
      <w:r w:rsidRPr="00D76CD6">
        <w:rPr>
          <w:rFonts w:ascii="Times New Roman" w:hAnsi="Times New Roman"/>
          <w:sz w:val="28"/>
          <w:szCs w:val="28"/>
        </w:rPr>
        <w:t xml:space="preserve"> mod </w:t>
      </w:r>
      <w:r w:rsidRPr="0088501F">
        <w:rPr>
          <w:rFonts w:ascii="Times New Roman" w:hAnsi="Times New Roman"/>
          <w:i/>
          <w:sz w:val="28"/>
          <w:szCs w:val="28"/>
        </w:rPr>
        <w:t>m</w:t>
      </w:r>
      <w:r w:rsidRPr="00D76CD6">
        <w:rPr>
          <w:rFonts w:ascii="Times New Roman" w:hAnsi="Times New Roman"/>
          <w:sz w:val="28"/>
          <w:szCs w:val="28"/>
        </w:rPr>
        <w:t xml:space="preserve"> to get </w:t>
      </w:r>
      <w:r w:rsidRPr="00D82237">
        <w:rPr>
          <w:rFonts w:ascii="Times New Roman" w:hAnsi="Times New Roman"/>
          <w:i/>
          <w:sz w:val="28"/>
          <w:szCs w:val="28"/>
        </w:rPr>
        <w:t>A, B, C, D</w:t>
      </w:r>
      <w:r w:rsidRPr="00D76CD6">
        <w:rPr>
          <w:rFonts w:ascii="Times New Roman" w:hAnsi="Times New Roman"/>
          <w:sz w:val="28"/>
          <w:szCs w:val="28"/>
        </w:rPr>
        <w:t xml:space="preserve"> and then we get </w:t>
      </w:r>
      <w:bookmarkStart w:id="164" w:name="OLE_LINK118"/>
      <w:bookmarkStart w:id="165" w:name="OLE_LINK119"/>
      <w:bookmarkStart w:id="166" w:name="OLE_LINK126"/>
      <w:r w:rsidRPr="0088501F">
        <w:rPr>
          <w:rFonts w:ascii="Times New Roman" w:hAnsi="Times New Roman"/>
          <w:position w:val="-2"/>
          <w:sz w:val="28"/>
          <w:szCs w:val="28"/>
        </w:rPr>
        <w:object w:dxaOrig="2800" w:dyaOrig="320" w14:anchorId="21226E2D">
          <v:shape id="_x0000_i1313" type="#_x0000_t75" style="width:140pt;height:16pt" o:ole="">
            <v:imagedata r:id="rId549" o:title=""/>
          </v:shape>
          <o:OLEObject Type="Embed" ProgID="Equation.3" ShapeID="_x0000_i1313" DrawAspect="Content" ObjectID="_1585227479" r:id="rId550"/>
        </w:object>
      </w:r>
      <w:bookmarkEnd w:id="164"/>
      <w:bookmarkEnd w:id="165"/>
      <w:bookmarkEnd w:id="166"/>
      <w:r w:rsidRPr="00D76CD6">
        <w:rPr>
          <w:rFonts w:ascii="Times New Roman" w:hAnsi="Times New Roman"/>
          <w:sz w:val="28"/>
          <w:szCs w:val="28"/>
        </w:rPr>
        <w:t xml:space="preserve"> for some </w:t>
      </w:r>
      <w:r w:rsidRPr="0088501F">
        <w:rPr>
          <w:rFonts w:ascii="Times New Roman" w:hAnsi="Times New Roman"/>
          <w:i/>
          <w:sz w:val="28"/>
          <w:szCs w:val="28"/>
        </w:rPr>
        <w:t>r</w:t>
      </w:r>
      <w:r w:rsidRPr="00D76CD6">
        <w:rPr>
          <w:rFonts w:ascii="Times New Roman" w:hAnsi="Times New Roman"/>
          <w:sz w:val="28"/>
          <w:szCs w:val="28"/>
        </w:rPr>
        <w:t xml:space="preserve">. We claim that </w:t>
      </w:r>
      <w:r w:rsidRPr="00ED7410">
        <w:rPr>
          <w:rFonts w:ascii="Times New Roman" w:hAnsi="Times New Roman"/>
          <w:i/>
          <w:sz w:val="28"/>
          <w:szCs w:val="28"/>
        </w:rPr>
        <w:t>r &lt; m</w:t>
      </w:r>
      <w:r w:rsidRPr="00D76CD6">
        <w:rPr>
          <w:rFonts w:ascii="Times New Roman" w:hAnsi="Times New Roman"/>
          <w:sz w:val="28"/>
          <w:szCs w:val="28"/>
        </w:rPr>
        <w:t xml:space="preserve">. As above, we can choose either A or –A so that we choose the one in the "lower half" of </w:t>
      </w:r>
      <w:r w:rsidRPr="0088501F">
        <w:rPr>
          <w:rFonts w:ascii="Times New Roman" w:hAnsi="Times New Roman"/>
          <w:position w:val="-10"/>
          <w:sz w:val="28"/>
          <w:szCs w:val="28"/>
        </w:rPr>
        <w:object w:dxaOrig="400" w:dyaOrig="340" w14:anchorId="40E96B32">
          <v:shape id="_x0000_i1314" type="#_x0000_t75" style="width:20pt;height:16.8pt" o:ole="">
            <v:imagedata r:id="rId53" o:title=""/>
          </v:shape>
          <o:OLEObject Type="Embed" ProgID="Equation.3" ShapeID="_x0000_i1314" DrawAspect="Content" ObjectID="_1585227480" r:id="rId551"/>
        </w:object>
      </w:r>
      <w:r w:rsidRPr="00D76CD6">
        <w:rPr>
          <w:rFonts w:ascii="Times New Roman" w:hAnsi="Times New Roman"/>
          <w:sz w:val="28"/>
          <w:szCs w:val="28"/>
        </w:rPr>
        <w:t xml:space="preserve"> so that </w:t>
      </w:r>
      <w:bookmarkStart w:id="167" w:name="OLE_LINK120"/>
      <w:bookmarkStart w:id="168" w:name="OLE_LINK121"/>
      <w:r w:rsidRPr="0088501F">
        <w:rPr>
          <w:rFonts w:ascii="Times New Roman" w:hAnsi="Times New Roman"/>
          <w:position w:val="-16"/>
          <w:sz w:val="28"/>
          <w:szCs w:val="28"/>
        </w:rPr>
        <w:object w:dxaOrig="1180" w:dyaOrig="480" w14:anchorId="55C23581">
          <v:shape id="_x0000_i1315" type="#_x0000_t75" style="width:59.2pt;height:24pt" o:ole="">
            <v:imagedata r:id="rId552" o:title=""/>
          </v:shape>
          <o:OLEObject Type="Embed" ProgID="Equation.3" ShapeID="_x0000_i1315" DrawAspect="Content" ObjectID="_1585227481" r:id="rId553"/>
        </w:object>
      </w:r>
      <w:bookmarkEnd w:id="167"/>
      <w:bookmarkEnd w:id="168"/>
      <w:r w:rsidRPr="00D76CD6">
        <w:rPr>
          <w:rFonts w:ascii="Times New Roman" w:hAnsi="Times New Roman"/>
          <w:sz w:val="28"/>
          <w:szCs w:val="28"/>
        </w:rPr>
        <w:t xml:space="preserve"> etc. So </w:t>
      </w:r>
      <w:r w:rsidRPr="0088501F">
        <w:rPr>
          <w:rFonts w:ascii="Times New Roman" w:hAnsi="Times New Roman"/>
          <w:position w:val="-2"/>
          <w:sz w:val="28"/>
          <w:szCs w:val="28"/>
        </w:rPr>
        <w:object w:dxaOrig="2820" w:dyaOrig="320" w14:anchorId="168B75A0">
          <v:shape id="_x0000_i1316" type="#_x0000_t75" style="width:140.8pt;height:16pt" o:ole="">
            <v:imagedata r:id="rId554" o:title=""/>
          </v:shape>
          <o:OLEObject Type="Embed" ProgID="Equation.3" ShapeID="_x0000_i1316" DrawAspect="Content" ObjectID="_1585227482" r:id="rId555"/>
        </w:object>
      </w:r>
      <w:r w:rsidRPr="00D76CD6">
        <w:rPr>
          <w:rFonts w:ascii="Times New Roman" w:hAnsi="Times New Roman"/>
          <w:sz w:val="28"/>
          <w:szCs w:val="28"/>
        </w:rPr>
        <w:t xml:space="preserve">. </w:t>
      </w:r>
    </w:p>
    <w:p w14:paraId="141B044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only time we get equality is if </w:t>
      </w:r>
      <w:r w:rsidRPr="0088501F">
        <w:rPr>
          <w:rFonts w:ascii="Times New Roman" w:hAnsi="Times New Roman"/>
          <w:position w:val="-16"/>
          <w:sz w:val="28"/>
          <w:szCs w:val="28"/>
        </w:rPr>
        <w:object w:dxaOrig="2320" w:dyaOrig="480" w14:anchorId="7F2C33D8">
          <v:shape id="_x0000_i1317" type="#_x0000_t75" style="width:116pt;height:24pt" o:ole="">
            <v:imagedata r:id="rId556" o:title=""/>
          </v:shape>
          <o:OLEObject Type="Embed" ProgID="Equation.3" ShapeID="_x0000_i1317" DrawAspect="Content" ObjectID="_1585227483" r:id="rId557"/>
        </w:object>
      </w:r>
      <w:r w:rsidRPr="00D76CD6">
        <w:rPr>
          <w:rFonts w:ascii="Times New Roman" w:hAnsi="Times New Roman"/>
          <w:sz w:val="28"/>
          <w:szCs w:val="28"/>
        </w:rPr>
        <w:t xml:space="preserve"> in which case </w:t>
      </w:r>
      <w:r w:rsidRPr="0088501F">
        <w:rPr>
          <w:rFonts w:ascii="Times New Roman" w:hAnsi="Times New Roman"/>
          <w:i/>
          <w:sz w:val="28"/>
          <w:szCs w:val="28"/>
        </w:rPr>
        <w:t>m</w:t>
      </w:r>
      <w:r w:rsidRPr="00D76CD6">
        <w:rPr>
          <w:rFonts w:ascii="Times New Roman" w:hAnsi="Times New Roman"/>
          <w:sz w:val="28"/>
          <w:szCs w:val="28"/>
        </w:rPr>
        <w:t xml:space="preserve"> is even and </w:t>
      </w:r>
      <w:r w:rsidRPr="0088501F">
        <w:rPr>
          <w:rFonts w:ascii="Times New Roman" w:hAnsi="Times New Roman"/>
          <w:position w:val="-16"/>
          <w:sz w:val="28"/>
          <w:szCs w:val="28"/>
        </w:rPr>
        <w:object w:dxaOrig="2280" w:dyaOrig="480" w14:anchorId="5DCDD290">
          <v:shape id="_x0000_i1318" type="#_x0000_t75" style="width:114.4pt;height:24pt" o:ole="">
            <v:imagedata r:id="rId558" o:title=""/>
          </v:shape>
          <o:OLEObject Type="Embed" ProgID="Equation.3" ShapeID="_x0000_i1318" DrawAspect="Content" ObjectID="_1585227484" r:id="rId559"/>
        </w:object>
      </w:r>
      <w:r w:rsidRPr="00D76CD6">
        <w:rPr>
          <w:rFonts w:ascii="Times New Roman" w:hAnsi="Times New Roman"/>
          <w:sz w:val="28"/>
          <w:szCs w:val="28"/>
        </w:rPr>
        <w:t xml:space="preserve"> and so</w:t>
      </w:r>
    </w:p>
    <w:bookmarkStart w:id="169" w:name="OLE_LINK124"/>
    <w:bookmarkStart w:id="170" w:name="OLE_LINK125"/>
    <w:p w14:paraId="6B8097D2" w14:textId="77777777" w:rsidR="006D299A" w:rsidRPr="00D76CD6" w:rsidRDefault="006D299A" w:rsidP="006D299A">
      <w:pPr>
        <w:spacing w:line="360" w:lineRule="atLeast"/>
        <w:ind w:left="720"/>
        <w:jc w:val="both"/>
        <w:rPr>
          <w:rFonts w:ascii="Times New Roman" w:hAnsi="Times New Roman"/>
          <w:sz w:val="28"/>
          <w:szCs w:val="28"/>
        </w:rPr>
      </w:pPr>
      <w:r w:rsidRPr="0088501F">
        <w:rPr>
          <w:rFonts w:ascii="Times New Roman" w:hAnsi="Times New Roman"/>
          <w:position w:val="-10"/>
          <w:sz w:val="28"/>
          <w:szCs w:val="28"/>
        </w:rPr>
        <w:object w:dxaOrig="5320" w:dyaOrig="400" w14:anchorId="3C13CA23">
          <v:shape id="_x0000_i1319" type="#_x0000_t75" style="width:266.4pt;height:20pt" o:ole="">
            <v:imagedata r:id="rId560" o:title=""/>
          </v:shape>
          <o:OLEObject Type="Embed" ProgID="Equation.3" ShapeID="_x0000_i1319" DrawAspect="Content" ObjectID="_1585227485" r:id="rId561"/>
        </w:object>
      </w:r>
      <w:bookmarkEnd w:id="169"/>
      <w:bookmarkEnd w:id="170"/>
      <w:r w:rsidRPr="00D76CD6">
        <w:rPr>
          <w:rFonts w:ascii="Times New Roman" w:hAnsi="Times New Roman"/>
          <w:sz w:val="28"/>
          <w:szCs w:val="28"/>
        </w:rPr>
        <w:t>.</w:t>
      </w:r>
    </w:p>
    <w:p w14:paraId="3F4D46A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But then </w:t>
      </w:r>
      <w:r w:rsidRPr="0088501F">
        <w:rPr>
          <w:rFonts w:ascii="Times New Roman" w:hAnsi="Times New Roman"/>
          <w:position w:val="-10"/>
          <w:sz w:val="28"/>
          <w:szCs w:val="28"/>
        </w:rPr>
        <w:object w:dxaOrig="3940" w:dyaOrig="400" w14:anchorId="5E3E62CD">
          <v:shape id="_x0000_i1320" type="#_x0000_t75" style="width:196.8pt;height:20pt" o:ole="">
            <v:imagedata r:id="rId562" o:title=""/>
          </v:shape>
          <o:OLEObject Type="Embed" ProgID="Equation.3" ShapeID="_x0000_i1320" DrawAspect="Content" ObjectID="_1585227486" r:id="rId563"/>
        </w:object>
      </w:r>
      <w:r w:rsidRPr="00D76CD6">
        <w:rPr>
          <w:rFonts w:ascii="Times New Roman" w:hAnsi="Times New Roman"/>
          <w:sz w:val="28"/>
          <w:szCs w:val="28"/>
        </w:rPr>
        <w:t xml:space="preserve"> which is impossible since    0 &lt; </w:t>
      </w:r>
      <w:r w:rsidRPr="0088501F">
        <w:rPr>
          <w:rFonts w:ascii="Times New Roman" w:hAnsi="Times New Roman"/>
          <w:i/>
          <w:sz w:val="28"/>
          <w:szCs w:val="28"/>
        </w:rPr>
        <w:t>m</w:t>
      </w:r>
      <w:r w:rsidRPr="00D76CD6">
        <w:rPr>
          <w:rFonts w:ascii="Times New Roman" w:hAnsi="Times New Roman"/>
          <w:sz w:val="28"/>
          <w:szCs w:val="28"/>
        </w:rPr>
        <w:t xml:space="preserve"> &lt; </w:t>
      </w:r>
      <w:r w:rsidRPr="0088501F">
        <w:rPr>
          <w:rFonts w:ascii="Times New Roman" w:hAnsi="Times New Roman"/>
          <w:i/>
          <w:sz w:val="28"/>
          <w:szCs w:val="28"/>
        </w:rPr>
        <w:t>p</w:t>
      </w:r>
      <w:r w:rsidRPr="00D76CD6">
        <w:rPr>
          <w:rFonts w:ascii="Times New Roman" w:hAnsi="Times New Roman"/>
          <w:sz w:val="28"/>
          <w:szCs w:val="28"/>
        </w:rPr>
        <w:t xml:space="preserve"> and </w:t>
      </w:r>
      <w:r w:rsidRPr="0088501F">
        <w:rPr>
          <w:rFonts w:ascii="Times New Roman" w:hAnsi="Times New Roman"/>
          <w:i/>
          <w:sz w:val="28"/>
          <w:szCs w:val="28"/>
        </w:rPr>
        <w:t>p</w:t>
      </w:r>
      <w:r w:rsidRPr="00D76CD6">
        <w:rPr>
          <w:rFonts w:ascii="Times New Roman" w:hAnsi="Times New Roman"/>
          <w:sz w:val="28"/>
          <w:szCs w:val="28"/>
        </w:rPr>
        <w:t xml:space="preserve"> is prime.</w:t>
      </w:r>
    </w:p>
    <w:p w14:paraId="129D5090"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Multiply together the expressions for </w:t>
      </w:r>
      <w:r w:rsidRPr="0088501F">
        <w:rPr>
          <w:rFonts w:ascii="Times New Roman" w:hAnsi="Times New Roman"/>
          <w:i/>
          <w:sz w:val="28"/>
          <w:szCs w:val="28"/>
        </w:rPr>
        <w:t>mp</w:t>
      </w:r>
      <w:r w:rsidRPr="00D76CD6">
        <w:rPr>
          <w:rFonts w:ascii="Times New Roman" w:hAnsi="Times New Roman"/>
          <w:sz w:val="28"/>
          <w:szCs w:val="28"/>
        </w:rPr>
        <w:t xml:space="preserve"> and </w:t>
      </w:r>
      <w:r w:rsidRPr="0088501F">
        <w:rPr>
          <w:rFonts w:ascii="Times New Roman" w:hAnsi="Times New Roman"/>
          <w:i/>
          <w:sz w:val="28"/>
          <w:szCs w:val="28"/>
        </w:rPr>
        <w:t>mr</w:t>
      </w:r>
      <w:r w:rsidRPr="00D76CD6">
        <w:rPr>
          <w:rFonts w:ascii="Times New Roman" w:hAnsi="Times New Roman"/>
          <w:sz w:val="28"/>
          <w:szCs w:val="28"/>
        </w:rPr>
        <w:t xml:space="preserve"> as sums of four squares to get </w:t>
      </w:r>
      <w:bookmarkStart w:id="171" w:name="OLE_LINK127"/>
      <w:bookmarkStart w:id="172" w:name="OLE_LINK128"/>
      <w:r w:rsidRPr="0088501F">
        <w:rPr>
          <w:rFonts w:ascii="Times New Roman" w:hAnsi="Times New Roman"/>
          <w:position w:val="-8"/>
          <w:sz w:val="28"/>
          <w:szCs w:val="28"/>
        </w:rPr>
        <w:object w:dxaOrig="5480" w:dyaOrig="380" w14:anchorId="1A613442">
          <v:shape id="_x0000_i1321" type="#_x0000_t75" style="width:274.4pt;height:19.2pt" o:ole="">
            <v:imagedata r:id="rId564" o:title=""/>
          </v:shape>
          <o:OLEObject Type="Embed" ProgID="Equation.3" ShapeID="_x0000_i1321" DrawAspect="Content" ObjectID="_1585227487" r:id="rId565"/>
        </w:object>
      </w:r>
      <w:bookmarkEnd w:id="171"/>
      <w:bookmarkEnd w:id="172"/>
      <w:r w:rsidRPr="00D76CD6">
        <w:rPr>
          <w:rFonts w:ascii="Times New Roman" w:hAnsi="Times New Roman"/>
          <w:sz w:val="28"/>
          <w:szCs w:val="28"/>
        </w:rPr>
        <w:t xml:space="preserve"> and use Lemma 1 to write this as </w:t>
      </w:r>
      <w:bookmarkStart w:id="173" w:name="OLE_LINK129"/>
      <w:bookmarkStart w:id="174" w:name="OLE_LINK130"/>
      <w:r w:rsidRPr="0088501F">
        <w:rPr>
          <w:rFonts w:ascii="Times New Roman" w:hAnsi="Times New Roman"/>
          <w:position w:val="-8"/>
          <w:sz w:val="28"/>
          <w:szCs w:val="28"/>
        </w:rPr>
        <w:object w:dxaOrig="3060" w:dyaOrig="380" w14:anchorId="1E1E7D07">
          <v:shape id="_x0000_i1322" type="#_x0000_t75" style="width:152.8pt;height:19.2pt" o:ole="">
            <v:imagedata r:id="rId566" o:title=""/>
          </v:shape>
          <o:OLEObject Type="Embed" ProgID="Equation.3" ShapeID="_x0000_i1322" DrawAspect="Content" ObjectID="_1585227488" r:id="rId567"/>
        </w:object>
      </w:r>
      <w:bookmarkEnd w:id="173"/>
      <w:bookmarkEnd w:id="174"/>
      <w:r w:rsidRPr="00D76CD6">
        <w:rPr>
          <w:rFonts w:ascii="Times New Roman" w:hAnsi="Times New Roman"/>
          <w:sz w:val="28"/>
          <w:szCs w:val="28"/>
        </w:rPr>
        <w:t xml:space="preserve"> and it is easy to check that </w:t>
      </w:r>
      <w:r w:rsidRPr="0088501F">
        <w:rPr>
          <w:rFonts w:ascii="Times New Roman" w:hAnsi="Times New Roman"/>
          <w:position w:val="-10"/>
          <w:sz w:val="28"/>
          <w:szCs w:val="28"/>
        </w:rPr>
        <w:object w:dxaOrig="7220" w:dyaOrig="400" w14:anchorId="12AF401A">
          <v:shape id="_x0000_i1323" type="#_x0000_t75" style="width:360.8pt;height:20pt" o:ole="">
            <v:imagedata r:id="rId568" o:title=""/>
          </v:shape>
          <o:OLEObject Type="Embed" ProgID="Equation.3" ShapeID="_x0000_i1323" DrawAspect="Content" ObjectID="_1585227489" r:id="rId569"/>
        </w:object>
      </w:r>
      <w:r w:rsidRPr="00D76CD6">
        <w:rPr>
          <w:rFonts w:ascii="Times New Roman" w:hAnsi="Times New Roman"/>
          <w:sz w:val="28"/>
          <w:szCs w:val="28"/>
        </w:rPr>
        <w:t xml:space="preserve"> and that the other terms are also 0 (mod </w:t>
      </w:r>
      <w:r w:rsidRPr="0088501F">
        <w:rPr>
          <w:rFonts w:ascii="Times New Roman" w:hAnsi="Times New Roman"/>
          <w:i/>
          <w:sz w:val="28"/>
          <w:szCs w:val="28"/>
        </w:rPr>
        <w:t>m</w:t>
      </w:r>
      <w:r w:rsidRPr="00D76CD6">
        <w:rPr>
          <w:rFonts w:ascii="Times New Roman" w:hAnsi="Times New Roman"/>
          <w:sz w:val="28"/>
          <w:szCs w:val="28"/>
        </w:rPr>
        <w:t>).</w:t>
      </w:r>
    </w:p>
    <w:p w14:paraId="38286580" w14:textId="77777777" w:rsidR="006D299A" w:rsidRPr="00D76CD6" w:rsidRDefault="006D299A" w:rsidP="006D299A">
      <w:pPr>
        <w:spacing w:line="360" w:lineRule="atLeast"/>
        <w:ind w:left="720"/>
        <w:jc w:val="both"/>
        <w:rPr>
          <w:rFonts w:ascii="Times New Roman" w:hAnsi="Times New Roman"/>
          <w:sz w:val="28"/>
          <w:szCs w:val="28"/>
        </w:rPr>
      </w:pP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we may divide the expression </w:t>
      </w:r>
      <w:r w:rsidRPr="0088501F">
        <w:rPr>
          <w:rFonts w:ascii="Times New Roman" w:hAnsi="Times New Roman"/>
          <w:position w:val="-8"/>
          <w:sz w:val="28"/>
          <w:szCs w:val="28"/>
        </w:rPr>
        <w:object w:dxaOrig="3060" w:dyaOrig="380" w14:anchorId="683ACEA7">
          <v:shape id="_x0000_i1324" type="#_x0000_t75" style="width:152.8pt;height:19.2pt" o:ole="">
            <v:imagedata r:id="rId566" o:title=""/>
          </v:shape>
          <o:OLEObject Type="Embed" ProgID="Equation.3" ShapeID="_x0000_i1324" DrawAspect="Content" ObjectID="_1585227490" r:id="rId570"/>
        </w:object>
      </w:r>
      <w:r w:rsidRPr="00D76CD6">
        <w:rPr>
          <w:rFonts w:ascii="Times New Roman" w:hAnsi="Times New Roman"/>
          <w:sz w:val="28"/>
          <w:szCs w:val="28"/>
        </w:rPr>
        <w:t xml:space="preserve"> by </w:t>
      </w:r>
      <w:r w:rsidRPr="0088501F">
        <w:rPr>
          <w:rFonts w:ascii="Times New Roman" w:hAnsi="Times New Roman"/>
          <w:position w:val="-2"/>
          <w:sz w:val="28"/>
          <w:szCs w:val="28"/>
        </w:rPr>
        <w:object w:dxaOrig="380" w:dyaOrig="320" w14:anchorId="3316D920">
          <v:shape id="_x0000_i1325" type="#_x0000_t75" style="width:19.2pt;height:16pt" o:ole="">
            <v:imagedata r:id="rId571" o:title=""/>
          </v:shape>
          <o:OLEObject Type="Embed" ProgID="Equation.3" ShapeID="_x0000_i1325" DrawAspect="Content" ObjectID="_1585227491" r:id="rId572"/>
        </w:object>
      </w:r>
      <w:r w:rsidRPr="00D76CD6">
        <w:rPr>
          <w:rFonts w:ascii="Times New Roman" w:hAnsi="Times New Roman"/>
          <w:sz w:val="28"/>
          <w:szCs w:val="28"/>
        </w:rPr>
        <w:t xml:space="preserve"> and we have written </w:t>
      </w:r>
      <w:r w:rsidRPr="00AC1E7B">
        <w:rPr>
          <w:rFonts w:ascii="Times New Roman" w:hAnsi="Times New Roman"/>
          <w:i/>
          <w:sz w:val="28"/>
          <w:szCs w:val="28"/>
        </w:rPr>
        <w:t>pr</w:t>
      </w:r>
      <w:r w:rsidRPr="00D76CD6">
        <w:rPr>
          <w:rFonts w:ascii="Times New Roman" w:hAnsi="Times New Roman"/>
          <w:sz w:val="28"/>
          <w:szCs w:val="28"/>
        </w:rPr>
        <w:t xml:space="preserve"> as a sum of four squares with </w:t>
      </w:r>
      <w:r w:rsidRPr="0088501F">
        <w:rPr>
          <w:rFonts w:ascii="Times New Roman" w:hAnsi="Times New Roman"/>
          <w:i/>
          <w:sz w:val="28"/>
          <w:szCs w:val="28"/>
        </w:rPr>
        <w:t>r</w:t>
      </w:r>
      <w:r w:rsidRPr="00D76CD6">
        <w:rPr>
          <w:rFonts w:ascii="Times New Roman" w:hAnsi="Times New Roman"/>
          <w:sz w:val="28"/>
          <w:szCs w:val="28"/>
        </w:rPr>
        <w:t xml:space="preserve"> &lt; </w:t>
      </w:r>
      <w:r w:rsidRPr="0088501F">
        <w:rPr>
          <w:rFonts w:ascii="Times New Roman" w:hAnsi="Times New Roman"/>
          <w:i/>
          <w:sz w:val="28"/>
          <w:szCs w:val="28"/>
        </w:rPr>
        <w:t>m</w:t>
      </w:r>
      <w:r w:rsidRPr="00D76CD6">
        <w:rPr>
          <w:rFonts w:ascii="Times New Roman" w:hAnsi="Times New Roman"/>
          <w:sz w:val="28"/>
          <w:szCs w:val="28"/>
        </w:rPr>
        <w:t>.</w:t>
      </w:r>
    </w:p>
    <w:p w14:paraId="00CABA64" w14:textId="77777777" w:rsidR="006D299A" w:rsidRPr="0088501F" w:rsidRDefault="006D299A" w:rsidP="006D299A">
      <w:pPr>
        <w:spacing w:line="360" w:lineRule="atLeast"/>
        <w:ind w:left="720"/>
        <w:jc w:val="both"/>
        <w:rPr>
          <w:rFonts w:ascii="Times New Roman" w:hAnsi="Times New Roman"/>
          <w:b/>
          <w:sz w:val="28"/>
          <w:szCs w:val="28"/>
        </w:rPr>
      </w:pPr>
      <w:r w:rsidRPr="00D76CD6">
        <w:rPr>
          <w:rFonts w:ascii="Times New Roman" w:hAnsi="Times New Roman"/>
          <w:sz w:val="28"/>
          <w:szCs w:val="28"/>
        </w:rPr>
        <w:t xml:space="preserve">Since we cannot keep reducing </w:t>
      </w:r>
      <w:r w:rsidRPr="0088501F">
        <w:rPr>
          <w:rFonts w:ascii="Times New Roman" w:hAnsi="Times New Roman"/>
          <w:i/>
          <w:sz w:val="28"/>
          <w:szCs w:val="28"/>
        </w:rPr>
        <w:t>r</w:t>
      </w:r>
      <w:r w:rsidRPr="00D76CD6">
        <w:rPr>
          <w:rFonts w:ascii="Times New Roman" w:hAnsi="Times New Roman"/>
          <w:sz w:val="28"/>
          <w:szCs w:val="28"/>
        </w:rPr>
        <w:t xml:space="preserve">, we are led to the conclusion that the result holds with </w:t>
      </w:r>
      <w:r w:rsidRPr="0088501F">
        <w:rPr>
          <w:rFonts w:ascii="Times New Roman" w:hAnsi="Times New Roman"/>
          <w:i/>
          <w:sz w:val="28"/>
          <w:szCs w:val="28"/>
        </w:rPr>
        <w:t>r</w:t>
      </w:r>
      <w:r w:rsidRPr="00D76CD6">
        <w:rPr>
          <w:rFonts w:ascii="Times New Roman" w:hAnsi="Times New Roman"/>
          <w:sz w:val="28"/>
          <w:szCs w:val="28"/>
        </w:rPr>
        <w:t xml:space="preserve"> = 1.</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0E946F27" wp14:editId="6F78EC6E">
            <wp:extent cx="132080" cy="132080"/>
            <wp:effectExtent l="2540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C5D4E77" w14:textId="77777777" w:rsidR="006D299A" w:rsidRPr="0088501F" w:rsidRDefault="006D299A" w:rsidP="006D299A">
      <w:pPr>
        <w:spacing w:line="360" w:lineRule="atLeast"/>
        <w:jc w:val="both"/>
        <w:rPr>
          <w:rFonts w:ascii="Times New Roman" w:hAnsi="Times New Roman"/>
          <w:b/>
          <w:sz w:val="28"/>
          <w:szCs w:val="28"/>
        </w:rPr>
      </w:pPr>
      <w:r w:rsidRPr="0088501F">
        <w:rPr>
          <w:rFonts w:ascii="Times New Roman" w:hAnsi="Times New Roman"/>
          <w:b/>
          <w:sz w:val="28"/>
          <w:szCs w:val="28"/>
        </w:rPr>
        <w:lastRenderedPageBreak/>
        <w:t>Remarks</w:t>
      </w:r>
    </w:p>
    <w:p w14:paraId="229817A8" w14:textId="77777777" w:rsidR="006D299A" w:rsidRPr="00D82237" w:rsidRDefault="006D299A" w:rsidP="006D299A">
      <w:pPr>
        <w:spacing w:line="360" w:lineRule="atLeast"/>
        <w:ind w:left="720" w:hanging="720"/>
        <w:jc w:val="both"/>
        <w:rPr>
          <w:rFonts w:ascii="Times New Roman" w:hAnsi="Times New Roman"/>
          <w:sz w:val="28"/>
          <w:szCs w:val="28"/>
        </w:rPr>
      </w:pPr>
      <w:r w:rsidRPr="00D82237">
        <w:rPr>
          <w:rFonts w:ascii="Times New Roman" w:hAnsi="Times New Roman"/>
          <w:sz w:val="28"/>
          <w:szCs w:val="28"/>
        </w:rPr>
        <w:t>1)</w:t>
      </w:r>
      <w:r w:rsidRPr="00D82237">
        <w:rPr>
          <w:rFonts w:ascii="Times New Roman" w:hAnsi="Times New Roman"/>
          <w:sz w:val="28"/>
          <w:szCs w:val="28"/>
        </w:rPr>
        <w:tab/>
        <w:t xml:space="preserve">In </w:t>
      </w:r>
      <w:proofErr w:type="gramStart"/>
      <w:r w:rsidRPr="00D82237">
        <w:rPr>
          <w:rFonts w:ascii="Times New Roman" w:hAnsi="Times New Roman"/>
          <w:sz w:val="28"/>
          <w:szCs w:val="28"/>
        </w:rPr>
        <w:t>fact</w:t>
      </w:r>
      <w:proofErr w:type="gramEnd"/>
      <w:r w:rsidRPr="00D82237">
        <w:rPr>
          <w:rFonts w:ascii="Times New Roman" w:hAnsi="Times New Roman"/>
          <w:sz w:val="28"/>
          <w:szCs w:val="28"/>
        </w:rPr>
        <w:t xml:space="preserve"> one only needs four squares for integers of the form </w:t>
      </w:r>
      <w:r w:rsidRPr="00D82237">
        <w:rPr>
          <w:rFonts w:ascii="Times New Roman" w:hAnsi="Times New Roman"/>
          <w:position w:val="-6"/>
          <w:sz w:val="28"/>
          <w:szCs w:val="28"/>
        </w:rPr>
        <w:object w:dxaOrig="1300" w:dyaOrig="360" w14:anchorId="0D1319D2">
          <v:shape id="_x0000_i1326" type="#_x0000_t75" style="width:64.8pt;height:18.4pt" o:ole="">
            <v:imagedata r:id="rId573" o:title=""/>
          </v:shape>
          <o:OLEObject Type="Embed" ProgID="Equation.3" ShapeID="_x0000_i1326" DrawAspect="Content" ObjectID="_1585227492" r:id="rId574"/>
        </w:object>
      </w:r>
      <w:r w:rsidRPr="00D82237">
        <w:rPr>
          <w:rFonts w:ascii="Times New Roman" w:hAnsi="Times New Roman"/>
          <w:sz w:val="28"/>
          <w:szCs w:val="28"/>
        </w:rPr>
        <w:t xml:space="preserve"> and three are enough for all the others.</w:t>
      </w:r>
    </w:p>
    <w:p w14:paraId="3FD040C1" w14:textId="77777777" w:rsidR="006D299A" w:rsidRPr="00D82237" w:rsidRDefault="006D299A" w:rsidP="006D299A">
      <w:pPr>
        <w:spacing w:line="360" w:lineRule="atLeast"/>
        <w:jc w:val="both"/>
        <w:rPr>
          <w:rFonts w:ascii="Times New Roman" w:hAnsi="Times New Roman"/>
          <w:sz w:val="28"/>
          <w:szCs w:val="28"/>
        </w:rPr>
      </w:pPr>
    </w:p>
    <w:p w14:paraId="3350F2D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One can generalise this result to higher powers. For example, every integer can be written as a sum of 9 cubes and of 19 fourth powers.</w:t>
      </w:r>
    </w:p>
    <w:p w14:paraId="4381344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Edward Waring (1736 – 1798) asserted that for any number </w:t>
      </w:r>
      <w:r w:rsidRPr="0088501F">
        <w:rPr>
          <w:rFonts w:ascii="Times New Roman" w:hAnsi="Times New Roman"/>
          <w:i/>
          <w:sz w:val="28"/>
          <w:szCs w:val="28"/>
        </w:rPr>
        <w:t>k</w:t>
      </w:r>
      <w:r w:rsidRPr="00D76CD6">
        <w:rPr>
          <w:rFonts w:ascii="Times New Roman" w:hAnsi="Times New Roman"/>
          <w:sz w:val="28"/>
          <w:szCs w:val="28"/>
        </w:rPr>
        <w:t xml:space="preserve"> there is an integer </w:t>
      </w:r>
      <w:r w:rsidRPr="0088501F">
        <w:rPr>
          <w:rFonts w:ascii="Times New Roman" w:hAnsi="Times New Roman"/>
          <w:i/>
          <w:sz w:val="28"/>
          <w:szCs w:val="28"/>
        </w:rPr>
        <w:t>g</w:t>
      </w:r>
      <w:r w:rsidRPr="00D76CD6">
        <w:rPr>
          <w:rFonts w:ascii="Times New Roman" w:hAnsi="Times New Roman"/>
          <w:sz w:val="28"/>
          <w:szCs w:val="28"/>
        </w:rPr>
        <w:t>(</w:t>
      </w:r>
      <w:r w:rsidRPr="0088501F">
        <w:rPr>
          <w:rFonts w:ascii="Times New Roman" w:hAnsi="Times New Roman"/>
          <w:i/>
          <w:sz w:val="28"/>
          <w:szCs w:val="28"/>
        </w:rPr>
        <w:t>k</w:t>
      </w:r>
      <w:r w:rsidRPr="00D76CD6">
        <w:rPr>
          <w:rFonts w:ascii="Times New Roman" w:hAnsi="Times New Roman"/>
          <w:sz w:val="28"/>
          <w:szCs w:val="28"/>
        </w:rPr>
        <w:t xml:space="preserve">) such that every number can be written as a sum of </w:t>
      </w:r>
      <w:r w:rsidRPr="0088501F">
        <w:rPr>
          <w:rFonts w:ascii="Times New Roman" w:hAnsi="Times New Roman"/>
          <w:i/>
          <w:sz w:val="28"/>
          <w:szCs w:val="28"/>
        </w:rPr>
        <w:t>g</w:t>
      </w:r>
      <w:r w:rsidRPr="00D76CD6">
        <w:rPr>
          <w:rFonts w:ascii="Times New Roman" w:hAnsi="Times New Roman"/>
          <w:sz w:val="28"/>
          <w:szCs w:val="28"/>
        </w:rPr>
        <w:t>(</w:t>
      </w:r>
      <w:r w:rsidRPr="0088501F">
        <w:rPr>
          <w:rFonts w:ascii="Times New Roman" w:hAnsi="Times New Roman"/>
          <w:i/>
          <w:sz w:val="28"/>
          <w:szCs w:val="28"/>
        </w:rPr>
        <w:t>k</w:t>
      </w:r>
      <w:r w:rsidRPr="00D76CD6">
        <w:rPr>
          <w:rFonts w:ascii="Times New Roman" w:hAnsi="Times New Roman"/>
          <w:sz w:val="28"/>
          <w:szCs w:val="28"/>
        </w:rPr>
        <w:t xml:space="preserve">) </w:t>
      </w:r>
      <w:r w:rsidRPr="0088501F">
        <w:rPr>
          <w:rFonts w:ascii="Times New Roman" w:hAnsi="Times New Roman"/>
          <w:i/>
          <w:sz w:val="28"/>
          <w:szCs w:val="28"/>
        </w:rPr>
        <w:t>k</w:t>
      </w:r>
      <w:r w:rsidRPr="00D76CD6">
        <w:rPr>
          <w:rFonts w:ascii="Times New Roman" w:hAnsi="Times New Roman"/>
          <w:sz w:val="28"/>
          <w:szCs w:val="28"/>
        </w:rPr>
        <w:t>th powers. This was proved by David Hilbert (1862 – 1943) in 1909.</w:t>
      </w:r>
    </w:p>
    <w:p w14:paraId="4EBFE355"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br w:type="page"/>
      </w:r>
      <w:r w:rsidRPr="00706350">
        <w:rPr>
          <w:rFonts w:ascii="Times New Roman" w:hAnsi="Times New Roman"/>
          <w:b/>
          <w:sz w:val="28"/>
          <w:szCs w:val="28"/>
        </w:rPr>
        <w:lastRenderedPageBreak/>
        <w:t>§3</w:t>
      </w:r>
      <w:r w:rsidRPr="00706350">
        <w:rPr>
          <w:rFonts w:ascii="Times New Roman" w:hAnsi="Times New Roman"/>
          <w:b/>
          <w:sz w:val="28"/>
          <w:szCs w:val="28"/>
        </w:rPr>
        <w:tab/>
        <w:t>MODULAR ARITHMETIC</w:t>
      </w:r>
    </w:p>
    <w:p w14:paraId="328115A9" w14:textId="77777777" w:rsidR="006D299A" w:rsidRPr="00D76CD6" w:rsidRDefault="006D299A" w:rsidP="006D299A">
      <w:pPr>
        <w:spacing w:line="360" w:lineRule="atLeast"/>
        <w:jc w:val="both"/>
        <w:rPr>
          <w:rFonts w:ascii="Times New Roman" w:hAnsi="Times New Roman"/>
          <w:sz w:val="28"/>
          <w:szCs w:val="28"/>
        </w:rPr>
      </w:pPr>
    </w:p>
    <w:p w14:paraId="1D28CFCF"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§3.1</w:t>
      </w:r>
      <w:r w:rsidRPr="00706350">
        <w:rPr>
          <w:rFonts w:ascii="Times New Roman" w:hAnsi="Times New Roman"/>
          <w:b/>
          <w:sz w:val="28"/>
          <w:szCs w:val="28"/>
        </w:rPr>
        <w:tab/>
        <w:t>Some group theory</w:t>
      </w:r>
    </w:p>
    <w:p w14:paraId="41B902C1" w14:textId="77777777" w:rsidR="006D299A" w:rsidRPr="00D76CD6" w:rsidRDefault="006D299A" w:rsidP="006D299A">
      <w:pPr>
        <w:spacing w:line="360" w:lineRule="atLeast"/>
        <w:jc w:val="both"/>
        <w:rPr>
          <w:rFonts w:ascii="Times New Roman" w:hAnsi="Times New Roman"/>
          <w:sz w:val="28"/>
          <w:szCs w:val="28"/>
        </w:rPr>
      </w:pPr>
    </w:p>
    <w:p w14:paraId="71AB75A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1801 in </w:t>
      </w:r>
      <w:r w:rsidRPr="00706350">
        <w:rPr>
          <w:rFonts w:ascii="Times New Roman" w:hAnsi="Times New Roman"/>
          <w:i/>
          <w:sz w:val="28"/>
          <w:szCs w:val="28"/>
        </w:rPr>
        <w:t>Disquisitiones Arithmeticae</w:t>
      </w:r>
      <w:r w:rsidRPr="00D76CD6">
        <w:rPr>
          <w:rFonts w:ascii="Times New Roman" w:hAnsi="Times New Roman"/>
          <w:sz w:val="28"/>
          <w:szCs w:val="28"/>
        </w:rPr>
        <w:t xml:space="preserve"> Gauss invented modular arithmetic </w:t>
      </w:r>
      <w:r w:rsidRPr="00706350">
        <w:rPr>
          <w:rFonts w:ascii="Times New Roman" w:hAnsi="Times New Roman"/>
          <w:position w:val="-10"/>
          <w:sz w:val="28"/>
          <w:szCs w:val="28"/>
        </w:rPr>
        <w:object w:dxaOrig="360" w:dyaOrig="340" w14:anchorId="30D24975">
          <v:shape id="_x0000_i1327" type="#_x0000_t75" style="width:18.4pt;height:16.8pt" o:ole="">
            <v:imagedata r:id="rId32" o:title=""/>
          </v:shape>
          <o:OLEObject Type="Embed" ProgID="Equation.3" ShapeID="_x0000_i1327" DrawAspect="Content" ObjectID="_1585227493" r:id="rId575"/>
        </w:object>
      </w:r>
      <w:r w:rsidRPr="00D76CD6">
        <w:rPr>
          <w:rFonts w:ascii="Times New Roman" w:hAnsi="Times New Roman"/>
          <w:sz w:val="28"/>
          <w:szCs w:val="28"/>
        </w:rPr>
        <w:t xml:space="preserve"> of residue classes modulo </w:t>
      </w:r>
      <w:r w:rsidRPr="00706350">
        <w:rPr>
          <w:rFonts w:ascii="Times New Roman" w:hAnsi="Times New Roman"/>
          <w:i/>
          <w:sz w:val="28"/>
          <w:szCs w:val="28"/>
        </w:rPr>
        <w:t>n</w:t>
      </w:r>
      <w:r w:rsidRPr="00D76CD6">
        <w:rPr>
          <w:rFonts w:ascii="Times New Roman" w:hAnsi="Times New Roman"/>
          <w:sz w:val="28"/>
          <w:szCs w:val="28"/>
        </w:rPr>
        <w:t xml:space="preserve"> under addition and multiplication modulo </w:t>
      </w:r>
      <w:r w:rsidRPr="00706350">
        <w:rPr>
          <w:rFonts w:ascii="Times New Roman" w:hAnsi="Times New Roman"/>
          <w:i/>
          <w:sz w:val="28"/>
          <w:szCs w:val="28"/>
        </w:rPr>
        <w:t>n</w:t>
      </w:r>
      <w:r w:rsidRPr="00D76CD6">
        <w:rPr>
          <w:rFonts w:ascii="Times New Roman" w:hAnsi="Times New Roman"/>
          <w:sz w:val="28"/>
          <w:szCs w:val="28"/>
        </w:rPr>
        <w:t xml:space="preserve"> and answered some of the most important questions in it.</w:t>
      </w:r>
    </w:p>
    <w:p w14:paraId="59CEB707" w14:textId="77777777" w:rsidR="006D299A" w:rsidRPr="00D76CD6" w:rsidRDefault="006D299A" w:rsidP="006D299A">
      <w:pPr>
        <w:spacing w:line="360" w:lineRule="atLeast"/>
        <w:jc w:val="both"/>
        <w:rPr>
          <w:rFonts w:ascii="Times New Roman" w:hAnsi="Times New Roman"/>
          <w:sz w:val="28"/>
          <w:szCs w:val="28"/>
        </w:rPr>
      </w:pPr>
    </w:p>
    <w:p w14:paraId="6A507C8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w:t>
      </w:r>
      <w:proofErr w:type="gramStart"/>
      <w:r w:rsidRPr="00D76CD6">
        <w:rPr>
          <w:rFonts w:ascii="Times New Roman" w:hAnsi="Times New Roman"/>
          <w:sz w:val="28"/>
          <w:szCs w:val="28"/>
        </w:rPr>
        <w:t>fact</w:t>
      </w:r>
      <w:proofErr w:type="gramEnd"/>
      <w:r w:rsidRPr="00D76CD6">
        <w:rPr>
          <w:rFonts w:ascii="Times New Roman" w:hAnsi="Times New Roman"/>
          <w:sz w:val="28"/>
          <w:szCs w:val="28"/>
        </w:rPr>
        <w:t xml:space="preserve"> elementary group theory allows us to get some of the results more easily. Here are some results from that theory</w:t>
      </w:r>
    </w:p>
    <w:p w14:paraId="2CC54F75" w14:textId="77777777" w:rsidR="006D299A" w:rsidRPr="00D76CD6" w:rsidRDefault="006D299A" w:rsidP="006D299A">
      <w:pPr>
        <w:spacing w:line="360" w:lineRule="atLeast"/>
        <w:jc w:val="both"/>
        <w:rPr>
          <w:rFonts w:ascii="Times New Roman" w:hAnsi="Times New Roman"/>
          <w:sz w:val="28"/>
          <w:szCs w:val="28"/>
        </w:rPr>
      </w:pPr>
    </w:p>
    <w:p w14:paraId="2886193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 xml:space="preserve">A group (written multiplicatively) is </w:t>
      </w:r>
      <w:r w:rsidRPr="00706350">
        <w:rPr>
          <w:rFonts w:ascii="Times New Roman" w:hAnsi="Times New Roman"/>
          <w:b/>
          <w:sz w:val="28"/>
          <w:szCs w:val="28"/>
        </w:rPr>
        <w:t>cyclic</w:t>
      </w:r>
      <w:r w:rsidRPr="00D76CD6">
        <w:rPr>
          <w:rFonts w:ascii="Times New Roman" w:hAnsi="Times New Roman"/>
          <w:sz w:val="28"/>
          <w:szCs w:val="28"/>
        </w:rPr>
        <w:t xml:space="preserve"> if it consists of the powers of some element: a </w:t>
      </w:r>
      <w:r w:rsidRPr="00706350">
        <w:rPr>
          <w:rFonts w:ascii="Times New Roman" w:hAnsi="Times New Roman"/>
          <w:b/>
          <w:sz w:val="28"/>
          <w:szCs w:val="28"/>
        </w:rPr>
        <w:t>generator</w:t>
      </w:r>
      <w:r w:rsidRPr="00D76CD6">
        <w:rPr>
          <w:rFonts w:ascii="Times New Roman" w:hAnsi="Times New Roman"/>
          <w:sz w:val="28"/>
          <w:szCs w:val="28"/>
        </w:rPr>
        <w:t xml:space="preserve">. </w:t>
      </w:r>
    </w:p>
    <w:p w14:paraId="3B831BEB"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We denote the cyclic group of order </w:t>
      </w:r>
      <w:r w:rsidRPr="00706350">
        <w:rPr>
          <w:rFonts w:ascii="Times New Roman" w:hAnsi="Times New Roman"/>
          <w:i/>
          <w:sz w:val="28"/>
          <w:szCs w:val="28"/>
        </w:rPr>
        <w:t>n</w:t>
      </w:r>
      <w:r w:rsidRPr="00D76CD6">
        <w:rPr>
          <w:rFonts w:ascii="Times New Roman" w:hAnsi="Times New Roman"/>
          <w:sz w:val="28"/>
          <w:szCs w:val="28"/>
        </w:rPr>
        <w:t xml:space="preserve"> by </w:t>
      </w:r>
      <w:r w:rsidRPr="00706350">
        <w:rPr>
          <w:rFonts w:ascii="Times New Roman" w:hAnsi="Times New Roman"/>
          <w:position w:val="-10"/>
          <w:sz w:val="28"/>
          <w:szCs w:val="28"/>
        </w:rPr>
        <w:object w:dxaOrig="360" w:dyaOrig="340" w14:anchorId="0E58E1E0">
          <v:shape id="_x0000_i1328" type="#_x0000_t75" style="width:18.4pt;height:16.8pt" o:ole="">
            <v:imagedata r:id="rId576" o:title=""/>
          </v:shape>
          <o:OLEObject Type="Embed" ProgID="Equation.3" ShapeID="_x0000_i1328" DrawAspect="Content" ObjectID="_1585227494" r:id="rId577"/>
        </w:object>
      </w:r>
      <w:r w:rsidRPr="00D76CD6">
        <w:rPr>
          <w:rFonts w:ascii="Times New Roman" w:hAnsi="Times New Roman"/>
          <w:sz w:val="28"/>
          <w:szCs w:val="28"/>
        </w:rPr>
        <w:t>.</w:t>
      </w:r>
    </w:p>
    <w:p w14:paraId="2FD2C94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The group (</w:t>
      </w:r>
      <w:r w:rsidRPr="00706350">
        <w:rPr>
          <w:rFonts w:ascii="Times New Roman" w:hAnsi="Times New Roman"/>
          <w:position w:val="-10"/>
          <w:sz w:val="28"/>
          <w:szCs w:val="28"/>
        </w:rPr>
        <w:object w:dxaOrig="360" w:dyaOrig="340" w14:anchorId="02DE1616">
          <v:shape id="_x0000_i1329" type="#_x0000_t75" style="width:18.4pt;height:16.8pt" o:ole="">
            <v:imagedata r:id="rId32" o:title=""/>
          </v:shape>
          <o:OLEObject Type="Embed" ProgID="Equation.3" ShapeID="_x0000_i1329" DrawAspect="Content" ObjectID="_1585227495" r:id="rId578"/>
        </w:object>
      </w:r>
      <w:r w:rsidRPr="00D76CD6">
        <w:rPr>
          <w:rFonts w:ascii="Times New Roman" w:hAnsi="Times New Roman"/>
          <w:sz w:val="28"/>
          <w:szCs w:val="28"/>
        </w:rPr>
        <w:t>, +) is a cyclic group with 1 as a generator.</w:t>
      </w:r>
    </w:p>
    <w:p w14:paraId="4480B0DD" w14:textId="77777777" w:rsidR="006D299A" w:rsidRPr="00D76CD6" w:rsidRDefault="006D299A" w:rsidP="006D299A">
      <w:pPr>
        <w:spacing w:line="360" w:lineRule="atLeast"/>
        <w:ind w:left="720" w:hanging="720"/>
        <w:jc w:val="both"/>
        <w:rPr>
          <w:rFonts w:ascii="Times New Roman" w:hAnsi="Times New Roman"/>
          <w:sz w:val="28"/>
          <w:szCs w:val="28"/>
        </w:rPr>
      </w:pPr>
    </w:p>
    <w:p w14:paraId="180DE2BB"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Any subgroup of a cyclic group is cyclic.</w:t>
      </w:r>
    </w:p>
    <w:p w14:paraId="67BFEE9B" w14:textId="77777777" w:rsidR="006D299A" w:rsidRPr="00D76CD6" w:rsidRDefault="006D299A" w:rsidP="006D299A">
      <w:pPr>
        <w:spacing w:line="360" w:lineRule="atLeast"/>
        <w:ind w:left="720" w:hanging="720"/>
        <w:jc w:val="both"/>
        <w:rPr>
          <w:rFonts w:ascii="Times New Roman" w:hAnsi="Times New Roman"/>
          <w:sz w:val="28"/>
          <w:szCs w:val="28"/>
        </w:rPr>
      </w:pPr>
    </w:p>
    <w:p w14:paraId="4931A5DF"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The </w:t>
      </w:r>
      <w:r w:rsidRPr="00706350">
        <w:rPr>
          <w:rFonts w:ascii="Times New Roman" w:hAnsi="Times New Roman"/>
          <w:b/>
          <w:sz w:val="28"/>
          <w:szCs w:val="28"/>
        </w:rPr>
        <w:t>order</w:t>
      </w:r>
      <w:r w:rsidRPr="00D76CD6">
        <w:rPr>
          <w:rFonts w:ascii="Times New Roman" w:hAnsi="Times New Roman"/>
          <w:sz w:val="28"/>
          <w:szCs w:val="28"/>
        </w:rPr>
        <w:t xml:space="preserve"> of an element of a group is the smallest power of that element which is equal to the identity.</w:t>
      </w:r>
    </w:p>
    <w:p w14:paraId="10B535A1" w14:textId="77777777" w:rsidR="006D299A" w:rsidRPr="00D76CD6" w:rsidRDefault="006D299A" w:rsidP="006D299A">
      <w:pPr>
        <w:spacing w:line="360" w:lineRule="atLeast"/>
        <w:ind w:left="720" w:hanging="720"/>
        <w:jc w:val="both"/>
        <w:rPr>
          <w:rFonts w:ascii="Times New Roman" w:hAnsi="Times New Roman"/>
          <w:sz w:val="28"/>
          <w:szCs w:val="28"/>
        </w:rPr>
      </w:pPr>
    </w:p>
    <w:p w14:paraId="12D71E4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4)</w:t>
      </w:r>
      <w:r w:rsidRPr="00D76CD6">
        <w:rPr>
          <w:rFonts w:ascii="Times New Roman" w:hAnsi="Times New Roman"/>
          <w:sz w:val="28"/>
          <w:szCs w:val="28"/>
        </w:rPr>
        <w:tab/>
        <w:t>(Lagrange's theorem) The order of any element of a finite group divides the order of the group.</w:t>
      </w:r>
    </w:p>
    <w:p w14:paraId="61B0895D" w14:textId="77777777" w:rsidR="006D299A" w:rsidRPr="00D76CD6" w:rsidRDefault="006D299A" w:rsidP="006D299A">
      <w:pPr>
        <w:spacing w:line="360" w:lineRule="atLeast"/>
        <w:ind w:left="720" w:hanging="720"/>
        <w:jc w:val="both"/>
        <w:rPr>
          <w:rFonts w:ascii="Times New Roman" w:hAnsi="Times New Roman"/>
          <w:sz w:val="28"/>
          <w:szCs w:val="28"/>
        </w:rPr>
      </w:pPr>
    </w:p>
    <w:p w14:paraId="4C92A840"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5)</w:t>
      </w:r>
      <w:r w:rsidRPr="00D76CD6">
        <w:rPr>
          <w:rFonts w:ascii="Times New Roman" w:hAnsi="Times New Roman"/>
          <w:sz w:val="28"/>
          <w:szCs w:val="28"/>
        </w:rPr>
        <w:tab/>
        <w:t xml:space="preserve">If </w:t>
      </w:r>
      <w:r w:rsidRPr="00706350">
        <w:rPr>
          <w:rFonts w:ascii="Times New Roman" w:hAnsi="Times New Roman"/>
          <w:i/>
          <w:sz w:val="28"/>
          <w:szCs w:val="28"/>
        </w:rPr>
        <w:t>m, n</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coprime then </w:t>
      </w:r>
      <w:r w:rsidRPr="00706350">
        <w:rPr>
          <w:rFonts w:ascii="Times New Roman" w:hAnsi="Times New Roman"/>
          <w:position w:val="-10"/>
          <w:sz w:val="28"/>
          <w:szCs w:val="28"/>
        </w:rPr>
        <w:object w:dxaOrig="1740" w:dyaOrig="340" w14:anchorId="1D01F6F4">
          <v:shape id="_x0000_i1330" type="#_x0000_t75" style="width:87.2pt;height:16.8pt" o:ole="">
            <v:imagedata r:id="rId579" o:title=""/>
          </v:shape>
          <o:OLEObject Type="Embed" ProgID="Equation.3" ShapeID="_x0000_i1330" DrawAspect="Content" ObjectID="_1585227496" r:id="rId580"/>
        </w:object>
      </w:r>
    </w:p>
    <w:p w14:paraId="314D7592" w14:textId="77777777" w:rsidR="006D299A" w:rsidRPr="00D76CD6" w:rsidRDefault="006D299A" w:rsidP="006D299A">
      <w:pPr>
        <w:spacing w:line="360" w:lineRule="atLeast"/>
        <w:ind w:left="720" w:hanging="720"/>
        <w:jc w:val="both"/>
        <w:rPr>
          <w:rFonts w:ascii="Times New Roman" w:hAnsi="Times New Roman"/>
          <w:sz w:val="28"/>
          <w:szCs w:val="28"/>
        </w:rPr>
      </w:pPr>
    </w:p>
    <w:p w14:paraId="03A41F1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6)</w:t>
      </w:r>
      <w:r w:rsidRPr="00D76CD6">
        <w:rPr>
          <w:rFonts w:ascii="Times New Roman" w:hAnsi="Times New Roman"/>
          <w:sz w:val="28"/>
          <w:szCs w:val="28"/>
        </w:rPr>
        <w:tab/>
        <w:t xml:space="preserve">Any finite abelian group </w:t>
      </w:r>
      <w:r w:rsidRPr="00706350">
        <w:rPr>
          <w:rFonts w:ascii="Times New Roman" w:hAnsi="Times New Roman"/>
          <w:i/>
          <w:sz w:val="28"/>
          <w:szCs w:val="28"/>
        </w:rPr>
        <w:t>A</w:t>
      </w:r>
      <w:r w:rsidRPr="00D76CD6">
        <w:rPr>
          <w:rFonts w:ascii="Times New Roman" w:hAnsi="Times New Roman"/>
          <w:sz w:val="28"/>
          <w:szCs w:val="28"/>
        </w:rPr>
        <w:t xml:space="preserve"> can be written as a direct product </w:t>
      </w:r>
      <w:r w:rsidRPr="00706350">
        <w:rPr>
          <w:rFonts w:ascii="Times New Roman" w:hAnsi="Times New Roman"/>
          <w:position w:val="-14"/>
          <w:sz w:val="28"/>
          <w:szCs w:val="28"/>
        </w:rPr>
        <w:object w:dxaOrig="2640" w:dyaOrig="380" w14:anchorId="6F6BA184">
          <v:shape id="_x0000_i1331" type="#_x0000_t75" style="width:132pt;height:19.2pt" o:ole="">
            <v:imagedata r:id="rId581" o:title=""/>
          </v:shape>
          <o:OLEObject Type="Embed" ProgID="Equation.3" ShapeID="_x0000_i1331" DrawAspect="Content" ObjectID="_1585227497" r:id="rId582"/>
        </w:object>
      </w:r>
      <w:r w:rsidRPr="00D76CD6">
        <w:rPr>
          <w:rFonts w:ascii="Times New Roman" w:hAnsi="Times New Roman"/>
          <w:sz w:val="28"/>
          <w:szCs w:val="28"/>
        </w:rPr>
        <w:t xml:space="preserve"> of cyclic groups in two ways:</w:t>
      </w:r>
    </w:p>
    <w:p w14:paraId="4A4A2A12"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a)</w:t>
      </w:r>
      <w:r w:rsidRPr="00D76CD6">
        <w:rPr>
          <w:rFonts w:ascii="Times New Roman" w:hAnsi="Times New Roman"/>
          <w:sz w:val="28"/>
          <w:szCs w:val="28"/>
        </w:rPr>
        <w:tab/>
        <w:t xml:space="preserve">each </w:t>
      </w:r>
      <w:r w:rsidRPr="00706350">
        <w:rPr>
          <w:rFonts w:ascii="Times New Roman" w:hAnsi="Times New Roman"/>
          <w:position w:val="-10"/>
          <w:sz w:val="28"/>
          <w:szCs w:val="28"/>
        </w:rPr>
        <w:object w:dxaOrig="280" w:dyaOrig="340" w14:anchorId="0F20429C">
          <v:shape id="_x0000_i1332" type="#_x0000_t75" style="width:14.4pt;height:16.8pt" o:ole="">
            <v:imagedata r:id="rId583" o:title=""/>
          </v:shape>
          <o:OLEObject Type="Embed" ProgID="Equation.3" ShapeID="_x0000_i1332" DrawAspect="Content" ObjectID="_1585227498" r:id="rId584"/>
        </w:object>
      </w:r>
      <w:r w:rsidRPr="00D76CD6">
        <w:rPr>
          <w:rFonts w:ascii="Times New Roman" w:hAnsi="Times New Roman"/>
          <w:sz w:val="28"/>
          <w:szCs w:val="28"/>
        </w:rPr>
        <w:t xml:space="preserve"> is a power of a prime,</w:t>
      </w:r>
    </w:p>
    <w:p w14:paraId="1A3CD786" w14:textId="77777777" w:rsidR="006D299A" w:rsidRPr="00D76CD6" w:rsidRDefault="006D299A" w:rsidP="006D299A">
      <w:pPr>
        <w:spacing w:line="360" w:lineRule="atLeast"/>
        <w:ind w:left="720" w:hanging="360"/>
        <w:jc w:val="both"/>
        <w:rPr>
          <w:rFonts w:ascii="Times New Roman" w:hAnsi="Times New Roman"/>
          <w:sz w:val="28"/>
          <w:szCs w:val="28"/>
        </w:rPr>
      </w:pPr>
      <w:r w:rsidRPr="00D76CD6">
        <w:rPr>
          <w:rFonts w:ascii="Times New Roman" w:hAnsi="Times New Roman"/>
          <w:sz w:val="28"/>
          <w:szCs w:val="28"/>
        </w:rPr>
        <w:t>b)</w:t>
      </w:r>
      <w:r w:rsidRPr="00D76CD6">
        <w:rPr>
          <w:rFonts w:ascii="Times New Roman" w:hAnsi="Times New Roman"/>
          <w:sz w:val="28"/>
          <w:szCs w:val="28"/>
        </w:rPr>
        <w:tab/>
      </w:r>
      <w:r w:rsidRPr="00706350">
        <w:rPr>
          <w:rFonts w:ascii="Times New Roman" w:hAnsi="Times New Roman"/>
          <w:position w:val="-10"/>
          <w:sz w:val="28"/>
          <w:szCs w:val="28"/>
        </w:rPr>
        <w:object w:dxaOrig="1500" w:dyaOrig="340" w14:anchorId="63A825AC">
          <v:shape id="_x0000_i1333" type="#_x0000_t75" style="width:75.2pt;height:16.8pt" o:ole="">
            <v:imagedata r:id="rId585" o:title=""/>
          </v:shape>
          <o:OLEObject Type="Embed" ProgID="Equation.3" ShapeID="_x0000_i1333" DrawAspect="Content" ObjectID="_1585227499" r:id="rId586"/>
        </w:object>
      </w:r>
      <w:r w:rsidRPr="00D76CD6">
        <w:rPr>
          <w:rFonts w:ascii="Times New Roman" w:hAnsi="Times New Roman"/>
          <w:sz w:val="28"/>
          <w:szCs w:val="28"/>
        </w:rPr>
        <w:t>.</w:t>
      </w:r>
    </w:p>
    <w:p w14:paraId="2B24E122" w14:textId="77777777" w:rsidR="006D299A" w:rsidRPr="00D76CD6" w:rsidRDefault="006D299A" w:rsidP="006D299A">
      <w:pPr>
        <w:spacing w:line="360" w:lineRule="atLeast"/>
        <w:ind w:left="720" w:hanging="720"/>
        <w:jc w:val="both"/>
        <w:rPr>
          <w:rFonts w:ascii="Times New Roman" w:hAnsi="Times New Roman"/>
          <w:sz w:val="28"/>
          <w:szCs w:val="28"/>
        </w:rPr>
      </w:pPr>
    </w:p>
    <w:p w14:paraId="40DDAAB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7)</w:t>
      </w:r>
      <w:r w:rsidRPr="00D76CD6">
        <w:rPr>
          <w:rFonts w:ascii="Times New Roman" w:hAnsi="Times New Roman"/>
          <w:sz w:val="28"/>
          <w:szCs w:val="28"/>
        </w:rPr>
        <w:tab/>
        <w:t xml:space="preserve">If a finite cyclic group of order </w:t>
      </w:r>
      <w:r w:rsidRPr="00706350">
        <w:rPr>
          <w:rFonts w:ascii="Times New Roman" w:hAnsi="Times New Roman"/>
          <w:i/>
          <w:sz w:val="28"/>
          <w:szCs w:val="28"/>
        </w:rPr>
        <w:t>n</w:t>
      </w:r>
      <w:r w:rsidRPr="00D76CD6">
        <w:rPr>
          <w:rFonts w:ascii="Times New Roman" w:hAnsi="Times New Roman"/>
          <w:sz w:val="28"/>
          <w:szCs w:val="28"/>
        </w:rPr>
        <w:t xml:space="preserve"> has a generator </w:t>
      </w:r>
      <w:r w:rsidRPr="00706350">
        <w:rPr>
          <w:rFonts w:ascii="Times New Roman" w:hAnsi="Times New Roman"/>
          <w:i/>
          <w:sz w:val="28"/>
          <w:szCs w:val="28"/>
        </w:rPr>
        <w:t>g</w:t>
      </w:r>
      <w:r w:rsidRPr="00D76CD6">
        <w:rPr>
          <w:rFonts w:ascii="Times New Roman" w:hAnsi="Times New Roman"/>
          <w:sz w:val="28"/>
          <w:szCs w:val="28"/>
        </w:rPr>
        <w:t xml:space="preserve"> then </w:t>
      </w:r>
      <w:r w:rsidRPr="00706350">
        <w:rPr>
          <w:rFonts w:ascii="Times New Roman" w:hAnsi="Times New Roman"/>
          <w:position w:val="-8"/>
          <w:sz w:val="28"/>
          <w:szCs w:val="28"/>
        </w:rPr>
        <w:object w:dxaOrig="320" w:dyaOrig="380" w14:anchorId="44BA30DE">
          <v:shape id="_x0000_i1334" type="#_x0000_t75" style="width:16pt;height:19.2pt" o:ole="">
            <v:imagedata r:id="rId587" o:title=""/>
          </v:shape>
          <o:OLEObject Type="Embed" ProgID="Equation.3" ShapeID="_x0000_i1334" DrawAspect="Content" ObjectID="_1585227500" r:id="rId588"/>
        </w:object>
      </w:r>
      <w:r w:rsidRPr="00D76CD6">
        <w:rPr>
          <w:rFonts w:ascii="Times New Roman" w:hAnsi="Times New Roman"/>
          <w:sz w:val="28"/>
          <w:szCs w:val="28"/>
        </w:rPr>
        <w:t xml:space="preserve"> is also a generator for any </w:t>
      </w:r>
      <w:r w:rsidRPr="00706350">
        <w:rPr>
          <w:rFonts w:ascii="Times New Roman" w:hAnsi="Times New Roman"/>
          <w:i/>
          <w:sz w:val="28"/>
          <w:szCs w:val="28"/>
        </w:rPr>
        <w:t>k</w:t>
      </w:r>
      <w:r w:rsidRPr="00D76CD6">
        <w:rPr>
          <w:rFonts w:ascii="Times New Roman" w:hAnsi="Times New Roman"/>
          <w:sz w:val="28"/>
          <w:szCs w:val="28"/>
        </w:rPr>
        <w:t xml:space="preserve"> coprime to </w:t>
      </w:r>
      <w:r w:rsidRPr="00706350">
        <w:rPr>
          <w:rFonts w:ascii="Times New Roman" w:hAnsi="Times New Roman"/>
          <w:i/>
          <w:sz w:val="28"/>
          <w:szCs w:val="28"/>
        </w:rPr>
        <w:t>n</w:t>
      </w:r>
      <w:r w:rsidRPr="00D76CD6">
        <w:rPr>
          <w:rFonts w:ascii="Times New Roman" w:hAnsi="Times New Roman"/>
          <w:sz w:val="28"/>
          <w:szCs w:val="28"/>
        </w:rPr>
        <w:t>.</w:t>
      </w:r>
    </w:p>
    <w:p w14:paraId="12EA443C"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br w:type="page"/>
      </w:r>
      <w:r w:rsidRPr="00706350">
        <w:rPr>
          <w:rFonts w:ascii="Times New Roman" w:hAnsi="Times New Roman"/>
          <w:b/>
          <w:sz w:val="28"/>
          <w:szCs w:val="28"/>
        </w:rPr>
        <w:lastRenderedPageBreak/>
        <w:t>§3.2</w:t>
      </w:r>
      <w:r w:rsidRPr="00706350">
        <w:rPr>
          <w:rFonts w:ascii="Times New Roman" w:hAnsi="Times New Roman"/>
          <w:b/>
          <w:sz w:val="28"/>
          <w:szCs w:val="28"/>
        </w:rPr>
        <w:tab/>
        <w:t>Primitive roots</w:t>
      </w:r>
    </w:p>
    <w:p w14:paraId="404875E8" w14:textId="77777777" w:rsidR="006D299A" w:rsidRPr="00D76CD6" w:rsidRDefault="006D299A" w:rsidP="006D299A">
      <w:pPr>
        <w:spacing w:line="360" w:lineRule="atLeast"/>
        <w:jc w:val="both"/>
        <w:rPr>
          <w:rFonts w:ascii="Times New Roman" w:hAnsi="Times New Roman"/>
          <w:sz w:val="28"/>
          <w:szCs w:val="28"/>
        </w:rPr>
      </w:pPr>
    </w:p>
    <w:p w14:paraId="36E02364"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Definitions</w:t>
      </w:r>
    </w:p>
    <w:p w14:paraId="4FBA9290"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For any integer </w:t>
      </w:r>
      <w:r w:rsidRPr="00706350">
        <w:rPr>
          <w:rFonts w:ascii="Times New Roman" w:hAnsi="Times New Roman"/>
          <w:i/>
          <w:sz w:val="28"/>
          <w:szCs w:val="28"/>
        </w:rPr>
        <w:t>n</w:t>
      </w:r>
      <w:r w:rsidRPr="00D76CD6">
        <w:rPr>
          <w:rFonts w:ascii="Times New Roman" w:hAnsi="Times New Roman"/>
          <w:sz w:val="28"/>
          <w:szCs w:val="28"/>
        </w:rPr>
        <w:t xml:space="preserve"> the invertible elements of </w:t>
      </w:r>
      <w:r w:rsidRPr="00706350">
        <w:rPr>
          <w:rFonts w:ascii="Times New Roman" w:hAnsi="Times New Roman"/>
          <w:position w:val="-10"/>
          <w:sz w:val="28"/>
          <w:szCs w:val="28"/>
        </w:rPr>
        <w:object w:dxaOrig="360" w:dyaOrig="340" w14:anchorId="35F19861">
          <v:shape id="_x0000_i1335" type="#_x0000_t75" style="width:18.4pt;height:16.8pt" o:ole="">
            <v:imagedata r:id="rId32" o:title=""/>
          </v:shape>
          <o:OLEObject Type="Embed" ProgID="Equation.3" ShapeID="_x0000_i1335" DrawAspect="Content" ObjectID="_1585227501" r:id="rId589"/>
        </w:object>
      </w:r>
      <w:r w:rsidRPr="00D76CD6">
        <w:rPr>
          <w:rFonts w:ascii="Times New Roman" w:hAnsi="Times New Roman"/>
          <w:sz w:val="28"/>
          <w:szCs w:val="28"/>
        </w:rPr>
        <w:t xml:space="preserve"> are called </w:t>
      </w:r>
      <w:proofErr w:type="gramStart"/>
      <w:r w:rsidRPr="00706350">
        <w:rPr>
          <w:rFonts w:ascii="Times New Roman" w:hAnsi="Times New Roman"/>
          <w:b/>
          <w:sz w:val="28"/>
          <w:szCs w:val="28"/>
        </w:rPr>
        <w:t>units</w:t>
      </w:r>
      <w:r w:rsidRPr="00D76CD6">
        <w:rPr>
          <w:rFonts w:ascii="Times New Roman" w:hAnsi="Times New Roman"/>
          <w:sz w:val="28"/>
          <w:szCs w:val="28"/>
        </w:rPr>
        <w:t xml:space="preserve"> .</w:t>
      </w:r>
      <w:proofErr w:type="gramEnd"/>
      <w:r w:rsidRPr="00D76CD6">
        <w:rPr>
          <w:rFonts w:ascii="Times New Roman" w:hAnsi="Times New Roman"/>
          <w:sz w:val="28"/>
          <w:szCs w:val="28"/>
        </w:rPr>
        <w:t xml:space="preserve"> </w:t>
      </w:r>
    </w:p>
    <w:p w14:paraId="439572F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An element </w:t>
      </w:r>
      <w:r w:rsidRPr="00706350">
        <w:rPr>
          <w:rFonts w:ascii="Times New Roman" w:hAnsi="Times New Roman"/>
          <w:i/>
          <w:sz w:val="28"/>
          <w:szCs w:val="28"/>
        </w:rPr>
        <w:t>k</w:t>
      </w:r>
      <w:r w:rsidRPr="00D76CD6">
        <w:rPr>
          <w:rFonts w:ascii="Times New Roman" w:hAnsi="Times New Roman"/>
          <w:sz w:val="28"/>
          <w:szCs w:val="28"/>
        </w:rPr>
        <w:t xml:space="preserve"> in </w:t>
      </w:r>
      <w:r w:rsidRPr="00706350">
        <w:rPr>
          <w:rFonts w:ascii="Times New Roman" w:hAnsi="Times New Roman"/>
          <w:position w:val="-10"/>
          <w:sz w:val="28"/>
          <w:szCs w:val="28"/>
        </w:rPr>
        <w:object w:dxaOrig="360" w:dyaOrig="340" w14:anchorId="106F9204">
          <v:shape id="_x0000_i1336" type="#_x0000_t75" style="width:18.4pt;height:16.8pt" o:ole="">
            <v:imagedata r:id="rId32" o:title=""/>
          </v:shape>
          <o:OLEObject Type="Embed" ProgID="Equation.3" ShapeID="_x0000_i1336" DrawAspect="Content" ObjectID="_1585227502" r:id="rId590"/>
        </w:object>
      </w:r>
      <w:r w:rsidRPr="00D76CD6">
        <w:rPr>
          <w:rFonts w:ascii="Times New Roman" w:hAnsi="Times New Roman"/>
          <w:sz w:val="28"/>
          <w:szCs w:val="28"/>
        </w:rPr>
        <w:t xml:space="preserve"> is invertible if </w:t>
      </w:r>
      <w:r w:rsidRPr="00706350">
        <w:rPr>
          <w:rFonts w:ascii="Times New Roman" w:hAnsi="Times New Roman"/>
          <w:i/>
          <w:sz w:val="28"/>
          <w:szCs w:val="28"/>
        </w:rPr>
        <w:t>k, n</w:t>
      </w:r>
      <w:r w:rsidRPr="00D76CD6">
        <w:rPr>
          <w:rFonts w:ascii="Times New Roman" w:hAnsi="Times New Roman"/>
          <w:sz w:val="28"/>
          <w:szCs w:val="28"/>
        </w:rPr>
        <w:t xml:space="preserve"> </w:t>
      </w:r>
      <w:proofErr w:type="gramStart"/>
      <w:r w:rsidRPr="00D76CD6">
        <w:rPr>
          <w:rFonts w:ascii="Times New Roman" w:hAnsi="Times New Roman"/>
          <w:sz w:val="28"/>
          <w:szCs w:val="28"/>
        </w:rPr>
        <w:t>are</w:t>
      </w:r>
      <w:proofErr w:type="gramEnd"/>
      <w:r w:rsidRPr="00D76CD6">
        <w:rPr>
          <w:rFonts w:ascii="Times New Roman" w:hAnsi="Times New Roman"/>
          <w:sz w:val="28"/>
          <w:szCs w:val="28"/>
        </w:rPr>
        <w:t xml:space="preserve"> coprime. </w:t>
      </w:r>
    </w:p>
    <w:p w14:paraId="5768EAC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units form a subgroup </w:t>
      </w:r>
      <w:r w:rsidRPr="00706350">
        <w:rPr>
          <w:rFonts w:ascii="Times New Roman" w:hAnsi="Times New Roman"/>
          <w:position w:val="-10"/>
          <w:sz w:val="28"/>
          <w:szCs w:val="28"/>
        </w:rPr>
        <w:object w:dxaOrig="1040" w:dyaOrig="340" w14:anchorId="23414F97">
          <v:shape id="_x0000_i1337" type="#_x0000_t75" style="width:52pt;height:16.8pt" o:ole="">
            <v:imagedata r:id="rId591" o:title=""/>
          </v:shape>
          <o:OLEObject Type="Embed" ProgID="Equation.3" ShapeID="_x0000_i1337" DrawAspect="Content" ObjectID="_1585227503" r:id="rId592"/>
        </w:object>
      </w:r>
      <w:r w:rsidRPr="00D76CD6">
        <w:rPr>
          <w:rFonts w:ascii="Times New Roman" w:hAnsi="Times New Roman"/>
          <w:sz w:val="28"/>
          <w:szCs w:val="28"/>
        </w:rPr>
        <w:t xml:space="preserve"> of order </w:t>
      </w:r>
      <w:r w:rsidRPr="00706350">
        <w:rPr>
          <w:rFonts w:ascii="Times New Roman" w:hAnsi="Times New Roman"/>
          <w:position w:val="-8"/>
          <w:sz w:val="28"/>
          <w:szCs w:val="28"/>
        </w:rPr>
        <w:object w:dxaOrig="540" w:dyaOrig="280" w14:anchorId="1B9706CF">
          <v:shape id="_x0000_i1338" type="#_x0000_t75" style="width:27.2pt;height:14.4pt" o:ole="">
            <v:imagedata r:id="rId38" o:title=""/>
          </v:shape>
          <o:OLEObject Type="Embed" ProgID="Equation.3" ShapeID="_x0000_i1338" DrawAspect="Content" ObjectID="_1585227504" r:id="rId593"/>
        </w:object>
      </w:r>
      <w:r w:rsidRPr="00D76CD6">
        <w:rPr>
          <w:rFonts w:ascii="Times New Roman" w:hAnsi="Times New Roman"/>
          <w:sz w:val="28"/>
          <w:szCs w:val="28"/>
        </w:rPr>
        <w:t>.</w:t>
      </w:r>
    </w:p>
    <w:p w14:paraId="6F03240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e.g.</w:t>
      </w:r>
      <w:r w:rsidRPr="00D76CD6">
        <w:rPr>
          <w:rFonts w:ascii="Times New Roman" w:hAnsi="Times New Roman"/>
          <w:sz w:val="28"/>
          <w:szCs w:val="28"/>
        </w:rPr>
        <w:tab/>
      </w:r>
      <w:r w:rsidRPr="00706350">
        <w:rPr>
          <w:rFonts w:ascii="Times New Roman" w:hAnsi="Times New Roman"/>
          <w:position w:val="-12"/>
          <w:sz w:val="28"/>
          <w:szCs w:val="28"/>
        </w:rPr>
        <w:object w:dxaOrig="880" w:dyaOrig="380" w14:anchorId="0BECFA76">
          <v:shape id="_x0000_i1339" type="#_x0000_t75" style="width:44pt;height:19.2pt" o:ole="">
            <v:imagedata r:id="rId594" o:title=""/>
          </v:shape>
          <o:OLEObject Type="Embed" ProgID="Equation.3" ShapeID="_x0000_i1339" DrawAspect="Content" ObjectID="_1585227505" r:id="rId595"/>
        </w:object>
      </w:r>
      <w:r w:rsidRPr="00D76CD6">
        <w:rPr>
          <w:rFonts w:ascii="Times New Roman" w:hAnsi="Times New Roman"/>
          <w:sz w:val="28"/>
          <w:szCs w:val="28"/>
        </w:rPr>
        <w:t xml:space="preserve"> and </w:t>
      </w:r>
      <w:r w:rsidRPr="00706350">
        <w:rPr>
          <w:rFonts w:ascii="Times New Roman" w:hAnsi="Times New Roman"/>
          <w:position w:val="-10"/>
          <w:sz w:val="28"/>
          <w:szCs w:val="28"/>
        </w:rPr>
        <w:object w:dxaOrig="1520" w:dyaOrig="340" w14:anchorId="1D512A61">
          <v:shape id="_x0000_i1340" type="#_x0000_t75" style="width:76pt;height:16.8pt" o:ole="">
            <v:imagedata r:id="rId596" o:title=""/>
          </v:shape>
          <o:OLEObject Type="Embed" ProgID="Equation.3" ShapeID="_x0000_i1340" DrawAspect="Content" ObjectID="_1585227506" r:id="rId597"/>
        </w:object>
      </w:r>
      <w:r w:rsidRPr="00D76CD6">
        <w:rPr>
          <w:rFonts w:ascii="Times New Roman" w:hAnsi="Times New Roman"/>
          <w:sz w:val="28"/>
          <w:szCs w:val="28"/>
        </w:rPr>
        <w:t xml:space="preserve"> , </w:t>
      </w:r>
      <w:r w:rsidRPr="00706350">
        <w:rPr>
          <w:rFonts w:ascii="Times New Roman" w:hAnsi="Times New Roman"/>
          <w:position w:val="-12"/>
          <w:sz w:val="28"/>
          <w:szCs w:val="28"/>
        </w:rPr>
        <w:object w:dxaOrig="860" w:dyaOrig="380" w14:anchorId="4DD396D7">
          <v:shape id="_x0000_i1341" type="#_x0000_t75" style="width:43.2pt;height:19.2pt" o:ole="">
            <v:imagedata r:id="rId598" o:title=""/>
          </v:shape>
          <o:OLEObject Type="Embed" ProgID="Equation.3" ShapeID="_x0000_i1341" DrawAspect="Content" ObjectID="_1585227507" r:id="rId599"/>
        </w:object>
      </w:r>
      <w:r w:rsidRPr="00D76CD6">
        <w:rPr>
          <w:rFonts w:ascii="Times New Roman" w:hAnsi="Times New Roman"/>
          <w:sz w:val="28"/>
          <w:szCs w:val="28"/>
        </w:rPr>
        <w:t xml:space="preserve"> and </w:t>
      </w:r>
      <w:r w:rsidRPr="00706350">
        <w:rPr>
          <w:rFonts w:ascii="Times New Roman" w:hAnsi="Times New Roman"/>
          <w:position w:val="-10"/>
          <w:sz w:val="28"/>
          <w:szCs w:val="28"/>
        </w:rPr>
        <w:object w:dxaOrig="960" w:dyaOrig="340" w14:anchorId="494E9A82">
          <v:shape id="_x0000_i1342" type="#_x0000_t75" style="width:48pt;height:16.8pt" o:ole="">
            <v:imagedata r:id="rId600" o:title=""/>
          </v:shape>
          <o:OLEObject Type="Embed" ProgID="Equation.3" ShapeID="_x0000_i1342" DrawAspect="Content" ObjectID="_1585227508" r:id="rId601"/>
        </w:object>
      </w:r>
      <w:r w:rsidRPr="00D76CD6">
        <w:rPr>
          <w:rFonts w:ascii="Times New Roman" w:hAnsi="Times New Roman"/>
          <w:sz w:val="28"/>
          <w:szCs w:val="28"/>
        </w:rPr>
        <w:t>,</w:t>
      </w:r>
    </w:p>
    <w:p w14:paraId="668A6E5E" w14:textId="77777777" w:rsidR="006D299A" w:rsidRPr="00D76CD6" w:rsidRDefault="006D299A" w:rsidP="006D299A">
      <w:pPr>
        <w:spacing w:line="360" w:lineRule="atLeast"/>
        <w:jc w:val="both"/>
        <w:rPr>
          <w:rFonts w:ascii="Times New Roman" w:hAnsi="Times New Roman"/>
          <w:sz w:val="28"/>
          <w:szCs w:val="28"/>
        </w:rPr>
      </w:pPr>
    </w:p>
    <w:p w14:paraId="67B90B2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the group </w:t>
      </w:r>
      <w:r w:rsidRPr="00706350">
        <w:rPr>
          <w:rFonts w:ascii="Times New Roman" w:hAnsi="Times New Roman"/>
          <w:position w:val="-10"/>
          <w:sz w:val="28"/>
          <w:szCs w:val="28"/>
        </w:rPr>
        <w:object w:dxaOrig="360" w:dyaOrig="340" w14:anchorId="678A5659">
          <v:shape id="_x0000_i1343" type="#_x0000_t75" style="width:18.4pt;height:16.8pt" o:ole="">
            <v:imagedata r:id="rId30" o:title=""/>
          </v:shape>
          <o:OLEObject Type="Embed" ProgID="Equation.3" ShapeID="_x0000_i1343" DrawAspect="Content" ObjectID="_1585227509" r:id="rId602"/>
        </w:object>
      </w:r>
      <w:r w:rsidRPr="00D76CD6">
        <w:rPr>
          <w:rFonts w:ascii="Times New Roman" w:hAnsi="Times New Roman"/>
          <w:sz w:val="28"/>
          <w:szCs w:val="28"/>
        </w:rPr>
        <w:t xml:space="preserve"> is cyclic then a generator of </w:t>
      </w:r>
      <w:r w:rsidRPr="00706350">
        <w:rPr>
          <w:rFonts w:ascii="Times New Roman" w:hAnsi="Times New Roman"/>
          <w:position w:val="-10"/>
          <w:sz w:val="28"/>
          <w:szCs w:val="28"/>
        </w:rPr>
        <w:object w:dxaOrig="360" w:dyaOrig="340" w14:anchorId="411F8E77">
          <v:shape id="_x0000_i1344" type="#_x0000_t75" style="width:18.4pt;height:16.8pt" o:ole="">
            <v:imagedata r:id="rId30" o:title=""/>
          </v:shape>
          <o:OLEObject Type="Embed" ProgID="Equation.3" ShapeID="_x0000_i1344" DrawAspect="Content" ObjectID="_1585227510" r:id="rId603"/>
        </w:object>
      </w:r>
      <w:r w:rsidRPr="00D76CD6">
        <w:rPr>
          <w:rFonts w:ascii="Times New Roman" w:hAnsi="Times New Roman"/>
          <w:sz w:val="28"/>
          <w:szCs w:val="28"/>
        </w:rPr>
        <w:t xml:space="preserve"> is called a </w:t>
      </w:r>
      <w:r w:rsidRPr="00706350">
        <w:rPr>
          <w:rFonts w:ascii="Times New Roman" w:hAnsi="Times New Roman"/>
          <w:b/>
          <w:sz w:val="28"/>
          <w:szCs w:val="28"/>
        </w:rPr>
        <w:t>primitive root</w:t>
      </w:r>
      <w:r w:rsidRPr="00D76CD6">
        <w:rPr>
          <w:rFonts w:ascii="Times New Roman" w:hAnsi="Times New Roman"/>
          <w:sz w:val="28"/>
          <w:szCs w:val="28"/>
        </w:rPr>
        <w:t xml:space="preserve"> for </w:t>
      </w:r>
      <w:r w:rsidRPr="00706350">
        <w:rPr>
          <w:rFonts w:ascii="Times New Roman" w:hAnsi="Times New Roman"/>
          <w:i/>
          <w:sz w:val="28"/>
          <w:szCs w:val="28"/>
        </w:rPr>
        <w:t>n</w:t>
      </w:r>
      <w:r w:rsidRPr="00D76CD6">
        <w:rPr>
          <w:rFonts w:ascii="Times New Roman" w:hAnsi="Times New Roman"/>
          <w:sz w:val="28"/>
          <w:szCs w:val="28"/>
        </w:rPr>
        <w:t>.</w:t>
      </w:r>
    </w:p>
    <w:p w14:paraId="40EDAC70" w14:textId="77777777" w:rsidR="006D299A" w:rsidRPr="00D76CD6" w:rsidRDefault="006D299A" w:rsidP="006D299A">
      <w:pPr>
        <w:spacing w:line="360" w:lineRule="atLeast"/>
        <w:jc w:val="both"/>
        <w:rPr>
          <w:rFonts w:ascii="Times New Roman" w:hAnsi="Times New Roman"/>
          <w:sz w:val="28"/>
          <w:szCs w:val="28"/>
        </w:rPr>
      </w:pPr>
    </w:p>
    <w:p w14:paraId="78FD134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e.g.</w:t>
      </w:r>
      <w:r w:rsidRPr="00D76CD6">
        <w:rPr>
          <w:rFonts w:ascii="Times New Roman" w:hAnsi="Times New Roman"/>
          <w:sz w:val="28"/>
          <w:szCs w:val="28"/>
        </w:rPr>
        <w:tab/>
        <w:t xml:space="preserve">Since </w:t>
      </w:r>
      <w:r w:rsidRPr="00706350">
        <w:rPr>
          <w:rFonts w:ascii="Times New Roman" w:hAnsi="Times New Roman"/>
          <w:position w:val="-10"/>
          <w:sz w:val="28"/>
          <w:szCs w:val="28"/>
        </w:rPr>
        <w:object w:dxaOrig="340" w:dyaOrig="340" w14:anchorId="72A947EA">
          <v:shape id="_x0000_i1345" type="#_x0000_t75" style="width:16.8pt;height:16.8pt" o:ole="">
            <v:imagedata r:id="rId604" o:title=""/>
          </v:shape>
          <o:OLEObject Type="Embed" ProgID="Equation.3" ShapeID="_x0000_i1345" DrawAspect="Content" ObjectID="_1585227511" r:id="rId605"/>
        </w:object>
      </w:r>
      <w:r w:rsidRPr="00D76CD6">
        <w:rPr>
          <w:rFonts w:ascii="Times New Roman" w:hAnsi="Times New Roman"/>
          <w:sz w:val="28"/>
          <w:szCs w:val="28"/>
        </w:rPr>
        <w:t xml:space="preserve"> is not cyclic, 8 does not have a primitive root. </w:t>
      </w:r>
    </w:p>
    <w:p w14:paraId="1FD9C61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r w:rsidRPr="00706350">
        <w:rPr>
          <w:rFonts w:ascii="Times New Roman" w:hAnsi="Times New Roman"/>
          <w:position w:val="-10"/>
          <w:sz w:val="28"/>
          <w:szCs w:val="28"/>
        </w:rPr>
        <w:object w:dxaOrig="600" w:dyaOrig="340" w14:anchorId="6338D04B">
          <v:shape id="_x0000_i1346" type="#_x0000_t75" style="width:30.4pt;height:16.8pt" o:ole="">
            <v:imagedata r:id="rId606" o:title=""/>
          </v:shape>
          <o:OLEObject Type="Embed" ProgID="Equation.3" ShapeID="_x0000_i1346" DrawAspect="Content" ObjectID="_1585227512" r:id="rId607"/>
        </w:object>
      </w:r>
      <w:r w:rsidRPr="00D76CD6">
        <w:rPr>
          <w:rFonts w:ascii="Times New Roman" w:hAnsi="Times New Roman"/>
          <w:sz w:val="28"/>
          <w:szCs w:val="28"/>
        </w:rPr>
        <w:t xml:space="preserve"> {1, 2, 4, 5, 7, 8} and 2 is a primitive root for 9. So is 7 = –2.</w:t>
      </w:r>
    </w:p>
    <w:p w14:paraId="00922446" w14:textId="77777777" w:rsidR="006D299A" w:rsidRPr="00D76CD6" w:rsidRDefault="006D299A" w:rsidP="006D299A">
      <w:pPr>
        <w:spacing w:line="360" w:lineRule="atLeast"/>
        <w:ind w:left="720" w:hanging="720"/>
        <w:jc w:val="both"/>
        <w:rPr>
          <w:rFonts w:ascii="Times New Roman" w:hAnsi="Times New Roman"/>
          <w:sz w:val="28"/>
          <w:szCs w:val="28"/>
        </w:rPr>
      </w:pPr>
    </w:p>
    <w:p w14:paraId="01864DD3"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Gauss proved the most important result about primitive roots.</w:t>
      </w:r>
    </w:p>
    <w:p w14:paraId="18645A91" w14:textId="77777777" w:rsidR="006D299A" w:rsidRPr="00D76CD6" w:rsidRDefault="006D299A" w:rsidP="006D299A">
      <w:pPr>
        <w:spacing w:line="360" w:lineRule="atLeast"/>
        <w:ind w:left="720" w:hanging="720"/>
        <w:jc w:val="both"/>
        <w:rPr>
          <w:rFonts w:ascii="Times New Roman" w:hAnsi="Times New Roman"/>
          <w:sz w:val="28"/>
          <w:szCs w:val="28"/>
        </w:rPr>
      </w:pPr>
    </w:p>
    <w:p w14:paraId="5CF33384" w14:textId="77777777" w:rsidR="006D299A" w:rsidRPr="00D76CD6" w:rsidRDefault="006D299A" w:rsidP="006D299A">
      <w:pPr>
        <w:spacing w:line="360" w:lineRule="atLeast"/>
        <w:ind w:left="720" w:hanging="720"/>
        <w:jc w:val="both"/>
        <w:rPr>
          <w:rFonts w:ascii="Times New Roman" w:hAnsi="Times New Roman"/>
          <w:sz w:val="28"/>
          <w:szCs w:val="28"/>
        </w:rPr>
      </w:pPr>
      <w:r w:rsidRPr="00706350">
        <w:rPr>
          <w:rFonts w:ascii="Times New Roman" w:hAnsi="Times New Roman"/>
          <w:b/>
          <w:sz w:val="28"/>
          <w:szCs w:val="28"/>
        </w:rPr>
        <w:t>Theorem</w:t>
      </w:r>
      <w:r w:rsidRPr="00D76CD6">
        <w:rPr>
          <w:rFonts w:ascii="Times New Roman" w:hAnsi="Times New Roman"/>
          <w:sz w:val="28"/>
          <w:szCs w:val="28"/>
        </w:rPr>
        <w:t xml:space="preserve"> (Gauss 1801)</w:t>
      </w:r>
    </w:p>
    <w:p w14:paraId="790C416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Primitive roots exist only for </w:t>
      </w:r>
      <w:r w:rsidRPr="00706350">
        <w:rPr>
          <w:rFonts w:ascii="Times New Roman" w:hAnsi="Times New Roman"/>
          <w:i/>
          <w:sz w:val="28"/>
          <w:szCs w:val="28"/>
        </w:rPr>
        <w:t>n</w:t>
      </w:r>
      <w:r w:rsidRPr="00D76CD6">
        <w:rPr>
          <w:rFonts w:ascii="Times New Roman" w:hAnsi="Times New Roman"/>
          <w:sz w:val="28"/>
          <w:szCs w:val="28"/>
        </w:rPr>
        <w:t xml:space="preserve"> = 2, 4, </w:t>
      </w:r>
      <w:r w:rsidRPr="00706350">
        <w:rPr>
          <w:rFonts w:ascii="Times New Roman" w:hAnsi="Times New Roman"/>
          <w:position w:val="-8"/>
          <w:sz w:val="28"/>
          <w:szCs w:val="28"/>
        </w:rPr>
        <w:object w:dxaOrig="340" w:dyaOrig="380" w14:anchorId="159BC9DB">
          <v:shape id="_x0000_i1347" type="#_x0000_t75" style="width:16.8pt;height:19.2pt" o:ole="">
            <v:imagedata r:id="rId59" o:title=""/>
          </v:shape>
          <o:OLEObject Type="Embed" ProgID="Equation.3" ShapeID="_x0000_i1347" DrawAspect="Content" ObjectID="_1585227513" r:id="rId608"/>
        </w:object>
      </w:r>
      <w:r w:rsidRPr="00D76CD6">
        <w:rPr>
          <w:rFonts w:ascii="Times New Roman" w:hAnsi="Times New Roman"/>
          <w:sz w:val="28"/>
          <w:szCs w:val="28"/>
        </w:rPr>
        <w:t xml:space="preserve"> or 2</w:t>
      </w:r>
      <w:r w:rsidRPr="00706350">
        <w:rPr>
          <w:rFonts w:ascii="Times New Roman" w:hAnsi="Times New Roman"/>
          <w:position w:val="-8"/>
          <w:sz w:val="28"/>
          <w:szCs w:val="28"/>
        </w:rPr>
        <w:object w:dxaOrig="340" w:dyaOrig="380" w14:anchorId="149B8CA9">
          <v:shape id="_x0000_i1348" type="#_x0000_t75" style="width:16.8pt;height:19.2pt" o:ole="">
            <v:imagedata r:id="rId59" o:title=""/>
          </v:shape>
          <o:OLEObject Type="Embed" ProgID="Equation.3" ShapeID="_x0000_i1348" DrawAspect="Content" ObjectID="_1585227514" r:id="rId609"/>
        </w:object>
      </w:r>
      <w:r w:rsidRPr="00D76CD6">
        <w:rPr>
          <w:rFonts w:ascii="Times New Roman" w:hAnsi="Times New Roman"/>
          <w:sz w:val="28"/>
          <w:szCs w:val="28"/>
        </w:rPr>
        <w:t xml:space="preserve"> with </w:t>
      </w:r>
      <w:r w:rsidRPr="00706350">
        <w:rPr>
          <w:rFonts w:ascii="Times New Roman" w:hAnsi="Times New Roman"/>
          <w:i/>
          <w:sz w:val="28"/>
          <w:szCs w:val="28"/>
        </w:rPr>
        <w:t>p</w:t>
      </w:r>
      <w:r w:rsidRPr="00D76CD6">
        <w:rPr>
          <w:rFonts w:ascii="Times New Roman" w:hAnsi="Times New Roman"/>
          <w:sz w:val="28"/>
          <w:szCs w:val="28"/>
        </w:rPr>
        <w:t xml:space="preserve"> an odd prime.</w:t>
      </w:r>
    </w:p>
    <w:p w14:paraId="66360AE5" w14:textId="77777777" w:rsidR="006D299A" w:rsidRPr="00D76CD6" w:rsidRDefault="006D299A" w:rsidP="006D299A">
      <w:pPr>
        <w:spacing w:line="360" w:lineRule="atLeast"/>
        <w:jc w:val="both"/>
        <w:rPr>
          <w:rFonts w:ascii="Times New Roman" w:hAnsi="Times New Roman"/>
          <w:sz w:val="28"/>
          <w:szCs w:val="28"/>
        </w:rPr>
      </w:pPr>
    </w:p>
    <w:p w14:paraId="424CE469"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Proof of Gauss's theorem</w:t>
      </w:r>
    </w:p>
    <w:p w14:paraId="1AE3553B"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r>
      <w:r w:rsidRPr="00706350">
        <w:rPr>
          <w:rFonts w:ascii="Times New Roman" w:hAnsi="Times New Roman"/>
          <w:position w:val="-10"/>
          <w:sz w:val="28"/>
          <w:szCs w:val="28"/>
        </w:rPr>
        <w:object w:dxaOrig="920" w:dyaOrig="340" w14:anchorId="2E6FE86B">
          <v:shape id="_x0000_i1349" type="#_x0000_t75" style="width:46.4pt;height:16.8pt" o:ole="">
            <v:imagedata r:id="rId610" o:title=""/>
          </v:shape>
          <o:OLEObject Type="Embed" ProgID="Equation.3" ShapeID="_x0000_i1349" DrawAspect="Content" ObjectID="_1585227515" r:id="rId611"/>
        </w:object>
      </w:r>
      <w:r w:rsidRPr="00D76CD6">
        <w:rPr>
          <w:rFonts w:ascii="Times New Roman" w:hAnsi="Times New Roman"/>
          <w:sz w:val="28"/>
          <w:szCs w:val="28"/>
        </w:rPr>
        <w:t xml:space="preserve"> and </w:t>
      </w:r>
      <w:r w:rsidRPr="00706350">
        <w:rPr>
          <w:rFonts w:ascii="Times New Roman" w:hAnsi="Times New Roman"/>
          <w:position w:val="-10"/>
          <w:sz w:val="28"/>
          <w:szCs w:val="28"/>
        </w:rPr>
        <w:object w:dxaOrig="960" w:dyaOrig="340" w14:anchorId="16340D1E">
          <v:shape id="_x0000_i1350" type="#_x0000_t75" style="width:48pt;height:16.8pt" o:ole="">
            <v:imagedata r:id="rId612" o:title=""/>
          </v:shape>
          <o:OLEObject Type="Embed" ProgID="Equation.3" ShapeID="_x0000_i1350" DrawAspect="Content" ObjectID="_1585227516" r:id="rId613"/>
        </w:object>
      </w:r>
      <w:r w:rsidRPr="00D76CD6">
        <w:rPr>
          <w:rFonts w:ascii="Times New Roman" w:hAnsi="Times New Roman"/>
          <w:sz w:val="28"/>
          <w:szCs w:val="28"/>
        </w:rPr>
        <w:t xml:space="preserve"> so both these are cyclic.</w:t>
      </w:r>
    </w:p>
    <w:p w14:paraId="1E497E0B"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If </w:t>
      </w:r>
      <w:r w:rsidRPr="00706350">
        <w:rPr>
          <w:rFonts w:ascii="Times New Roman" w:hAnsi="Times New Roman"/>
          <w:position w:val="-2"/>
          <w:sz w:val="28"/>
          <w:szCs w:val="28"/>
        </w:rPr>
        <w:object w:dxaOrig="720" w:dyaOrig="320" w14:anchorId="65E7ECDF">
          <v:shape id="_x0000_i1351" type="#_x0000_t75" style="width:36pt;height:16pt" o:ole="">
            <v:imagedata r:id="rId614" o:title=""/>
          </v:shape>
          <o:OLEObject Type="Embed" ProgID="Equation.3" ShapeID="_x0000_i1351" DrawAspect="Content" ObjectID="_1585227517" r:id="rId615"/>
        </w:object>
      </w:r>
      <w:r w:rsidRPr="00D76CD6">
        <w:rPr>
          <w:rFonts w:ascii="Times New Roman" w:hAnsi="Times New Roman"/>
          <w:sz w:val="28"/>
          <w:szCs w:val="28"/>
        </w:rPr>
        <w:t xml:space="preserve"> with </w:t>
      </w:r>
      <w:r w:rsidRPr="00667594">
        <w:rPr>
          <w:rFonts w:ascii="Times New Roman" w:hAnsi="Times New Roman"/>
          <w:i/>
          <w:sz w:val="28"/>
          <w:szCs w:val="28"/>
        </w:rPr>
        <w:t>k</w:t>
      </w:r>
      <w:r w:rsidRPr="00D76CD6">
        <w:rPr>
          <w:rFonts w:ascii="Times New Roman" w:hAnsi="Times New Roman"/>
          <w:sz w:val="28"/>
          <w:szCs w:val="28"/>
        </w:rPr>
        <w:t xml:space="preserve"> ≥ 2 then </w:t>
      </w:r>
      <w:r w:rsidRPr="00706350">
        <w:rPr>
          <w:rFonts w:ascii="Times New Roman" w:hAnsi="Times New Roman"/>
          <w:position w:val="-10"/>
          <w:sz w:val="28"/>
          <w:szCs w:val="28"/>
        </w:rPr>
        <w:object w:dxaOrig="360" w:dyaOrig="340" w14:anchorId="0D7710F7">
          <v:shape id="_x0000_i1352" type="#_x0000_t75" style="width:18.4pt;height:16.8pt" o:ole="">
            <v:imagedata r:id="rId30" o:title=""/>
          </v:shape>
          <o:OLEObject Type="Embed" ProgID="Equation.3" ShapeID="_x0000_i1352" DrawAspect="Content" ObjectID="_1585227518" r:id="rId616"/>
        </w:object>
      </w:r>
      <w:r w:rsidRPr="00D76CD6">
        <w:rPr>
          <w:rFonts w:ascii="Times New Roman" w:hAnsi="Times New Roman"/>
          <w:sz w:val="28"/>
          <w:szCs w:val="28"/>
        </w:rPr>
        <w:t xml:space="preserve"> has </w:t>
      </w:r>
      <w:r w:rsidRPr="00667594">
        <w:rPr>
          <w:rFonts w:ascii="Times New Roman" w:hAnsi="Times New Roman"/>
          <w:position w:val="-10"/>
          <w:sz w:val="28"/>
          <w:szCs w:val="28"/>
        </w:rPr>
        <w:object w:dxaOrig="1520" w:dyaOrig="340" w14:anchorId="2BD28110">
          <v:shape id="_x0000_i1353" type="#_x0000_t75" style="width:76pt;height:16.8pt" o:ole="">
            <v:imagedata r:id="rId596" o:title=""/>
          </v:shape>
          <o:OLEObject Type="Embed" ProgID="Equation.3" ShapeID="_x0000_i1353" DrawAspect="Content" ObjectID="_1585227519" r:id="rId617"/>
        </w:object>
      </w:r>
      <w:r w:rsidRPr="00D76CD6">
        <w:rPr>
          <w:rFonts w:ascii="Times New Roman" w:hAnsi="Times New Roman"/>
          <w:sz w:val="28"/>
          <w:szCs w:val="28"/>
        </w:rPr>
        <w:t xml:space="preserve"> as a subgroup and so is not cyclic by (2) of the last section.</w:t>
      </w:r>
      <w:r w:rsidRPr="00D76CD6">
        <w:rPr>
          <w:rFonts w:ascii="Times New Roman" w:hAnsi="Times New Roman"/>
          <w:sz w:val="28"/>
          <w:szCs w:val="28"/>
        </w:rPr>
        <w:tab/>
      </w:r>
    </w:p>
    <w:p w14:paraId="04753C06" w14:textId="77777777" w:rsidR="006D299A" w:rsidRPr="00D76CD6" w:rsidRDefault="006D299A" w:rsidP="006D299A">
      <w:pPr>
        <w:spacing w:line="360" w:lineRule="atLeast"/>
        <w:ind w:left="720" w:hanging="720"/>
        <w:jc w:val="both"/>
        <w:rPr>
          <w:rFonts w:ascii="Times New Roman" w:hAnsi="Times New Roman"/>
          <w:sz w:val="28"/>
          <w:szCs w:val="28"/>
        </w:rPr>
      </w:pPr>
    </w:p>
    <w:p w14:paraId="208C655C"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If </w:t>
      </w:r>
      <w:r w:rsidRPr="00706350">
        <w:rPr>
          <w:rFonts w:ascii="Times New Roman" w:hAnsi="Times New Roman"/>
          <w:i/>
          <w:sz w:val="28"/>
          <w:szCs w:val="28"/>
        </w:rPr>
        <w:t>n</w:t>
      </w:r>
      <w:r w:rsidRPr="00D76CD6">
        <w:rPr>
          <w:rFonts w:ascii="Times New Roman" w:hAnsi="Times New Roman"/>
          <w:sz w:val="28"/>
          <w:szCs w:val="28"/>
        </w:rPr>
        <w:t xml:space="preserve"> is divisible by two odd primes </w:t>
      </w:r>
      <w:r w:rsidRPr="00706350">
        <w:rPr>
          <w:rFonts w:ascii="Times New Roman" w:hAnsi="Times New Roman"/>
          <w:i/>
          <w:sz w:val="28"/>
          <w:szCs w:val="28"/>
        </w:rPr>
        <w:t>p, q</w:t>
      </w:r>
      <w:r w:rsidRPr="00D76CD6">
        <w:rPr>
          <w:rFonts w:ascii="Times New Roman" w:hAnsi="Times New Roman"/>
          <w:sz w:val="28"/>
          <w:szCs w:val="28"/>
        </w:rPr>
        <w:t xml:space="preserve"> then </w:t>
      </w:r>
      <w:bookmarkStart w:id="175" w:name="OLE_LINK158"/>
      <w:bookmarkStart w:id="176" w:name="OLE_LINK159"/>
      <w:r w:rsidRPr="00706350">
        <w:rPr>
          <w:rFonts w:ascii="Times New Roman" w:hAnsi="Times New Roman"/>
          <w:position w:val="-10"/>
          <w:sz w:val="28"/>
          <w:szCs w:val="28"/>
        </w:rPr>
        <w:object w:dxaOrig="360" w:dyaOrig="340" w14:anchorId="45AE1888">
          <v:shape id="_x0000_i1354" type="#_x0000_t75" style="width:18.4pt;height:16.8pt" o:ole="">
            <v:imagedata r:id="rId30" o:title=""/>
          </v:shape>
          <o:OLEObject Type="Embed" ProgID="Equation.3" ShapeID="_x0000_i1354" DrawAspect="Content" ObjectID="_1585227520" r:id="rId618"/>
        </w:object>
      </w:r>
      <w:bookmarkEnd w:id="175"/>
      <w:bookmarkEnd w:id="176"/>
      <w:r w:rsidRPr="00D76CD6">
        <w:rPr>
          <w:rFonts w:ascii="Times New Roman" w:hAnsi="Times New Roman"/>
          <w:sz w:val="28"/>
          <w:szCs w:val="28"/>
        </w:rPr>
        <w:t xml:space="preserve"> has </w:t>
      </w:r>
      <w:r w:rsidRPr="00706350">
        <w:rPr>
          <w:rFonts w:ascii="Times New Roman" w:hAnsi="Times New Roman"/>
          <w:position w:val="-14"/>
          <w:sz w:val="28"/>
          <w:szCs w:val="28"/>
        </w:rPr>
        <w:object w:dxaOrig="960" w:dyaOrig="380" w14:anchorId="42EFEB74">
          <v:shape id="_x0000_i1355" type="#_x0000_t75" style="width:48pt;height:19.2pt" o:ole="">
            <v:imagedata r:id="rId619" o:title=""/>
          </v:shape>
          <o:OLEObject Type="Embed" ProgID="Equation.3" ShapeID="_x0000_i1355" DrawAspect="Content" ObjectID="_1585227521" r:id="rId620"/>
        </w:object>
      </w:r>
      <w:r w:rsidRPr="00D76CD6">
        <w:rPr>
          <w:rFonts w:ascii="Times New Roman" w:hAnsi="Times New Roman"/>
          <w:sz w:val="28"/>
          <w:szCs w:val="28"/>
        </w:rPr>
        <w:t xml:space="preserve"> as a subgroup and since both </w:t>
      </w:r>
      <w:r w:rsidRPr="00706350">
        <w:rPr>
          <w:rFonts w:ascii="Times New Roman" w:hAnsi="Times New Roman"/>
          <w:position w:val="-14"/>
          <w:sz w:val="28"/>
          <w:szCs w:val="28"/>
        </w:rPr>
        <w:object w:dxaOrig="380" w:dyaOrig="380" w14:anchorId="09289703">
          <v:shape id="_x0000_i1356" type="#_x0000_t75" style="width:19.2pt;height:19.2pt" o:ole="">
            <v:imagedata r:id="rId621" o:title=""/>
          </v:shape>
          <o:OLEObject Type="Embed" ProgID="Equation.3" ShapeID="_x0000_i1356" DrawAspect="Content" ObjectID="_1585227522" r:id="rId622"/>
        </w:object>
      </w:r>
      <w:r w:rsidRPr="00D76CD6">
        <w:rPr>
          <w:rFonts w:ascii="Times New Roman" w:hAnsi="Times New Roman"/>
          <w:sz w:val="28"/>
          <w:szCs w:val="28"/>
        </w:rPr>
        <w:t xml:space="preserve"> and </w:t>
      </w:r>
      <w:r w:rsidRPr="00706350">
        <w:rPr>
          <w:rFonts w:ascii="Times New Roman" w:hAnsi="Times New Roman"/>
          <w:position w:val="-14"/>
          <w:sz w:val="28"/>
          <w:szCs w:val="28"/>
        </w:rPr>
        <w:object w:dxaOrig="360" w:dyaOrig="380" w14:anchorId="753607B5">
          <v:shape id="_x0000_i1357" type="#_x0000_t75" style="width:18.4pt;height:19.2pt" o:ole="">
            <v:imagedata r:id="rId623" o:title=""/>
          </v:shape>
          <o:OLEObject Type="Embed" ProgID="Equation.3" ShapeID="_x0000_i1357" DrawAspect="Content" ObjectID="_1585227523" r:id="rId624"/>
        </w:object>
      </w:r>
      <w:r w:rsidRPr="00D76CD6">
        <w:rPr>
          <w:rFonts w:ascii="Times New Roman" w:hAnsi="Times New Roman"/>
          <w:sz w:val="28"/>
          <w:szCs w:val="28"/>
        </w:rPr>
        <w:t xml:space="preserve"> have even order this contains </w:t>
      </w:r>
      <w:r w:rsidRPr="00706350">
        <w:rPr>
          <w:rFonts w:ascii="Times New Roman" w:hAnsi="Times New Roman"/>
          <w:position w:val="-10"/>
          <w:sz w:val="28"/>
          <w:szCs w:val="28"/>
        </w:rPr>
        <w:object w:dxaOrig="920" w:dyaOrig="340" w14:anchorId="34D29EBE">
          <v:shape id="_x0000_i1358" type="#_x0000_t75" style="width:46.4pt;height:16.8pt" o:ole="">
            <v:imagedata r:id="rId625" o:title=""/>
          </v:shape>
          <o:OLEObject Type="Embed" ProgID="Equation.3" ShapeID="_x0000_i1358" DrawAspect="Content" ObjectID="_1585227524" r:id="rId626"/>
        </w:object>
      </w:r>
      <w:r w:rsidRPr="00D76CD6">
        <w:rPr>
          <w:rFonts w:ascii="Times New Roman" w:hAnsi="Times New Roman"/>
          <w:sz w:val="28"/>
          <w:szCs w:val="28"/>
        </w:rPr>
        <w:t xml:space="preserve"> as a subgroup and cannot be cyclic. Similarly, if </w:t>
      </w:r>
      <w:r w:rsidRPr="006F4ECE">
        <w:rPr>
          <w:rFonts w:ascii="Times New Roman" w:hAnsi="Times New Roman"/>
          <w:i/>
          <w:sz w:val="28"/>
          <w:szCs w:val="28"/>
        </w:rPr>
        <w:t>n</w:t>
      </w:r>
      <w:r w:rsidRPr="00D76CD6">
        <w:rPr>
          <w:rFonts w:ascii="Times New Roman" w:hAnsi="Times New Roman"/>
          <w:sz w:val="28"/>
          <w:szCs w:val="28"/>
        </w:rPr>
        <w:t xml:space="preserve"> is divisible by 4 and by an odd prime then </w:t>
      </w:r>
      <w:r w:rsidRPr="00706350">
        <w:rPr>
          <w:rFonts w:ascii="Times New Roman" w:hAnsi="Times New Roman"/>
          <w:position w:val="-10"/>
          <w:sz w:val="28"/>
          <w:szCs w:val="28"/>
        </w:rPr>
        <w:object w:dxaOrig="360" w:dyaOrig="340" w14:anchorId="0F20BFC2">
          <v:shape id="_x0000_i1359" type="#_x0000_t75" style="width:18.4pt;height:16.8pt" o:ole="">
            <v:imagedata r:id="rId30" o:title=""/>
          </v:shape>
          <o:OLEObject Type="Embed" ProgID="Equation.3" ShapeID="_x0000_i1359" DrawAspect="Content" ObjectID="_1585227525" r:id="rId627"/>
        </w:object>
      </w:r>
      <w:r w:rsidRPr="00D76CD6">
        <w:rPr>
          <w:rFonts w:ascii="Times New Roman" w:hAnsi="Times New Roman"/>
          <w:sz w:val="28"/>
          <w:szCs w:val="28"/>
        </w:rPr>
        <w:t xml:space="preserve"> cannot be cyclic.</w:t>
      </w:r>
    </w:p>
    <w:p w14:paraId="45193038" w14:textId="77777777" w:rsidR="006D299A" w:rsidRPr="00D76CD6" w:rsidRDefault="006D299A" w:rsidP="006D299A">
      <w:pPr>
        <w:spacing w:line="360" w:lineRule="atLeast"/>
        <w:ind w:left="720" w:hanging="720"/>
        <w:jc w:val="both"/>
        <w:rPr>
          <w:rFonts w:ascii="Times New Roman" w:hAnsi="Times New Roman"/>
          <w:sz w:val="28"/>
          <w:szCs w:val="28"/>
        </w:rPr>
      </w:pPr>
    </w:p>
    <w:p w14:paraId="725BBE3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r>
      <w:bookmarkStart w:id="177" w:name="OLE_LINK169"/>
      <w:bookmarkStart w:id="178" w:name="OLE_LINK170"/>
      <w:r w:rsidRPr="00D76CD6">
        <w:rPr>
          <w:rFonts w:ascii="Times New Roman" w:hAnsi="Times New Roman"/>
          <w:sz w:val="28"/>
          <w:szCs w:val="28"/>
        </w:rPr>
        <w:t xml:space="preserve">Let </w:t>
      </w:r>
      <w:r w:rsidRPr="00706350">
        <w:rPr>
          <w:rFonts w:ascii="Times New Roman" w:hAnsi="Times New Roman"/>
          <w:i/>
          <w:sz w:val="28"/>
          <w:szCs w:val="28"/>
        </w:rPr>
        <w:t>p</w:t>
      </w:r>
      <w:r w:rsidRPr="00D76CD6">
        <w:rPr>
          <w:rFonts w:ascii="Times New Roman" w:hAnsi="Times New Roman"/>
          <w:sz w:val="28"/>
          <w:szCs w:val="28"/>
        </w:rPr>
        <w:t xml:space="preserve"> be an odd prime. Then </w:t>
      </w:r>
      <w:r w:rsidRPr="00706350">
        <w:rPr>
          <w:rFonts w:ascii="Times New Roman" w:hAnsi="Times New Roman"/>
          <w:i/>
          <w:sz w:val="28"/>
          <w:szCs w:val="28"/>
        </w:rPr>
        <w:t>p</w:t>
      </w:r>
      <w:r w:rsidRPr="00D76CD6">
        <w:rPr>
          <w:rFonts w:ascii="Times New Roman" w:hAnsi="Times New Roman"/>
          <w:sz w:val="28"/>
          <w:szCs w:val="28"/>
        </w:rPr>
        <w:t xml:space="preserve"> has a primitive root.</w:t>
      </w:r>
      <w:bookmarkEnd w:id="177"/>
      <w:bookmarkEnd w:id="178"/>
    </w:p>
    <w:p w14:paraId="449D3712"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p>
    <w:p w14:paraId="5E568760"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Proof</w:t>
      </w:r>
    </w:p>
    <w:p w14:paraId="389465E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The ring </w:t>
      </w:r>
      <w:r w:rsidRPr="00706350">
        <w:rPr>
          <w:rFonts w:ascii="Times New Roman" w:hAnsi="Times New Roman"/>
          <w:position w:val="-14"/>
          <w:sz w:val="28"/>
          <w:szCs w:val="28"/>
        </w:rPr>
        <w:object w:dxaOrig="380" w:dyaOrig="380" w14:anchorId="76693C0E">
          <v:shape id="_x0000_i1360" type="#_x0000_t75" style="width:19.2pt;height:19.2pt" o:ole="">
            <v:imagedata r:id="rId83" o:title=""/>
          </v:shape>
          <o:OLEObject Type="Embed" ProgID="Equation.3" ShapeID="_x0000_i1360" DrawAspect="Content" ObjectID="_1585227526" r:id="rId628"/>
        </w:object>
      </w:r>
      <w:r w:rsidRPr="00D76CD6">
        <w:rPr>
          <w:rFonts w:ascii="Times New Roman" w:hAnsi="Times New Roman"/>
          <w:sz w:val="28"/>
          <w:szCs w:val="28"/>
        </w:rPr>
        <w:t xml:space="preserve"> is a field and in any field a polynomial </w:t>
      </w:r>
      <w:r w:rsidRPr="00706350">
        <w:rPr>
          <w:rFonts w:ascii="Times New Roman" w:hAnsi="Times New Roman"/>
          <w:i/>
          <w:sz w:val="28"/>
          <w:szCs w:val="28"/>
        </w:rPr>
        <w:t>P</w:t>
      </w:r>
      <w:r w:rsidRPr="00D76CD6">
        <w:rPr>
          <w:rFonts w:ascii="Times New Roman" w:hAnsi="Times New Roman"/>
          <w:sz w:val="28"/>
          <w:szCs w:val="28"/>
        </w:rPr>
        <w:t xml:space="preserve"> of degree </w:t>
      </w:r>
      <w:r w:rsidRPr="00706350">
        <w:rPr>
          <w:rFonts w:ascii="Times New Roman" w:hAnsi="Times New Roman"/>
          <w:i/>
          <w:sz w:val="28"/>
          <w:szCs w:val="28"/>
        </w:rPr>
        <w:t>d</w:t>
      </w:r>
      <w:r w:rsidRPr="00D76CD6">
        <w:rPr>
          <w:rFonts w:ascii="Times New Roman" w:hAnsi="Times New Roman"/>
          <w:sz w:val="28"/>
          <w:szCs w:val="28"/>
        </w:rPr>
        <w:t xml:space="preserve"> can have at most </w:t>
      </w:r>
      <w:r w:rsidRPr="00706350">
        <w:rPr>
          <w:rFonts w:ascii="Times New Roman" w:hAnsi="Times New Roman"/>
          <w:i/>
          <w:sz w:val="28"/>
          <w:szCs w:val="28"/>
        </w:rPr>
        <w:t>d</w:t>
      </w:r>
      <w:r w:rsidRPr="00D76CD6">
        <w:rPr>
          <w:rFonts w:ascii="Times New Roman" w:hAnsi="Times New Roman"/>
          <w:sz w:val="28"/>
          <w:szCs w:val="28"/>
        </w:rPr>
        <w:t xml:space="preserve"> zeros since if </w:t>
      </w:r>
      <w:r w:rsidRPr="00706350">
        <w:rPr>
          <w:rFonts w:ascii="Times New Roman" w:hAnsi="Times New Roman"/>
          <w:i/>
          <w:sz w:val="28"/>
          <w:szCs w:val="28"/>
        </w:rPr>
        <w:t>a</w:t>
      </w:r>
      <w:r w:rsidRPr="00D76CD6">
        <w:rPr>
          <w:rFonts w:ascii="Times New Roman" w:hAnsi="Times New Roman"/>
          <w:sz w:val="28"/>
          <w:szCs w:val="28"/>
        </w:rPr>
        <w:t xml:space="preserve"> is a zero of </w:t>
      </w:r>
      <w:r w:rsidRPr="00706350">
        <w:rPr>
          <w:rFonts w:ascii="Times New Roman" w:hAnsi="Times New Roman"/>
          <w:i/>
          <w:sz w:val="28"/>
          <w:szCs w:val="28"/>
        </w:rPr>
        <w:t>P</w:t>
      </w:r>
      <w:r w:rsidRPr="00D76CD6">
        <w:rPr>
          <w:rFonts w:ascii="Times New Roman" w:hAnsi="Times New Roman"/>
          <w:sz w:val="28"/>
          <w:szCs w:val="28"/>
        </w:rPr>
        <w:t xml:space="preserve"> we may write </w:t>
      </w:r>
      <w:r w:rsidRPr="00706350">
        <w:rPr>
          <w:rFonts w:ascii="Times New Roman" w:hAnsi="Times New Roman"/>
          <w:i/>
          <w:sz w:val="28"/>
          <w:szCs w:val="28"/>
        </w:rPr>
        <w:t>P</w:t>
      </w:r>
      <w:r w:rsidRPr="00D76CD6">
        <w:rPr>
          <w:rFonts w:ascii="Times New Roman" w:hAnsi="Times New Roman"/>
          <w:sz w:val="28"/>
          <w:szCs w:val="28"/>
        </w:rPr>
        <w:t xml:space="preserve"> = (</w:t>
      </w:r>
      <w:r w:rsidRPr="00706350">
        <w:rPr>
          <w:rFonts w:ascii="Times New Roman" w:hAnsi="Times New Roman"/>
          <w:i/>
          <w:sz w:val="28"/>
          <w:szCs w:val="28"/>
        </w:rPr>
        <w:t>x – </w:t>
      </w:r>
      <w:proofErr w:type="gramStart"/>
      <w:r w:rsidRPr="00706350">
        <w:rPr>
          <w:rFonts w:ascii="Times New Roman" w:hAnsi="Times New Roman"/>
          <w:i/>
          <w:sz w:val="28"/>
          <w:szCs w:val="28"/>
        </w:rPr>
        <w:t>a</w:t>
      </w:r>
      <w:r w:rsidRPr="00D76CD6">
        <w:rPr>
          <w:rFonts w:ascii="Times New Roman" w:hAnsi="Times New Roman"/>
          <w:sz w:val="28"/>
          <w:szCs w:val="28"/>
        </w:rPr>
        <w:t>)</w:t>
      </w:r>
      <w:r w:rsidRPr="00706350">
        <w:rPr>
          <w:rFonts w:ascii="Times New Roman" w:hAnsi="Times New Roman"/>
          <w:i/>
          <w:sz w:val="28"/>
          <w:szCs w:val="28"/>
        </w:rPr>
        <w:t>Q</w:t>
      </w:r>
      <w:proofErr w:type="gramEnd"/>
      <w:r w:rsidRPr="00D76CD6">
        <w:rPr>
          <w:rFonts w:ascii="Times New Roman" w:hAnsi="Times New Roman"/>
          <w:sz w:val="28"/>
          <w:szCs w:val="28"/>
        </w:rPr>
        <w:t xml:space="preserve"> with </w:t>
      </w:r>
      <w:r w:rsidRPr="00706350">
        <w:rPr>
          <w:rFonts w:ascii="Times New Roman" w:hAnsi="Times New Roman"/>
          <w:i/>
          <w:sz w:val="28"/>
          <w:szCs w:val="28"/>
        </w:rPr>
        <w:t>Q</w:t>
      </w:r>
      <w:r w:rsidRPr="00D76CD6">
        <w:rPr>
          <w:rFonts w:ascii="Times New Roman" w:hAnsi="Times New Roman"/>
          <w:sz w:val="28"/>
          <w:szCs w:val="28"/>
        </w:rPr>
        <w:t xml:space="preserve"> a polynomial of degree </w:t>
      </w:r>
      <w:r w:rsidRPr="00706350">
        <w:rPr>
          <w:rFonts w:ascii="Times New Roman" w:hAnsi="Times New Roman"/>
          <w:i/>
          <w:sz w:val="28"/>
          <w:szCs w:val="28"/>
        </w:rPr>
        <w:t>d</w:t>
      </w:r>
      <w:r w:rsidRPr="00D76CD6">
        <w:rPr>
          <w:rFonts w:ascii="Times New Roman" w:hAnsi="Times New Roman"/>
          <w:sz w:val="28"/>
          <w:szCs w:val="28"/>
        </w:rPr>
        <w:t xml:space="preserve"> – 1.</w:t>
      </w:r>
    </w:p>
    <w:p w14:paraId="3016750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t xml:space="preserve">Now if </w:t>
      </w:r>
      <w:r w:rsidRPr="00706350">
        <w:rPr>
          <w:rFonts w:ascii="Times New Roman" w:hAnsi="Times New Roman"/>
          <w:position w:val="-14"/>
          <w:sz w:val="28"/>
          <w:szCs w:val="28"/>
        </w:rPr>
        <w:object w:dxaOrig="380" w:dyaOrig="380" w14:anchorId="3E31E956">
          <v:shape id="_x0000_i1361" type="#_x0000_t75" style="width:19.2pt;height:19.2pt" o:ole="">
            <v:imagedata r:id="rId621" o:title=""/>
          </v:shape>
          <o:OLEObject Type="Embed" ProgID="Equation.3" ShapeID="_x0000_i1361" DrawAspect="Content" ObjectID="_1585227527" r:id="rId629"/>
        </w:object>
      </w:r>
      <w:r w:rsidRPr="00D76CD6">
        <w:rPr>
          <w:rFonts w:ascii="Times New Roman" w:hAnsi="Times New Roman"/>
          <w:sz w:val="28"/>
          <w:szCs w:val="28"/>
        </w:rPr>
        <w:t xml:space="preserve"> is not cyclic we may write it as a direct product </w:t>
      </w:r>
      <w:r w:rsidRPr="00706350">
        <w:rPr>
          <w:rFonts w:ascii="Times New Roman" w:hAnsi="Times New Roman"/>
          <w:position w:val="-14"/>
          <w:sz w:val="28"/>
          <w:szCs w:val="28"/>
        </w:rPr>
        <w:object w:dxaOrig="2180" w:dyaOrig="380" w14:anchorId="1BD152A6">
          <v:shape id="_x0000_i1362" type="#_x0000_t75" style="width:108.8pt;height:19.2pt" o:ole="">
            <v:imagedata r:id="rId630" o:title=""/>
          </v:shape>
          <o:OLEObject Type="Embed" ProgID="Equation.3" ShapeID="_x0000_i1362" DrawAspect="Content" ObjectID="_1585227528" r:id="rId631"/>
        </w:object>
      </w:r>
      <w:r w:rsidRPr="00D76CD6">
        <w:rPr>
          <w:rFonts w:ascii="Times New Roman" w:hAnsi="Times New Roman"/>
          <w:sz w:val="28"/>
          <w:szCs w:val="28"/>
        </w:rPr>
        <w:t xml:space="preserve"> with</w:t>
      </w:r>
      <w:r w:rsidRPr="00D76CD6">
        <w:rPr>
          <w:rFonts w:ascii="Times New Roman" w:hAnsi="Times New Roman"/>
          <w:sz w:val="28"/>
          <w:szCs w:val="28"/>
        </w:rPr>
        <w:tab/>
      </w:r>
      <w:r w:rsidRPr="00706350">
        <w:rPr>
          <w:rFonts w:ascii="Times New Roman" w:hAnsi="Times New Roman"/>
          <w:position w:val="-10"/>
          <w:sz w:val="28"/>
          <w:szCs w:val="28"/>
        </w:rPr>
        <w:object w:dxaOrig="1500" w:dyaOrig="340" w14:anchorId="485C6BF1">
          <v:shape id="_x0000_i1363" type="#_x0000_t75" style="width:75.2pt;height:16.8pt" o:ole="">
            <v:imagedata r:id="rId585" o:title=""/>
          </v:shape>
          <o:OLEObject Type="Embed" ProgID="Equation.3" ShapeID="_x0000_i1363" DrawAspect="Content" ObjectID="_1585227529" r:id="rId632"/>
        </w:object>
      </w:r>
      <w:r w:rsidRPr="00D76CD6">
        <w:rPr>
          <w:rFonts w:ascii="Times New Roman" w:hAnsi="Times New Roman"/>
          <w:sz w:val="28"/>
          <w:szCs w:val="28"/>
        </w:rPr>
        <w:t xml:space="preserve">. But then all the elements would satisfy the equation </w:t>
      </w:r>
      <w:r w:rsidRPr="00706350">
        <w:rPr>
          <w:rFonts w:ascii="Times New Roman" w:hAnsi="Times New Roman"/>
          <w:position w:val="-2"/>
          <w:sz w:val="28"/>
          <w:szCs w:val="28"/>
        </w:rPr>
        <w:object w:dxaOrig="820" w:dyaOrig="320" w14:anchorId="1CA5DAE3">
          <v:shape id="_x0000_i1364" type="#_x0000_t75" style="width:40.8pt;height:16pt" o:ole="">
            <v:imagedata r:id="rId633" o:title=""/>
          </v:shape>
          <o:OLEObject Type="Embed" ProgID="Equation.3" ShapeID="_x0000_i1364" DrawAspect="Content" ObjectID="_1585227530" r:id="rId634"/>
        </w:object>
      </w:r>
      <w:r w:rsidRPr="00D76CD6">
        <w:rPr>
          <w:rFonts w:ascii="Times New Roman" w:hAnsi="Times New Roman"/>
          <w:sz w:val="28"/>
          <w:szCs w:val="28"/>
        </w:rPr>
        <w:t xml:space="preserve"> and this would give too many solutions.</w:t>
      </w:r>
      <w:r w:rsidRPr="00184D7B">
        <w:rPr>
          <w:rFonts w:ascii="Times New Roman" w:hAnsi="Times New Roman"/>
          <w:sz w:val="28"/>
          <w:szCs w:val="28"/>
        </w:rPr>
        <w:t xml:space="preserve"> </w:t>
      </w:r>
      <w:r w:rsidRPr="003A0521">
        <w:rPr>
          <w:color w:val="000000"/>
          <w:sz w:val="28"/>
        </w:rPr>
        <w:tab/>
      </w:r>
      <w:r w:rsidR="00423F81">
        <w:rPr>
          <w:noProof/>
          <w:color w:val="000000"/>
          <w:sz w:val="28"/>
          <w:lang w:val="en-GB" w:eastAsia="zh-CN"/>
        </w:rPr>
        <w:drawing>
          <wp:inline distT="0" distB="0" distL="0" distR="0" wp14:anchorId="21CB043E" wp14:editId="046E86D5">
            <wp:extent cx="132080" cy="132080"/>
            <wp:effectExtent l="2540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894A87E" w14:textId="77777777" w:rsidR="006D299A" w:rsidRPr="00D76CD6" w:rsidRDefault="006D299A" w:rsidP="006D299A">
      <w:pPr>
        <w:spacing w:line="360" w:lineRule="atLeast"/>
        <w:ind w:left="720" w:hanging="720"/>
        <w:jc w:val="both"/>
        <w:rPr>
          <w:rFonts w:ascii="Times New Roman" w:hAnsi="Times New Roman"/>
          <w:sz w:val="28"/>
          <w:szCs w:val="28"/>
        </w:rPr>
      </w:pPr>
    </w:p>
    <w:p w14:paraId="2A10DBE4"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lastRenderedPageBreak/>
        <w:t>4)</w:t>
      </w:r>
      <w:r w:rsidRPr="00D76CD6">
        <w:rPr>
          <w:rFonts w:ascii="Times New Roman" w:hAnsi="Times New Roman"/>
          <w:sz w:val="28"/>
          <w:szCs w:val="28"/>
        </w:rPr>
        <w:tab/>
        <w:t xml:space="preserve">Let </w:t>
      </w:r>
      <w:r w:rsidRPr="00706350">
        <w:rPr>
          <w:rFonts w:ascii="Times New Roman" w:hAnsi="Times New Roman"/>
          <w:i/>
          <w:sz w:val="28"/>
          <w:szCs w:val="28"/>
        </w:rPr>
        <w:t>p</w:t>
      </w:r>
      <w:r w:rsidRPr="00D76CD6">
        <w:rPr>
          <w:rFonts w:ascii="Times New Roman" w:hAnsi="Times New Roman"/>
          <w:sz w:val="28"/>
          <w:szCs w:val="28"/>
        </w:rPr>
        <w:t xml:space="preserve"> be an odd prime. </w:t>
      </w:r>
      <w:r w:rsidRPr="00706350">
        <w:rPr>
          <w:rFonts w:ascii="Times New Roman" w:hAnsi="Times New Roman"/>
          <w:sz w:val="28"/>
        </w:rPr>
        <w:t xml:space="preserve">Then </w:t>
      </w:r>
      <w:r w:rsidRPr="00706350">
        <w:rPr>
          <w:rFonts w:ascii="Times New Roman" w:hAnsi="Times New Roman"/>
          <w:position w:val="-8"/>
          <w:sz w:val="28"/>
        </w:rPr>
        <w:object w:dxaOrig="340" w:dyaOrig="380" w14:anchorId="1F3757B9">
          <v:shape id="_x0000_i1365" type="#_x0000_t75" style="width:16.8pt;height:19.2pt" o:ole="">
            <v:imagedata r:id="rId59" o:title=""/>
          </v:shape>
          <o:OLEObject Type="Embed" ProgID="Equation.3" ShapeID="_x0000_i1365" DrawAspect="Content" ObjectID="_1585227531" r:id="rId635"/>
        </w:object>
      </w:r>
      <w:r w:rsidRPr="00706350">
        <w:rPr>
          <w:rFonts w:ascii="Times New Roman" w:hAnsi="Times New Roman"/>
          <w:sz w:val="28"/>
        </w:rPr>
        <w:t xml:space="preserve"> has</w:t>
      </w:r>
      <w:r w:rsidRPr="00D76CD6">
        <w:rPr>
          <w:rFonts w:ascii="Times New Roman" w:hAnsi="Times New Roman"/>
          <w:sz w:val="28"/>
          <w:szCs w:val="28"/>
        </w:rPr>
        <w:t xml:space="preserve"> a primitive root.</w:t>
      </w:r>
    </w:p>
    <w:p w14:paraId="63D085CE" w14:textId="77777777" w:rsidR="006D299A" w:rsidRPr="00706350" w:rsidRDefault="006D299A" w:rsidP="006D299A">
      <w:pPr>
        <w:spacing w:line="360" w:lineRule="atLeast"/>
        <w:ind w:left="720"/>
        <w:jc w:val="both"/>
        <w:rPr>
          <w:rFonts w:ascii="Times New Roman" w:hAnsi="Times New Roman"/>
          <w:b/>
          <w:sz w:val="28"/>
          <w:szCs w:val="28"/>
        </w:rPr>
      </w:pPr>
    </w:p>
    <w:p w14:paraId="51AA10B8"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Proof</w:t>
      </w:r>
    </w:p>
    <w:p w14:paraId="0450375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ring homomorphism </w:t>
      </w:r>
      <w:r w:rsidRPr="00706350">
        <w:rPr>
          <w:rFonts w:ascii="Times New Roman" w:hAnsi="Times New Roman"/>
          <w:position w:val="-18"/>
          <w:sz w:val="28"/>
          <w:szCs w:val="28"/>
        </w:rPr>
        <w:object w:dxaOrig="1220" w:dyaOrig="420" w14:anchorId="292D0C7B">
          <v:shape id="_x0000_i1366" type="#_x0000_t75" style="width:60.8pt;height:20.8pt" o:ole="">
            <v:imagedata r:id="rId636" o:title=""/>
          </v:shape>
          <o:OLEObject Type="Embed" ProgID="Equation.3" ShapeID="_x0000_i1366" DrawAspect="Content" ObjectID="_1585227532" r:id="rId637"/>
        </w:object>
      </w:r>
      <w:r w:rsidRPr="00D76CD6">
        <w:rPr>
          <w:rFonts w:ascii="Times New Roman" w:hAnsi="Times New Roman"/>
          <w:sz w:val="28"/>
          <w:szCs w:val="28"/>
        </w:rPr>
        <w:t xml:space="preserve"> given by </w:t>
      </w:r>
      <w:r w:rsidRPr="00706350">
        <w:rPr>
          <w:rFonts w:ascii="Times New Roman" w:hAnsi="Times New Roman"/>
          <w:position w:val="-10"/>
          <w:sz w:val="28"/>
          <w:szCs w:val="28"/>
        </w:rPr>
        <w:object w:dxaOrig="1700" w:dyaOrig="320" w14:anchorId="40448DF8">
          <v:shape id="_x0000_i1367" type="#_x0000_t75" style="width:84.8pt;height:16pt" o:ole="">
            <v:imagedata r:id="rId638" o:title=""/>
          </v:shape>
          <o:OLEObject Type="Embed" ProgID="Equation.3" ShapeID="_x0000_i1367" DrawAspect="Content" ObjectID="_1585227533" r:id="rId639"/>
        </w:object>
      </w:r>
      <w:r w:rsidRPr="00D76CD6">
        <w:rPr>
          <w:rFonts w:ascii="Times New Roman" w:hAnsi="Times New Roman"/>
          <w:sz w:val="28"/>
          <w:szCs w:val="28"/>
        </w:rPr>
        <w:t xml:space="preserve"> is an onto map and so maps some element to the primitive root </w:t>
      </w:r>
      <w:r w:rsidRPr="00706350">
        <w:rPr>
          <w:rFonts w:ascii="Times New Roman" w:hAnsi="Times New Roman"/>
          <w:i/>
          <w:sz w:val="28"/>
          <w:szCs w:val="28"/>
        </w:rPr>
        <w:t>r</w:t>
      </w:r>
      <w:r w:rsidRPr="00D76CD6">
        <w:rPr>
          <w:rFonts w:ascii="Times New Roman" w:hAnsi="Times New Roman"/>
          <w:sz w:val="28"/>
          <w:szCs w:val="28"/>
        </w:rPr>
        <w:t xml:space="preserve"> for </w:t>
      </w:r>
      <w:r w:rsidRPr="00706350">
        <w:rPr>
          <w:rFonts w:ascii="Times New Roman" w:hAnsi="Times New Roman"/>
          <w:i/>
          <w:sz w:val="28"/>
          <w:szCs w:val="28"/>
        </w:rPr>
        <w:t>p</w:t>
      </w:r>
      <w:r w:rsidRPr="00D76CD6">
        <w:rPr>
          <w:rFonts w:ascii="Times New Roman" w:hAnsi="Times New Roman"/>
          <w:sz w:val="28"/>
          <w:szCs w:val="28"/>
        </w:rPr>
        <w:t xml:space="preserve">. </w:t>
      </w:r>
      <w:proofErr w:type="gramStart"/>
      <w:r w:rsidRPr="00D76CD6">
        <w:rPr>
          <w:rFonts w:ascii="Times New Roman" w:hAnsi="Times New Roman"/>
          <w:sz w:val="28"/>
          <w:szCs w:val="28"/>
        </w:rPr>
        <w:t>So</w:t>
      </w:r>
      <w:proofErr w:type="gramEnd"/>
      <w:r w:rsidRPr="00D76CD6">
        <w:rPr>
          <w:rFonts w:ascii="Times New Roman" w:hAnsi="Times New Roman"/>
          <w:sz w:val="28"/>
          <w:szCs w:val="28"/>
        </w:rPr>
        <w:t xml:space="preserve"> a suitable power of this element </w:t>
      </w:r>
      <w:r w:rsidRPr="00706350">
        <w:rPr>
          <w:rFonts w:ascii="Times New Roman" w:hAnsi="Times New Roman"/>
          <w:i/>
          <w:sz w:val="28"/>
          <w:szCs w:val="28"/>
        </w:rPr>
        <w:t>y</w:t>
      </w:r>
      <w:r w:rsidRPr="00D76CD6">
        <w:rPr>
          <w:rFonts w:ascii="Times New Roman" w:hAnsi="Times New Roman"/>
          <w:sz w:val="28"/>
          <w:szCs w:val="28"/>
        </w:rPr>
        <w:t xml:space="preserve"> (say) has order </w:t>
      </w:r>
      <w:r w:rsidRPr="00706350">
        <w:rPr>
          <w:rFonts w:ascii="Times New Roman" w:hAnsi="Times New Roman"/>
          <w:i/>
          <w:sz w:val="28"/>
          <w:szCs w:val="28"/>
        </w:rPr>
        <w:t>p</w:t>
      </w:r>
      <w:r w:rsidRPr="00D76CD6">
        <w:rPr>
          <w:rFonts w:ascii="Times New Roman" w:hAnsi="Times New Roman"/>
          <w:sz w:val="28"/>
          <w:szCs w:val="28"/>
        </w:rPr>
        <w:t xml:space="preserve"> – 1.</w:t>
      </w:r>
    </w:p>
    <w:p w14:paraId="1468C06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 element </w:t>
      </w:r>
      <w:bookmarkStart w:id="179" w:name="OLE_LINK171"/>
      <w:bookmarkStart w:id="180" w:name="OLE_LINK172"/>
      <w:r w:rsidRPr="00667594">
        <w:rPr>
          <w:rFonts w:ascii="Times New Roman" w:hAnsi="Times New Roman"/>
          <w:position w:val="-18"/>
          <w:sz w:val="28"/>
          <w:szCs w:val="28"/>
        </w:rPr>
        <w:object w:dxaOrig="1720" w:dyaOrig="420" w14:anchorId="21074148">
          <v:shape id="_x0000_i1368" type="#_x0000_t75" style="width:86.4pt;height:20.8pt" o:ole="">
            <v:imagedata r:id="rId640" o:title=""/>
          </v:shape>
          <o:OLEObject Type="Embed" ProgID="Equation.3" ShapeID="_x0000_i1368" DrawAspect="Content" ObjectID="_1585227534" r:id="rId641"/>
        </w:object>
      </w:r>
      <w:bookmarkEnd w:id="179"/>
      <w:bookmarkEnd w:id="180"/>
      <w:r w:rsidRPr="00D76CD6">
        <w:rPr>
          <w:rFonts w:ascii="Times New Roman" w:hAnsi="Times New Roman"/>
          <w:sz w:val="28"/>
          <w:szCs w:val="28"/>
        </w:rPr>
        <w:t xml:space="preserve"> satisfies </w:t>
      </w:r>
      <w:r w:rsidRPr="00667594">
        <w:rPr>
          <w:rFonts w:ascii="Times New Roman" w:hAnsi="Times New Roman"/>
          <w:position w:val="-4"/>
          <w:sz w:val="28"/>
          <w:szCs w:val="28"/>
        </w:rPr>
        <w:object w:dxaOrig="720" w:dyaOrig="340" w14:anchorId="2E6026FF">
          <v:shape id="_x0000_i1369" type="#_x0000_t75" style="width:36pt;height:16.8pt" o:ole="">
            <v:imagedata r:id="rId642" o:title=""/>
          </v:shape>
          <o:OLEObject Type="Embed" ProgID="Equation.3" ShapeID="_x0000_i1369" DrawAspect="Content" ObjectID="_1585227535" r:id="rId643"/>
        </w:object>
      </w:r>
      <w:r w:rsidRPr="00D76CD6">
        <w:rPr>
          <w:rFonts w:ascii="Times New Roman" w:hAnsi="Times New Roman"/>
          <w:sz w:val="28"/>
          <w:szCs w:val="28"/>
        </w:rPr>
        <w:t xml:space="preserve"> (by expanding by the binomial theorem and using the fact that the binomial coefficient </w:t>
      </w:r>
      <w:r w:rsidRPr="00706350">
        <w:rPr>
          <w:rFonts w:ascii="Times New Roman" w:hAnsi="Times New Roman"/>
          <w:position w:val="-32"/>
          <w:sz w:val="28"/>
          <w:szCs w:val="28"/>
        </w:rPr>
        <w:object w:dxaOrig="1760" w:dyaOrig="780" w14:anchorId="39C4D52F">
          <v:shape id="_x0000_i1370" type="#_x0000_t75" style="width:88pt;height:39.2pt" o:ole="">
            <v:imagedata r:id="rId644" o:title=""/>
          </v:shape>
          <o:OLEObject Type="Embed" ProgID="Equation.3" ShapeID="_x0000_i1370" DrawAspect="Content" ObjectID="_1585227536" r:id="rId645"/>
        </w:object>
      </w:r>
      <w:r w:rsidRPr="00D76CD6">
        <w:rPr>
          <w:rFonts w:ascii="Times New Roman" w:hAnsi="Times New Roman"/>
          <w:sz w:val="28"/>
          <w:szCs w:val="28"/>
        </w:rPr>
        <w:t xml:space="preserve"> for </w:t>
      </w:r>
      <w:r w:rsidRPr="00706350">
        <w:rPr>
          <w:rFonts w:ascii="Times New Roman" w:hAnsi="Times New Roman"/>
          <w:i/>
          <w:sz w:val="28"/>
          <w:szCs w:val="28"/>
        </w:rPr>
        <w:t>k</w:t>
      </w:r>
      <w:r w:rsidRPr="00D76CD6">
        <w:rPr>
          <w:rFonts w:ascii="Times New Roman" w:hAnsi="Times New Roman"/>
          <w:sz w:val="28"/>
          <w:szCs w:val="28"/>
        </w:rPr>
        <w:t xml:space="preserve"> &gt; 0). Hence this element has order </w:t>
      </w:r>
      <w:r w:rsidRPr="00667594">
        <w:rPr>
          <w:rFonts w:ascii="Times New Roman" w:hAnsi="Times New Roman"/>
          <w:i/>
          <w:sz w:val="28"/>
          <w:szCs w:val="28"/>
        </w:rPr>
        <w:t>p</w:t>
      </w:r>
      <w:r w:rsidRPr="00D76CD6">
        <w:rPr>
          <w:rFonts w:ascii="Times New Roman" w:hAnsi="Times New Roman"/>
          <w:sz w:val="28"/>
          <w:szCs w:val="28"/>
        </w:rPr>
        <w:t>.</w:t>
      </w:r>
    </w:p>
    <w:p w14:paraId="11AB070B"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 similar proof shows that </w:t>
      </w:r>
      <w:r w:rsidRPr="00667594">
        <w:rPr>
          <w:rFonts w:ascii="Times New Roman" w:hAnsi="Times New Roman"/>
          <w:position w:val="-18"/>
          <w:sz w:val="28"/>
          <w:szCs w:val="28"/>
        </w:rPr>
        <w:object w:dxaOrig="1720" w:dyaOrig="420" w14:anchorId="4F335007">
          <v:shape id="_x0000_i1371" type="#_x0000_t75" style="width:86.4pt;height:20.8pt" o:ole="">
            <v:imagedata r:id="rId646" o:title=""/>
          </v:shape>
          <o:OLEObject Type="Embed" ProgID="Equation.3" ShapeID="_x0000_i1371" DrawAspect="Content" ObjectID="_1585227537" r:id="rId647"/>
        </w:object>
      </w:r>
      <w:r w:rsidRPr="00D76CD6">
        <w:rPr>
          <w:rFonts w:ascii="Times New Roman" w:hAnsi="Times New Roman"/>
          <w:sz w:val="28"/>
          <w:szCs w:val="28"/>
        </w:rPr>
        <w:t xml:space="preserve"> has order </w:t>
      </w:r>
      <w:bookmarkStart w:id="181" w:name="OLE_LINK173"/>
      <w:bookmarkStart w:id="182" w:name="OLE_LINK174"/>
      <w:r w:rsidRPr="00667594">
        <w:rPr>
          <w:rFonts w:ascii="Times New Roman" w:hAnsi="Times New Roman"/>
          <w:position w:val="-8"/>
          <w:sz w:val="28"/>
          <w:szCs w:val="28"/>
        </w:rPr>
        <w:object w:dxaOrig="520" w:dyaOrig="380" w14:anchorId="7E920238">
          <v:shape id="_x0000_i1372" type="#_x0000_t75" style="width:26.4pt;height:19.2pt" o:ole="">
            <v:imagedata r:id="rId648" o:title=""/>
          </v:shape>
          <o:OLEObject Type="Embed" ProgID="Equation.3" ShapeID="_x0000_i1372" DrawAspect="Content" ObjectID="_1585227538" r:id="rId649"/>
        </w:object>
      </w:r>
      <w:bookmarkEnd w:id="181"/>
      <w:bookmarkEnd w:id="182"/>
      <w:r w:rsidRPr="00D76CD6">
        <w:rPr>
          <w:rFonts w:ascii="Times New Roman" w:hAnsi="Times New Roman"/>
          <w:sz w:val="28"/>
          <w:szCs w:val="28"/>
        </w:rPr>
        <w:t xml:space="preserve">. (This time one needs to check that </w:t>
      </w:r>
      <w:r w:rsidRPr="00667594">
        <w:rPr>
          <w:rFonts w:ascii="Times New Roman" w:hAnsi="Times New Roman"/>
          <w:position w:val="-8"/>
          <w:sz w:val="28"/>
          <w:szCs w:val="28"/>
        </w:rPr>
        <w:object w:dxaOrig="960" w:dyaOrig="380" w14:anchorId="426C0AD7">
          <v:shape id="_x0000_i1373" type="#_x0000_t75" style="width:48pt;height:19.2pt" o:ole="">
            <v:imagedata r:id="rId650" o:title=""/>
          </v:shape>
          <o:OLEObject Type="Embed" ProgID="Equation.3" ShapeID="_x0000_i1373" DrawAspect="Content" ObjectID="_1585227539" r:id="rId651"/>
        </w:object>
      </w:r>
      <w:r w:rsidRPr="00D76CD6">
        <w:rPr>
          <w:rFonts w:ascii="Times New Roman" w:hAnsi="Times New Roman"/>
          <w:sz w:val="28"/>
          <w:szCs w:val="28"/>
        </w:rPr>
        <w:t>)</w:t>
      </w:r>
    </w:p>
    <w:p w14:paraId="6939E49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Then the product of the elements </w:t>
      </w:r>
      <w:r w:rsidRPr="00706350">
        <w:rPr>
          <w:rFonts w:ascii="Times New Roman" w:hAnsi="Times New Roman"/>
          <w:i/>
          <w:sz w:val="28"/>
          <w:szCs w:val="28"/>
        </w:rPr>
        <w:t>y</w:t>
      </w:r>
      <w:r w:rsidRPr="00D76CD6">
        <w:rPr>
          <w:rFonts w:ascii="Times New Roman" w:hAnsi="Times New Roman"/>
          <w:sz w:val="28"/>
          <w:szCs w:val="28"/>
        </w:rPr>
        <w:t xml:space="preserve"> and </w:t>
      </w:r>
      <w:r w:rsidRPr="00706350">
        <w:rPr>
          <w:rFonts w:ascii="Times New Roman" w:hAnsi="Times New Roman"/>
          <w:i/>
          <w:sz w:val="28"/>
          <w:szCs w:val="28"/>
        </w:rPr>
        <w:t>z</w:t>
      </w:r>
      <w:r w:rsidRPr="00D76CD6">
        <w:rPr>
          <w:rFonts w:ascii="Times New Roman" w:hAnsi="Times New Roman"/>
          <w:sz w:val="28"/>
          <w:szCs w:val="28"/>
        </w:rPr>
        <w:t xml:space="preserve"> has order </w:t>
      </w:r>
      <w:r w:rsidRPr="00706350">
        <w:rPr>
          <w:rFonts w:ascii="Times New Roman" w:hAnsi="Times New Roman"/>
          <w:position w:val="-8"/>
          <w:sz w:val="28"/>
          <w:szCs w:val="28"/>
        </w:rPr>
        <w:object w:dxaOrig="2200" w:dyaOrig="380" w14:anchorId="45E8B48B">
          <v:shape id="_x0000_i1374" type="#_x0000_t75" style="width:110.4pt;height:19.2pt" o:ole="">
            <v:imagedata r:id="rId652" o:title=""/>
          </v:shape>
          <o:OLEObject Type="Embed" ProgID="Equation.3" ShapeID="_x0000_i1374" DrawAspect="Content" ObjectID="_1585227540" r:id="rId653"/>
        </w:object>
      </w:r>
      <w:r w:rsidRPr="00D76CD6">
        <w:rPr>
          <w:rFonts w:ascii="Times New Roman" w:hAnsi="Times New Roman"/>
          <w:sz w:val="28"/>
          <w:szCs w:val="28"/>
        </w:rPr>
        <w:t>. Hence this is a primitive root.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0B631B8E" wp14:editId="7424CF01">
            <wp:extent cx="132080" cy="132080"/>
            <wp:effectExtent l="2540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6D04875E"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p>
    <w:p w14:paraId="61CA18A8"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5)</w:t>
      </w:r>
      <w:r w:rsidRPr="00D76CD6">
        <w:rPr>
          <w:rFonts w:ascii="Times New Roman" w:hAnsi="Times New Roman"/>
          <w:sz w:val="28"/>
          <w:szCs w:val="28"/>
        </w:rPr>
        <w:tab/>
        <w:t xml:space="preserve">Let </w:t>
      </w:r>
      <w:r w:rsidRPr="00706350">
        <w:rPr>
          <w:rFonts w:ascii="Times New Roman" w:hAnsi="Times New Roman"/>
          <w:i/>
          <w:sz w:val="28"/>
          <w:szCs w:val="28"/>
        </w:rPr>
        <w:t>p</w:t>
      </w:r>
      <w:r w:rsidRPr="00D76CD6">
        <w:rPr>
          <w:rFonts w:ascii="Times New Roman" w:hAnsi="Times New Roman"/>
          <w:sz w:val="28"/>
          <w:szCs w:val="28"/>
        </w:rPr>
        <w:t xml:space="preserve"> be an odd prime. Then </w:t>
      </w:r>
      <w:r w:rsidRPr="00706350">
        <w:rPr>
          <w:rFonts w:ascii="Times New Roman" w:hAnsi="Times New Roman"/>
          <w:position w:val="-8"/>
          <w:sz w:val="28"/>
          <w:szCs w:val="28"/>
        </w:rPr>
        <w:object w:dxaOrig="480" w:dyaOrig="380" w14:anchorId="432650F3">
          <v:shape id="_x0000_i1375" type="#_x0000_t75" style="width:24pt;height:19.2pt" o:ole="">
            <v:imagedata r:id="rId654" o:title=""/>
          </v:shape>
          <o:OLEObject Type="Embed" ProgID="Equation.3" ShapeID="_x0000_i1375" DrawAspect="Content" ObjectID="_1585227541" r:id="rId655"/>
        </w:object>
      </w:r>
      <w:r w:rsidRPr="00D76CD6">
        <w:rPr>
          <w:rFonts w:ascii="Times New Roman" w:hAnsi="Times New Roman"/>
          <w:sz w:val="28"/>
          <w:szCs w:val="28"/>
        </w:rPr>
        <w:t xml:space="preserve"> has a primitive root.</w:t>
      </w:r>
    </w:p>
    <w:p w14:paraId="2120DA72" w14:textId="77777777" w:rsidR="006D299A" w:rsidRPr="00667594" w:rsidRDefault="006D299A" w:rsidP="006D299A">
      <w:pPr>
        <w:spacing w:line="360" w:lineRule="atLeast"/>
        <w:ind w:left="720"/>
        <w:jc w:val="both"/>
        <w:rPr>
          <w:rFonts w:ascii="Times New Roman" w:hAnsi="Times New Roman"/>
          <w:b/>
          <w:sz w:val="28"/>
          <w:szCs w:val="28"/>
        </w:rPr>
      </w:pPr>
    </w:p>
    <w:p w14:paraId="04691318" w14:textId="77777777" w:rsidR="006D299A" w:rsidRPr="00667594" w:rsidRDefault="006D299A" w:rsidP="006D299A">
      <w:pPr>
        <w:spacing w:line="360" w:lineRule="atLeast"/>
        <w:jc w:val="both"/>
        <w:rPr>
          <w:rFonts w:ascii="Times New Roman" w:hAnsi="Times New Roman"/>
          <w:b/>
          <w:sz w:val="28"/>
          <w:szCs w:val="28"/>
        </w:rPr>
      </w:pPr>
      <w:r w:rsidRPr="00667594">
        <w:rPr>
          <w:rFonts w:ascii="Times New Roman" w:hAnsi="Times New Roman"/>
          <w:b/>
          <w:sz w:val="28"/>
          <w:szCs w:val="28"/>
        </w:rPr>
        <w:t>Proof</w:t>
      </w:r>
    </w:p>
    <w:p w14:paraId="4E0E44B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Since the rings </w:t>
      </w:r>
      <w:bookmarkStart w:id="183" w:name="OLE_LINK175"/>
      <w:bookmarkStart w:id="184" w:name="OLE_LINK176"/>
      <w:r w:rsidRPr="00667594">
        <w:rPr>
          <w:rFonts w:ascii="Times New Roman" w:hAnsi="Times New Roman"/>
          <w:position w:val="-18"/>
          <w:sz w:val="28"/>
          <w:szCs w:val="28"/>
        </w:rPr>
        <w:object w:dxaOrig="1060" w:dyaOrig="420" w14:anchorId="2FFC5039">
          <v:shape id="_x0000_i1376" type="#_x0000_t75" style="width:52.8pt;height:20.8pt" o:ole="">
            <v:imagedata r:id="rId656" o:title=""/>
          </v:shape>
          <o:OLEObject Type="Embed" ProgID="Equation.3" ShapeID="_x0000_i1376" DrawAspect="Content" ObjectID="_1585227542" r:id="rId657"/>
        </w:object>
      </w:r>
      <w:bookmarkEnd w:id="183"/>
      <w:bookmarkEnd w:id="184"/>
      <w:r w:rsidRPr="00D76CD6">
        <w:rPr>
          <w:rFonts w:ascii="Times New Roman" w:hAnsi="Times New Roman"/>
          <w:sz w:val="28"/>
          <w:szCs w:val="28"/>
        </w:rPr>
        <w:t xml:space="preserve"> and </w:t>
      </w:r>
      <w:r w:rsidRPr="00667594">
        <w:rPr>
          <w:rFonts w:ascii="Times New Roman" w:hAnsi="Times New Roman"/>
          <w:position w:val="-18"/>
          <w:sz w:val="28"/>
          <w:szCs w:val="28"/>
        </w:rPr>
        <w:object w:dxaOrig="600" w:dyaOrig="420" w14:anchorId="7D9E5B4B">
          <v:shape id="_x0000_i1377" type="#_x0000_t75" style="width:30.4pt;height:20.8pt" o:ole="">
            <v:imagedata r:id="rId658" o:title=""/>
          </v:shape>
          <o:OLEObject Type="Embed" ProgID="Equation.3" ShapeID="_x0000_i1377" DrawAspect="Content" ObjectID="_1585227543" r:id="rId659"/>
        </w:object>
      </w:r>
      <w:r w:rsidRPr="00D76CD6">
        <w:rPr>
          <w:rFonts w:ascii="Times New Roman" w:hAnsi="Times New Roman"/>
          <w:sz w:val="28"/>
          <w:szCs w:val="28"/>
        </w:rPr>
        <w:t xml:space="preserve"> are isomorphic and </w:t>
      </w:r>
      <w:r w:rsidRPr="00667594">
        <w:rPr>
          <w:rFonts w:ascii="Times New Roman" w:hAnsi="Times New Roman"/>
          <w:position w:val="-10"/>
          <w:sz w:val="28"/>
          <w:szCs w:val="28"/>
        </w:rPr>
        <w:object w:dxaOrig="920" w:dyaOrig="340" w14:anchorId="3F213C1D">
          <v:shape id="_x0000_i1378" type="#_x0000_t75" style="width:46.4pt;height:16.8pt" o:ole="">
            <v:imagedata r:id="rId610" o:title=""/>
          </v:shape>
          <o:OLEObject Type="Embed" ProgID="Equation.3" ShapeID="_x0000_i1378" DrawAspect="Content" ObjectID="_1585227544" r:id="rId660"/>
        </w:object>
      </w:r>
      <w:r w:rsidRPr="00D76CD6">
        <w:rPr>
          <w:rFonts w:ascii="Times New Roman" w:hAnsi="Times New Roman"/>
          <w:sz w:val="28"/>
          <w:szCs w:val="28"/>
        </w:rPr>
        <w:t xml:space="preserve">, it follows that </w:t>
      </w:r>
      <w:bookmarkStart w:id="185" w:name="OLE_LINK177"/>
      <w:bookmarkStart w:id="186" w:name="OLE_LINK178"/>
      <w:r w:rsidRPr="00667594">
        <w:rPr>
          <w:rFonts w:ascii="Times New Roman" w:hAnsi="Times New Roman"/>
          <w:position w:val="-18"/>
          <w:sz w:val="28"/>
          <w:szCs w:val="28"/>
        </w:rPr>
        <w:object w:dxaOrig="480" w:dyaOrig="420" w14:anchorId="790C05B7">
          <v:shape id="_x0000_i1379" type="#_x0000_t75" style="width:24pt;height:20.8pt" o:ole="">
            <v:imagedata r:id="rId661" o:title=""/>
          </v:shape>
          <o:OLEObject Type="Embed" ProgID="Equation.3" ShapeID="_x0000_i1379" DrawAspect="Content" ObjectID="_1585227545" r:id="rId662"/>
        </w:object>
      </w:r>
      <w:bookmarkEnd w:id="185"/>
      <w:bookmarkEnd w:id="186"/>
      <w:r w:rsidRPr="00D76CD6">
        <w:rPr>
          <w:rFonts w:ascii="Times New Roman" w:hAnsi="Times New Roman"/>
          <w:sz w:val="28"/>
          <w:szCs w:val="28"/>
        </w:rPr>
        <w:t xml:space="preserve"> and </w:t>
      </w:r>
      <w:r w:rsidRPr="00667594">
        <w:rPr>
          <w:rFonts w:ascii="Times New Roman" w:hAnsi="Times New Roman"/>
          <w:position w:val="-18"/>
          <w:sz w:val="28"/>
          <w:szCs w:val="28"/>
        </w:rPr>
        <w:object w:dxaOrig="600" w:dyaOrig="420" w14:anchorId="5D442DDF">
          <v:shape id="_x0000_i1380" type="#_x0000_t75" style="width:30.4pt;height:20.8pt" o:ole="">
            <v:imagedata r:id="rId663" o:title=""/>
          </v:shape>
          <o:OLEObject Type="Embed" ProgID="Equation.3" ShapeID="_x0000_i1380" DrawAspect="Content" ObjectID="_1585227546" r:id="rId664"/>
        </w:object>
      </w:r>
      <w:r w:rsidRPr="00D76CD6">
        <w:rPr>
          <w:rFonts w:ascii="Times New Roman" w:hAnsi="Times New Roman"/>
          <w:sz w:val="28"/>
          <w:szCs w:val="28"/>
        </w:rPr>
        <w:t xml:space="preserve"> are isomorphic groups and hence are both cyclic.</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1BA0AF89" wp14:editId="7E7AE758">
            <wp:extent cx="132080" cy="132080"/>
            <wp:effectExtent l="2540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146F7894" w14:textId="77777777" w:rsidR="006D299A" w:rsidRPr="00D76CD6" w:rsidRDefault="006D299A" w:rsidP="006D299A">
      <w:pPr>
        <w:spacing w:line="360" w:lineRule="atLeast"/>
        <w:jc w:val="both"/>
        <w:rPr>
          <w:rFonts w:ascii="Times New Roman" w:hAnsi="Times New Roman"/>
          <w:sz w:val="28"/>
          <w:szCs w:val="28"/>
        </w:rPr>
      </w:pPr>
    </w:p>
    <w:p w14:paraId="1371738D" w14:textId="77777777" w:rsidR="006D299A" w:rsidRPr="00706350" w:rsidRDefault="006D299A" w:rsidP="006D299A">
      <w:pPr>
        <w:spacing w:line="360" w:lineRule="atLeast"/>
        <w:jc w:val="both"/>
        <w:rPr>
          <w:rFonts w:ascii="Times New Roman" w:hAnsi="Times New Roman"/>
          <w:b/>
          <w:sz w:val="28"/>
          <w:szCs w:val="28"/>
        </w:rPr>
      </w:pPr>
      <w:r w:rsidRPr="00706350">
        <w:rPr>
          <w:rFonts w:ascii="Times New Roman" w:hAnsi="Times New Roman"/>
          <w:b/>
          <w:sz w:val="28"/>
          <w:szCs w:val="28"/>
        </w:rPr>
        <w:t>Remarks</w:t>
      </w:r>
    </w:p>
    <w:p w14:paraId="026A9B0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There is no "good" way of finding a primitive root for a given prime. The table below gives some examples,</w:t>
      </w:r>
    </w:p>
    <w:p w14:paraId="4ECA14DD"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ab/>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8"/>
        <w:gridCol w:w="5850"/>
      </w:tblGrid>
      <w:tr w:rsidR="006D299A" w14:paraId="5DAD56CF" w14:textId="77777777">
        <w:tc>
          <w:tcPr>
            <w:tcW w:w="918" w:type="dxa"/>
          </w:tcPr>
          <w:p w14:paraId="398F3A67" w14:textId="77777777" w:rsidR="006D299A" w:rsidRPr="006D299A" w:rsidRDefault="006D299A" w:rsidP="006D299A">
            <w:pPr>
              <w:spacing w:line="360" w:lineRule="atLeast"/>
              <w:jc w:val="center"/>
              <w:rPr>
                <w:sz w:val="28"/>
              </w:rPr>
            </w:pPr>
            <w:r w:rsidRPr="006D299A">
              <w:rPr>
                <w:sz w:val="28"/>
              </w:rPr>
              <w:t>Root</w:t>
            </w:r>
          </w:p>
        </w:tc>
        <w:tc>
          <w:tcPr>
            <w:tcW w:w="5850" w:type="dxa"/>
          </w:tcPr>
          <w:p w14:paraId="46C06346" w14:textId="77777777" w:rsidR="006D299A" w:rsidRPr="006D299A" w:rsidRDefault="006D299A" w:rsidP="006D299A">
            <w:pPr>
              <w:spacing w:line="360" w:lineRule="atLeast"/>
              <w:rPr>
                <w:sz w:val="28"/>
              </w:rPr>
            </w:pPr>
            <w:r w:rsidRPr="006D299A">
              <w:rPr>
                <w:sz w:val="28"/>
              </w:rPr>
              <w:t>Primes &lt; 200 with this as smallest primitive root</w:t>
            </w:r>
          </w:p>
        </w:tc>
      </w:tr>
      <w:tr w:rsidR="006D299A" w14:paraId="46906210" w14:textId="77777777">
        <w:tc>
          <w:tcPr>
            <w:tcW w:w="918" w:type="dxa"/>
          </w:tcPr>
          <w:p w14:paraId="5DE82FFE" w14:textId="77777777" w:rsidR="006D299A" w:rsidRPr="006D299A" w:rsidRDefault="006D299A" w:rsidP="006D299A">
            <w:pPr>
              <w:spacing w:line="360" w:lineRule="atLeast"/>
              <w:jc w:val="center"/>
              <w:rPr>
                <w:sz w:val="28"/>
              </w:rPr>
            </w:pPr>
            <w:r w:rsidRPr="006D299A">
              <w:rPr>
                <w:sz w:val="28"/>
              </w:rPr>
              <w:t>2</w:t>
            </w:r>
          </w:p>
        </w:tc>
        <w:tc>
          <w:tcPr>
            <w:tcW w:w="5850" w:type="dxa"/>
          </w:tcPr>
          <w:p w14:paraId="2F861996" w14:textId="77777777" w:rsidR="006D299A" w:rsidRPr="006D299A" w:rsidRDefault="006D299A" w:rsidP="006D299A">
            <w:pPr>
              <w:spacing w:line="360" w:lineRule="atLeast"/>
              <w:rPr>
                <w:sz w:val="28"/>
              </w:rPr>
            </w:pPr>
            <w:r w:rsidRPr="006D299A">
              <w:rPr>
                <w:sz w:val="28"/>
              </w:rPr>
              <w:t>3, 5, 11, 13, 19, 29, 37, 53, 59, 61, 67, 83, 101, 107, 131, 139, 149, 163, 173, 179, 181, 197</w:t>
            </w:r>
          </w:p>
        </w:tc>
      </w:tr>
      <w:tr w:rsidR="006D299A" w14:paraId="166E4E98" w14:textId="77777777">
        <w:tc>
          <w:tcPr>
            <w:tcW w:w="918" w:type="dxa"/>
          </w:tcPr>
          <w:p w14:paraId="2C0EE019" w14:textId="77777777" w:rsidR="006D299A" w:rsidRPr="006D299A" w:rsidRDefault="006D299A" w:rsidP="006D299A">
            <w:pPr>
              <w:spacing w:line="360" w:lineRule="atLeast"/>
              <w:jc w:val="center"/>
              <w:rPr>
                <w:sz w:val="28"/>
              </w:rPr>
            </w:pPr>
            <w:r w:rsidRPr="006D299A">
              <w:rPr>
                <w:sz w:val="28"/>
              </w:rPr>
              <w:t>3</w:t>
            </w:r>
          </w:p>
        </w:tc>
        <w:tc>
          <w:tcPr>
            <w:tcW w:w="5850" w:type="dxa"/>
          </w:tcPr>
          <w:p w14:paraId="51B7E238" w14:textId="77777777" w:rsidR="006D299A" w:rsidRPr="006D299A" w:rsidRDefault="006D299A" w:rsidP="006D299A">
            <w:pPr>
              <w:spacing w:line="360" w:lineRule="atLeast"/>
              <w:rPr>
                <w:sz w:val="28"/>
              </w:rPr>
            </w:pPr>
            <w:r w:rsidRPr="006D299A">
              <w:rPr>
                <w:sz w:val="28"/>
              </w:rPr>
              <w:t>7, 17, 31, 43, 79, 89, 113, 127, 137, 199</w:t>
            </w:r>
          </w:p>
        </w:tc>
      </w:tr>
      <w:tr w:rsidR="006D299A" w14:paraId="37CE9291" w14:textId="77777777">
        <w:tc>
          <w:tcPr>
            <w:tcW w:w="918" w:type="dxa"/>
          </w:tcPr>
          <w:p w14:paraId="20C9E54D" w14:textId="77777777" w:rsidR="006D299A" w:rsidRPr="006D299A" w:rsidRDefault="006D299A" w:rsidP="006D299A">
            <w:pPr>
              <w:spacing w:line="360" w:lineRule="atLeast"/>
              <w:jc w:val="center"/>
              <w:rPr>
                <w:sz w:val="28"/>
              </w:rPr>
            </w:pPr>
            <w:r w:rsidRPr="006D299A">
              <w:rPr>
                <w:sz w:val="28"/>
              </w:rPr>
              <w:t>5</w:t>
            </w:r>
          </w:p>
        </w:tc>
        <w:tc>
          <w:tcPr>
            <w:tcW w:w="5850" w:type="dxa"/>
          </w:tcPr>
          <w:p w14:paraId="7C6E8AC5" w14:textId="77777777" w:rsidR="006D299A" w:rsidRPr="006D299A" w:rsidRDefault="006D299A" w:rsidP="006D299A">
            <w:pPr>
              <w:spacing w:line="360" w:lineRule="atLeast"/>
              <w:rPr>
                <w:sz w:val="28"/>
              </w:rPr>
            </w:pPr>
            <w:r w:rsidRPr="006D299A">
              <w:rPr>
                <w:sz w:val="28"/>
              </w:rPr>
              <w:t>23, 47, 73, 97, 103, 157, 167, 193</w:t>
            </w:r>
          </w:p>
        </w:tc>
      </w:tr>
      <w:tr w:rsidR="006D299A" w14:paraId="3E4AC111" w14:textId="77777777">
        <w:tc>
          <w:tcPr>
            <w:tcW w:w="918" w:type="dxa"/>
          </w:tcPr>
          <w:p w14:paraId="0AD986D7" w14:textId="77777777" w:rsidR="006D299A" w:rsidRPr="006D299A" w:rsidRDefault="006D299A" w:rsidP="006D299A">
            <w:pPr>
              <w:spacing w:line="360" w:lineRule="atLeast"/>
              <w:jc w:val="center"/>
              <w:rPr>
                <w:sz w:val="28"/>
              </w:rPr>
            </w:pPr>
            <w:r w:rsidRPr="006D299A">
              <w:rPr>
                <w:sz w:val="28"/>
              </w:rPr>
              <w:t>6</w:t>
            </w:r>
          </w:p>
        </w:tc>
        <w:tc>
          <w:tcPr>
            <w:tcW w:w="5850" w:type="dxa"/>
          </w:tcPr>
          <w:p w14:paraId="5616A87E" w14:textId="77777777" w:rsidR="006D299A" w:rsidRPr="006D299A" w:rsidRDefault="006D299A" w:rsidP="006D299A">
            <w:pPr>
              <w:spacing w:line="360" w:lineRule="atLeast"/>
              <w:rPr>
                <w:sz w:val="28"/>
              </w:rPr>
            </w:pPr>
            <w:r w:rsidRPr="006D299A">
              <w:rPr>
                <w:sz w:val="28"/>
              </w:rPr>
              <w:t>41, 109, 151</w:t>
            </w:r>
          </w:p>
        </w:tc>
      </w:tr>
      <w:tr w:rsidR="006D299A" w14:paraId="1CBA0EC6" w14:textId="77777777">
        <w:tc>
          <w:tcPr>
            <w:tcW w:w="918" w:type="dxa"/>
          </w:tcPr>
          <w:p w14:paraId="54DD741A" w14:textId="77777777" w:rsidR="006D299A" w:rsidRPr="006D299A" w:rsidRDefault="006D299A" w:rsidP="006D299A">
            <w:pPr>
              <w:spacing w:line="360" w:lineRule="atLeast"/>
              <w:jc w:val="center"/>
              <w:rPr>
                <w:sz w:val="28"/>
              </w:rPr>
            </w:pPr>
            <w:r w:rsidRPr="006D299A">
              <w:rPr>
                <w:sz w:val="28"/>
              </w:rPr>
              <w:t>7</w:t>
            </w:r>
          </w:p>
        </w:tc>
        <w:tc>
          <w:tcPr>
            <w:tcW w:w="5850" w:type="dxa"/>
          </w:tcPr>
          <w:p w14:paraId="4EBBFBDC" w14:textId="77777777" w:rsidR="006D299A" w:rsidRPr="006D299A" w:rsidRDefault="006D299A" w:rsidP="006D299A">
            <w:pPr>
              <w:spacing w:line="360" w:lineRule="atLeast"/>
              <w:rPr>
                <w:sz w:val="28"/>
              </w:rPr>
            </w:pPr>
            <w:r w:rsidRPr="006D299A">
              <w:rPr>
                <w:sz w:val="28"/>
              </w:rPr>
              <w:t>71</w:t>
            </w:r>
          </w:p>
        </w:tc>
      </w:tr>
      <w:tr w:rsidR="006D299A" w14:paraId="63DF2D53" w14:textId="77777777">
        <w:tc>
          <w:tcPr>
            <w:tcW w:w="918" w:type="dxa"/>
          </w:tcPr>
          <w:p w14:paraId="28D59254" w14:textId="77777777" w:rsidR="006D299A" w:rsidRPr="006D299A" w:rsidRDefault="006D299A" w:rsidP="006D299A">
            <w:pPr>
              <w:spacing w:line="360" w:lineRule="atLeast"/>
              <w:jc w:val="center"/>
              <w:rPr>
                <w:sz w:val="28"/>
              </w:rPr>
            </w:pPr>
            <w:r w:rsidRPr="006D299A">
              <w:rPr>
                <w:sz w:val="28"/>
              </w:rPr>
              <w:t>19</w:t>
            </w:r>
          </w:p>
        </w:tc>
        <w:tc>
          <w:tcPr>
            <w:tcW w:w="5850" w:type="dxa"/>
          </w:tcPr>
          <w:p w14:paraId="245B7689" w14:textId="77777777" w:rsidR="006D299A" w:rsidRPr="006D299A" w:rsidRDefault="006D299A" w:rsidP="006D299A">
            <w:pPr>
              <w:spacing w:line="360" w:lineRule="atLeast"/>
              <w:rPr>
                <w:sz w:val="28"/>
              </w:rPr>
            </w:pPr>
            <w:r w:rsidRPr="006D299A">
              <w:rPr>
                <w:sz w:val="28"/>
              </w:rPr>
              <w:t>191</w:t>
            </w:r>
          </w:p>
        </w:tc>
      </w:tr>
    </w:tbl>
    <w:p w14:paraId="03DAB4E7" w14:textId="77777777" w:rsidR="006D299A" w:rsidRPr="00D76CD6" w:rsidRDefault="006D299A" w:rsidP="006D299A">
      <w:pPr>
        <w:spacing w:line="360" w:lineRule="atLeast"/>
        <w:ind w:left="720" w:hanging="720"/>
        <w:jc w:val="both"/>
        <w:rPr>
          <w:rFonts w:ascii="Times New Roman" w:hAnsi="Times New Roman"/>
          <w:sz w:val="28"/>
          <w:szCs w:val="28"/>
        </w:rPr>
      </w:pPr>
    </w:p>
    <w:p w14:paraId="785ABD09"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 xml:space="preserve">If </w:t>
      </w:r>
      <w:r w:rsidRPr="00706350">
        <w:rPr>
          <w:rFonts w:ascii="Times New Roman" w:hAnsi="Times New Roman"/>
          <w:i/>
          <w:sz w:val="28"/>
          <w:szCs w:val="28"/>
        </w:rPr>
        <w:t>r</w:t>
      </w:r>
      <w:r w:rsidRPr="00D76CD6">
        <w:rPr>
          <w:rFonts w:ascii="Times New Roman" w:hAnsi="Times New Roman"/>
          <w:sz w:val="28"/>
          <w:szCs w:val="28"/>
        </w:rPr>
        <w:t xml:space="preserve"> is a primitive root for </w:t>
      </w:r>
      <w:r w:rsidRPr="00706350">
        <w:rPr>
          <w:rFonts w:ascii="Times New Roman" w:hAnsi="Times New Roman"/>
          <w:i/>
          <w:sz w:val="28"/>
          <w:szCs w:val="28"/>
        </w:rPr>
        <w:t>n</w:t>
      </w:r>
      <w:r w:rsidRPr="00D76CD6">
        <w:rPr>
          <w:rFonts w:ascii="Times New Roman" w:hAnsi="Times New Roman"/>
          <w:sz w:val="28"/>
          <w:szCs w:val="28"/>
        </w:rPr>
        <w:t xml:space="preserve"> then (7) in the last section shows how to find </w:t>
      </w:r>
      <w:r w:rsidRPr="00706350">
        <w:rPr>
          <w:rFonts w:ascii="Times New Roman" w:hAnsi="Times New Roman"/>
          <w:position w:val="-8"/>
          <w:sz w:val="28"/>
          <w:szCs w:val="28"/>
        </w:rPr>
        <w:object w:dxaOrig="880" w:dyaOrig="280" w14:anchorId="4C0A0D3C">
          <v:shape id="_x0000_i1381" type="#_x0000_t75" style="width:44pt;height:14.4pt" o:ole="">
            <v:imagedata r:id="rId665" o:title=""/>
          </v:shape>
          <o:OLEObject Type="Embed" ProgID="Equation.3" ShapeID="_x0000_i1381" DrawAspect="Content" ObjectID="_1585227547" r:id="rId666"/>
        </w:object>
      </w:r>
      <w:r w:rsidRPr="00D76CD6">
        <w:rPr>
          <w:rFonts w:ascii="Times New Roman" w:hAnsi="Times New Roman"/>
          <w:sz w:val="28"/>
          <w:szCs w:val="28"/>
        </w:rPr>
        <w:t xml:space="preserve"> of them.</w:t>
      </w:r>
    </w:p>
    <w:p w14:paraId="4C12E82C" w14:textId="77777777" w:rsidR="006D299A" w:rsidRPr="00D76CD6" w:rsidRDefault="006D299A" w:rsidP="006D299A">
      <w:pPr>
        <w:spacing w:line="360" w:lineRule="atLeast"/>
        <w:ind w:left="720" w:hanging="720"/>
        <w:jc w:val="both"/>
        <w:rPr>
          <w:rFonts w:ascii="Times New Roman" w:hAnsi="Times New Roman"/>
          <w:sz w:val="28"/>
          <w:szCs w:val="28"/>
        </w:rPr>
      </w:pPr>
    </w:p>
    <w:p w14:paraId="0C61BB07"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lastRenderedPageBreak/>
        <w:t>3)</w:t>
      </w:r>
      <w:r w:rsidRPr="00D76CD6">
        <w:rPr>
          <w:rFonts w:ascii="Times New Roman" w:hAnsi="Times New Roman"/>
          <w:sz w:val="28"/>
          <w:szCs w:val="28"/>
        </w:rPr>
        <w:tab/>
        <w:t xml:space="preserve">Although it is not obvious from the proof above, if </w:t>
      </w:r>
      <w:r w:rsidRPr="00706350">
        <w:rPr>
          <w:rFonts w:ascii="Times New Roman" w:hAnsi="Times New Roman"/>
          <w:i/>
          <w:sz w:val="28"/>
          <w:szCs w:val="28"/>
        </w:rPr>
        <w:t>r</w:t>
      </w:r>
      <w:r w:rsidRPr="00D76CD6">
        <w:rPr>
          <w:rFonts w:ascii="Times New Roman" w:hAnsi="Times New Roman"/>
          <w:sz w:val="28"/>
          <w:szCs w:val="28"/>
        </w:rPr>
        <w:t xml:space="preserve"> is a primitive root for </w:t>
      </w:r>
      <w:r w:rsidRPr="00706350">
        <w:rPr>
          <w:rFonts w:ascii="Times New Roman" w:hAnsi="Times New Roman"/>
          <w:i/>
          <w:sz w:val="28"/>
          <w:szCs w:val="28"/>
        </w:rPr>
        <w:t>p</w:t>
      </w:r>
      <w:r w:rsidRPr="00D76CD6">
        <w:rPr>
          <w:rFonts w:ascii="Times New Roman" w:hAnsi="Times New Roman"/>
          <w:sz w:val="28"/>
          <w:szCs w:val="28"/>
        </w:rPr>
        <w:t xml:space="preserve"> then either </w:t>
      </w:r>
      <w:r w:rsidRPr="00706350">
        <w:rPr>
          <w:rFonts w:ascii="Times New Roman" w:hAnsi="Times New Roman"/>
          <w:i/>
          <w:sz w:val="28"/>
          <w:szCs w:val="28"/>
        </w:rPr>
        <w:t>r</w:t>
      </w:r>
      <w:r w:rsidRPr="00D76CD6">
        <w:rPr>
          <w:rFonts w:ascii="Times New Roman" w:hAnsi="Times New Roman"/>
          <w:sz w:val="28"/>
          <w:szCs w:val="28"/>
        </w:rPr>
        <w:t xml:space="preserve"> or </w:t>
      </w:r>
      <w:r w:rsidRPr="00706350">
        <w:rPr>
          <w:rFonts w:ascii="Times New Roman" w:hAnsi="Times New Roman"/>
          <w:i/>
          <w:sz w:val="28"/>
          <w:szCs w:val="28"/>
        </w:rPr>
        <w:t>r + p</w:t>
      </w:r>
      <w:r w:rsidRPr="00D76CD6">
        <w:rPr>
          <w:rFonts w:ascii="Times New Roman" w:hAnsi="Times New Roman"/>
          <w:sz w:val="28"/>
          <w:szCs w:val="28"/>
        </w:rPr>
        <w:t xml:space="preserve"> is a primitive root for each </w:t>
      </w:r>
      <w:r w:rsidRPr="00706350">
        <w:rPr>
          <w:rFonts w:ascii="Times New Roman" w:hAnsi="Times New Roman"/>
          <w:position w:val="-8"/>
          <w:sz w:val="28"/>
          <w:szCs w:val="28"/>
        </w:rPr>
        <w:object w:dxaOrig="340" w:dyaOrig="380" w14:anchorId="38AA90C9">
          <v:shape id="_x0000_i1382" type="#_x0000_t75" style="width:16.8pt;height:19.2pt" o:ole="">
            <v:imagedata r:id="rId59" o:title=""/>
          </v:shape>
          <o:OLEObject Type="Embed" ProgID="Equation.3" ShapeID="_x0000_i1382" DrawAspect="Content" ObjectID="_1585227548" r:id="rId667"/>
        </w:object>
      </w:r>
      <w:r w:rsidRPr="00D76CD6">
        <w:rPr>
          <w:rFonts w:ascii="Times New Roman" w:hAnsi="Times New Roman"/>
          <w:sz w:val="28"/>
          <w:szCs w:val="28"/>
        </w:rPr>
        <w:t xml:space="preserve"> with </w:t>
      </w:r>
      <w:r w:rsidRPr="00706350">
        <w:rPr>
          <w:rFonts w:ascii="Times New Roman" w:hAnsi="Times New Roman"/>
          <w:i/>
          <w:sz w:val="28"/>
          <w:szCs w:val="28"/>
        </w:rPr>
        <w:t>k</w:t>
      </w:r>
      <w:r w:rsidRPr="00D76CD6">
        <w:rPr>
          <w:rFonts w:ascii="Times New Roman" w:hAnsi="Times New Roman"/>
          <w:sz w:val="28"/>
          <w:szCs w:val="28"/>
        </w:rPr>
        <w:t xml:space="preserve"> ≥ 2. </w:t>
      </w:r>
    </w:p>
    <w:p w14:paraId="1C50A342" w14:textId="77777777" w:rsidR="006D299A" w:rsidRPr="00D76CD6" w:rsidRDefault="006D299A" w:rsidP="006D299A">
      <w:pPr>
        <w:spacing w:line="360" w:lineRule="atLeast"/>
        <w:ind w:left="720" w:hanging="720"/>
        <w:jc w:val="both"/>
        <w:rPr>
          <w:rFonts w:ascii="Times New Roman" w:hAnsi="Times New Roman"/>
          <w:sz w:val="28"/>
          <w:szCs w:val="28"/>
        </w:rPr>
      </w:pPr>
    </w:p>
    <w:p w14:paraId="5C93D8CA" w14:textId="77777777" w:rsidR="006D299A" w:rsidRPr="00D76CD6" w:rsidRDefault="006D299A" w:rsidP="006D299A">
      <w:pPr>
        <w:spacing w:line="360" w:lineRule="atLeast"/>
        <w:ind w:left="720" w:hanging="720"/>
        <w:jc w:val="both"/>
        <w:rPr>
          <w:rFonts w:ascii="Times New Roman" w:hAnsi="Times New Roman"/>
          <w:sz w:val="28"/>
          <w:szCs w:val="28"/>
        </w:rPr>
      </w:pPr>
      <w:r w:rsidRPr="00D76CD6">
        <w:rPr>
          <w:rFonts w:ascii="Times New Roman" w:hAnsi="Times New Roman"/>
          <w:sz w:val="28"/>
          <w:szCs w:val="28"/>
        </w:rPr>
        <w:t>4)</w:t>
      </w:r>
      <w:r w:rsidRPr="00D76CD6">
        <w:rPr>
          <w:rFonts w:ascii="Times New Roman" w:hAnsi="Times New Roman"/>
          <w:sz w:val="28"/>
          <w:szCs w:val="28"/>
        </w:rPr>
        <w:tab/>
        <w:t xml:space="preserve">If </w:t>
      </w:r>
      <w:r w:rsidRPr="00667594">
        <w:rPr>
          <w:rFonts w:ascii="Times New Roman" w:hAnsi="Times New Roman"/>
          <w:i/>
          <w:sz w:val="28"/>
          <w:szCs w:val="28"/>
        </w:rPr>
        <w:t>r</w:t>
      </w:r>
      <w:r w:rsidRPr="00D76CD6">
        <w:rPr>
          <w:rFonts w:ascii="Times New Roman" w:hAnsi="Times New Roman"/>
          <w:sz w:val="28"/>
          <w:szCs w:val="28"/>
        </w:rPr>
        <w:t xml:space="preserve"> is a primitive root for an odd prime </w:t>
      </w:r>
      <w:r w:rsidRPr="00667594">
        <w:rPr>
          <w:rFonts w:ascii="Times New Roman" w:hAnsi="Times New Roman"/>
          <w:i/>
          <w:sz w:val="28"/>
          <w:szCs w:val="28"/>
        </w:rPr>
        <w:t>p</w:t>
      </w:r>
      <w:r w:rsidRPr="00D76CD6">
        <w:rPr>
          <w:rFonts w:ascii="Times New Roman" w:hAnsi="Times New Roman"/>
          <w:sz w:val="28"/>
          <w:szCs w:val="28"/>
        </w:rPr>
        <w:t xml:space="preserve"> then for any integer 0 &lt; </w:t>
      </w:r>
      <w:r w:rsidRPr="00667594">
        <w:rPr>
          <w:rFonts w:ascii="Times New Roman" w:hAnsi="Times New Roman"/>
          <w:i/>
          <w:sz w:val="28"/>
          <w:szCs w:val="28"/>
        </w:rPr>
        <w:t>n</w:t>
      </w:r>
      <w:r w:rsidRPr="00D76CD6">
        <w:rPr>
          <w:rFonts w:ascii="Times New Roman" w:hAnsi="Times New Roman"/>
          <w:sz w:val="28"/>
          <w:szCs w:val="28"/>
        </w:rPr>
        <w:t xml:space="preserve"> &lt; </w:t>
      </w:r>
      <w:r w:rsidRPr="00667594">
        <w:rPr>
          <w:rFonts w:ascii="Times New Roman" w:hAnsi="Times New Roman"/>
          <w:i/>
          <w:sz w:val="28"/>
          <w:szCs w:val="28"/>
        </w:rPr>
        <w:t>p</w:t>
      </w:r>
      <w:r w:rsidRPr="00D76CD6">
        <w:rPr>
          <w:rFonts w:ascii="Times New Roman" w:hAnsi="Times New Roman"/>
          <w:sz w:val="28"/>
          <w:szCs w:val="28"/>
        </w:rPr>
        <w:t xml:space="preserve"> we have </w:t>
      </w:r>
      <w:r w:rsidRPr="00667594">
        <w:rPr>
          <w:rFonts w:ascii="Times New Roman" w:hAnsi="Times New Roman"/>
          <w:position w:val="-8"/>
          <w:sz w:val="28"/>
          <w:szCs w:val="28"/>
        </w:rPr>
        <w:object w:dxaOrig="740" w:dyaOrig="380" w14:anchorId="02814EA2">
          <v:shape id="_x0000_i1383" type="#_x0000_t75" style="width:36.8pt;height:19.2pt" o:ole="">
            <v:imagedata r:id="rId668" o:title=""/>
          </v:shape>
          <o:OLEObject Type="Embed" ProgID="Equation.3" ShapeID="_x0000_i1383" DrawAspect="Content" ObjectID="_1585227549" r:id="rId669"/>
        </w:object>
      </w:r>
      <w:r w:rsidRPr="00D76CD6">
        <w:rPr>
          <w:rFonts w:ascii="Times New Roman" w:hAnsi="Times New Roman"/>
          <w:sz w:val="28"/>
          <w:szCs w:val="28"/>
        </w:rPr>
        <w:t xml:space="preserve"> for some </w:t>
      </w:r>
      <w:r w:rsidRPr="00667594">
        <w:rPr>
          <w:rFonts w:ascii="Times New Roman" w:hAnsi="Times New Roman"/>
          <w:i/>
          <w:sz w:val="28"/>
          <w:szCs w:val="28"/>
        </w:rPr>
        <w:t>k</w:t>
      </w:r>
      <w:r w:rsidRPr="00D76CD6">
        <w:rPr>
          <w:rFonts w:ascii="Times New Roman" w:hAnsi="Times New Roman"/>
          <w:sz w:val="28"/>
          <w:szCs w:val="28"/>
        </w:rPr>
        <w:t xml:space="preserve">. However, finding this </w:t>
      </w:r>
      <w:r w:rsidRPr="00667594">
        <w:rPr>
          <w:rFonts w:ascii="Times New Roman" w:hAnsi="Times New Roman"/>
          <w:i/>
          <w:sz w:val="28"/>
          <w:szCs w:val="28"/>
        </w:rPr>
        <w:t>k</w:t>
      </w:r>
      <w:r w:rsidRPr="00D76CD6">
        <w:rPr>
          <w:rFonts w:ascii="Times New Roman" w:hAnsi="Times New Roman"/>
          <w:sz w:val="28"/>
          <w:szCs w:val="28"/>
        </w:rPr>
        <w:t xml:space="preserve"> is a computationally difficult process known as the </w:t>
      </w:r>
      <w:r w:rsidRPr="00667594">
        <w:rPr>
          <w:rFonts w:ascii="Times New Roman" w:hAnsi="Times New Roman"/>
          <w:i/>
          <w:sz w:val="28"/>
          <w:szCs w:val="28"/>
        </w:rPr>
        <w:t>modular logarithm problem</w:t>
      </w:r>
      <w:r w:rsidRPr="00D76CD6">
        <w:rPr>
          <w:rFonts w:ascii="Times New Roman" w:hAnsi="Times New Roman"/>
          <w:sz w:val="28"/>
          <w:szCs w:val="28"/>
        </w:rPr>
        <w:t>. This can be used as the basis of an encryption method similar to the RSA system outlined earlier.</w:t>
      </w:r>
    </w:p>
    <w:p w14:paraId="2EF0B7F8" w14:textId="77777777" w:rsidR="006D299A" w:rsidRPr="00D76CD6" w:rsidRDefault="006D299A" w:rsidP="006D299A">
      <w:pPr>
        <w:spacing w:line="360" w:lineRule="atLeast"/>
        <w:ind w:left="720" w:hanging="720"/>
        <w:jc w:val="both"/>
        <w:rPr>
          <w:rFonts w:ascii="Times New Roman" w:hAnsi="Times New Roman"/>
          <w:sz w:val="28"/>
          <w:szCs w:val="28"/>
        </w:rPr>
      </w:pPr>
    </w:p>
    <w:p w14:paraId="63CE5EDD" w14:textId="77777777" w:rsidR="006D299A" w:rsidRPr="0070240F" w:rsidRDefault="006D299A" w:rsidP="006D299A">
      <w:pPr>
        <w:spacing w:line="360" w:lineRule="atLeast"/>
        <w:ind w:left="720" w:hanging="720"/>
        <w:jc w:val="both"/>
        <w:rPr>
          <w:rFonts w:ascii="Times New Roman" w:hAnsi="Times New Roman"/>
          <w:b/>
          <w:sz w:val="28"/>
          <w:szCs w:val="28"/>
        </w:rPr>
      </w:pPr>
      <w:r w:rsidRPr="00D76CD6">
        <w:rPr>
          <w:rFonts w:ascii="Times New Roman" w:hAnsi="Times New Roman"/>
          <w:sz w:val="28"/>
          <w:szCs w:val="28"/>
        </w:rPr>
        <w:t>5)</w:t>
      </w:r>
      <w:r w:rsidRPr="00D76CD6">
        <w:rPr>
          <w:rFonts w:ascii="Times New Roman" w:hAnsi="Times New Roman"/>
          <w:sz w:val="28"/>
          <w:szCs w:val="28"/>
        </w:rPr>
        <w:tab/>
        <w:t>Alternative proofs of the existence of primitive roots are in [2] pg 127 – 129 and [3] pg 23 – 25.</w:t>
      </w:r>
    </w:p>
    <w:p w14:paraId="7F1A1FD8"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br w:type="page"/>
      </w:r>
      <w:r w:rsidRPr="0070240F">
        <w:rPr>
          <w:rFonts w:ascii="Times New Roman" w:hAnsi="Times New Roman"/>
          <w:b/>
          <w:sz w:val="28"/>
          <w:szCs w:val="28"/>
        </w:rPr>
        <w:lastRenderedPageBreak/>
        <w:t>§3.3</w:t>
      </w:r>
      <w:r w:rsidRPr="0070240F">
        <w:rPr>
          <w:rFonts w:ascii="Times New Roman" w:hAnsi="Times New Roman"/>
          <w:b/>
          <w:sz w:val="28"/>
          <w:szCs w:val="28"/>
        </w:rPr>
        <w:tab/>
        <w:t>Quadratic residues</w:t>
      </w:r>
    </w:p>
    <w:p w14:paraId="2844A053" w14:textId="77777777" w:rsidR="006D299A" w:rsidRPr="00D76CD6" w:rsidRDefault="006D299A" w:rsidP="006D299A">
      <w:pPr>
        <w:spacing w:line="360" w:lineRule="atLeast"/>
        <w:jc w:val="both"/>
        <w:rPr>
          <w:rFonts w:ascii="Times New Roman" w:hAnsi="Times New Roman"/>
          <w:sz w:val="28"/>
          <w:szCs w:val="28"/>
        </w:rPr>
      </w:pPr>
    </w:p>
    <w:p w14:paraId="6BC7578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We now consider which elements of the ring </w:t>
      </w:r>
      <w:bookmarkStart w:id="187" w:name="OLE_LINK179"/>
      <w:bookmarkStart w:id="188" w:name="OLE_LINK180"/>
      <w:bookmarkStart w:id="189" w:name="OLE_LINK181"/>
      <w:bookmarkStart w:id="190" w:name="OLE_LINK198"/>
      <w:r w:rsidRPr="00667594">
        <w:rPr>
          <w:rFonts w:ascii="Times New Roman" w:hAnsi="Times New Roman"/>
          <w:position w:val="-10"/>
          <w:sz w:val="28"/>
          <w:szCs w:val="28"/>
        </w:rPr>
        <w:object w:dxaOrig="360" w:dyaOrig="340" w14:anchorId="35B247A3">
          <v:shape id="_x0000_i1384" type="#_x0000_t75" style="width:18.4pt;height:16.8pt" o:ole="">
            <v:imagedata r:id="rId32" o:title=""/>
          </v:shape>
          <o:OLEObject Type="Embed" ProgID="Equation.3" ShapeID="_x0000_i1384" DrawAspect="Content" ObjectID="_1585227550" r:id="rId670"/>
        </w:object>
      </w:r>
      <w:bookmarkEnd w:id="187"/>
      <w:bookmarkEnd w:id="188"/>
      <w:bookmarkEnd w:id="189"/>
      <w:bookmarkEnd w:id="190"/>
      <w:r w:rsidRPr="00D76CD6">
        <w:rPr>
          <w:rFonts w:ascii="Times New Roman" w:hAnsi="Times New Roman"/>
          <w:sz w:val="28"/>
          <w:szCs w:val="28"/>
        </w:rPr>
        <w:t xml:space="preserve"> have square roots.</w:t>
      </w:r>
    </w:p>
    <w:p w14:paraId="5976E6C2" w14:textId="77777777" w:rsidR="006D299A" w:rsidRPr="00D76CD6" w:rsidRDefault="006D299A" w:rsidP="006D299A">
      <w:pPr>
        <w:spacing w:line="360" w:lineRule="atLeast"/>
        <w:jc w:val="both"/>
        <w:rPr>
          <w:rFonts w:ascii="Times New Roman" w:hAnsi="Times New Roman"/>
          <w:sz w:val="28"/>
          <w:szCs w:val="28"/>
        </w:rPr>
      </w:pPr>
    </w:p>
    <w:p w14:paraId="417F8A33" w14:textId="77777777" w:rsidR="006D299A" w:rsidRPr="00D76CD6" w:rsidRDefault="006D299A" w:rsidP="006D299A">
      <w:pPr>
        <w:spacing w:line="360" w:lineRule="atLeast"/>
        <w:jc w:val="both"/>
        <w:rPr>
          <w:rFonts w:ascii="Times New Roman" w:hAnsi="Times New Roman"/>
          <w:sz w:val="28"/>
          <w:szCs w:val="28"/>
        </w:rPr>
      </w:pPr>
      <w:r w:rsidRPr="0070240F">
        <w:rPr>
          <w:rFonts w:ascii="Times New Roman" w:hAnsi="Times New Roman"/>
          <w:b/>
          <w:sz w:val="28"/>
          <w:szCs w:val="28"/>
        </w:rPr>
        <w:t>Definitions</w:t>
      </w:r>
      <w:r w:rsidRPr="00D76CD6">
        <w:rPr>
          <w:rFonts w:ascii="Times New Roman" w:hAnsi="Times New Roman"/>
          <w:sz w:val="28"/>
          <w:szCs w:val="28"/>
        </w:rPr>
        <w:t xml:space="preserve"> (due to Euler)</w:t>
      </w:r>
    </w:p>
    <w:p w14:paraId="54E5ABA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an element </w:t>
      </w:r>
      <w:r w:rsidRPr="0070240F">
        <w:rPr>
          <w:rFonts w:ascii="Times New Roman" w:hAnsi="Times New Roman"/>
          <w:i/>
          <w:sz w:val="28"/>
          <w:szCs w:val="28"/>
        </w:rPr>
        <w:t>s</w:t>
      </w:r>
      <w:r w:rsidRPr="00D76CD6">
        <w:rPr>
          <w:rFonts w:ascii="Times New Roman" w:hAnsi="Times New Roman"/>
          <w:sz w:val="28"/>
          <w:szCs w:val="28"/>
        </w:rPr>
        <w:t xml:space="preserve"> in </w:t>
      </w:r>
      <w:r w:rsidRPr="00667594">
        <w:rPr>
          <w:rFonts w:ascii="Times New Roman" w:hAnsi="Times New Roman"/>
          <w:position w:val="-10"/>
          <w:sz w:val="28"/>
          <w:szCs w:val="28"/>
        </w:rPr>
        <w:object w:dxaOrig="360" w:dyaOrig="340" w14:anchorId="13730732">
          <v:shape id="_x0000_i1385" type="#_x0000_t75" style="width:18.4pt;height:16.8pt" o:ole="">
            <v:imagedata r:id="rId32" o:title=""/>
          </v:shape>
          <o:OLEObject Type="Embed" ProgID="Equation.3" ShapeID="_x0000_i1385" DrawAspect="Content" ObjectID="_1585227551" r:id="rId671"/>
        </w:object>
      </w:r>
      <w:r w:rsidRPr="00D76CD6">
        <w:rPr>
          <w:rFonts w:ascii="Times New Roman" w:hAnsi="Times New Roman"/>
          <w:sz w:val="28"/>
          <w:szCs w:val="28"/>
        </w:rPr>
        <w:t xml:space="preserve"> is the square of some element (i.e. has a square root) it is called a </w:t>
      </w:r>
      <w:r w:rsidRPr="0070240F">
        <w:rPr>
          <w:rFonts w:ascii="Times New Roman" w:hAnsi="Times New Roman"/>
          <w:b/>
          <w:sz w:val="28"/>
          <w:szCs w:val="28"/>
        </w:rPr>
        <w:t>quadratic residue</w:t>
      </w:r>
      <w:r w:rsidRPr="00D76CD6">
        <w:rPr>
          <w:rFonts w:ascii="Times New Roman" w:hAnsi="Times New Roman"/>
          <w:sz w:val="28"/>
          <w:szCs w:val="28"/>
        </w:rPr>
        <w:t xml:space="preserve">. The other elements are </w:t>
      </w:r>
      <w:r w:rsidRPr="0070240F">
        <w:rPr>
          <w:rFonts w:ascii="Times New Roman" w:hAnsi="Times New Roman"/>
          <w:b/>
          <w:sz w:val="28"/>
          <w:szCs w:val="28"/>
        </w:rPr>
        <w:t>quadratic non-residues</w:t>
      </w:r>
      <w:r w:rsidRPr="00D76CD6">
        <w:rPr>
          <w:rFonts w:ascii="Times New Roman" w:hAnsi="Times New Roman"/>
          <w:sz w:val="28"/>
          <w:szCs w:val="28"/>
        </w:rPr>
        <w:t>.</w:t>
      </w:r>
    </w:p>
    <w:p w14:paraId="09F8144C" w14:textId="77777777" w:rsidR="006D299A" w:rsidRPr="00D76CD6" w:rsidRDefault="006D299A" w:rsidP="006D299A">
      <w:pPr>
        <w:spacing w:line="360" w:lineRule="atLeast"/>
        <w:jc w:val="both"/>
        <w:rPr>
          <w:rFonts w:ascii="Times New Roman" w:hAnsi="Times New Roman"/>
          <w:sz w:val="28"/>
          <w:szCs w:val="28"/>
        </w:rPr>
      </w:pPr>
    </w:p>
    <w:p w14:paraId="0D2F522C"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In general, the pattern is hard to spot.</w:t>
      </w:r>
    </w:p>
    <w:p w14:paraId="6B701C0D"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For example, in </w:t>
      </w:r>
      <w:r w:rsidRPr="0070240F">
        <w:rPr>
          <w:rFonts w:ascii="Times New Roman" w:hAnsi="Times New Roman"/>
          <w:position w:val="-10"/>
          <w:sz w:val="28"/>
          <w:szCs w:val="28"/>
        </w:rPr>
        <w:object w:dxaOrig="440" w:dyaOrig="340" w14:anchorId="3EE7BE83">
          <v:shape id="_x0000_i1386" type="#_x0000_t75" style="width:22.4pt;height:16.8pt" o:ole="">
            <v:imagedata r:id="rId672" o:title=""/>
          </v:shape>
          <o:OLEObject Type="Embed" ProgID="Equation.3" ShapeID="_x0000_i1386" DrawAspect="Content" ObjectID="_1585227552" r:id="rId673"/>
        </w:object>
      </w:r>
      <w:r w:rsidRPr="00D76CD6">
        <w:rPr>
          <w:rFonts w:ascii="Times New Roman" w:hAnsi="Times New Roman"/>
          <w:sz w:val="28"/>
          <w:szCs w:val="28"/>
        </w:rPr>
        <w:t xml:space="preserve"> 1 and 4 have 4 square roots; 0 and 9 have two square roots and the other elements have none.</w:t>
      </w:r>
    </w:p>
    <w:p w14:paraId="46F1162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w:t>
      </w:r>
      <w:bookmarkStart w:id="191" w:name="OLE_LINK182"/>
      <w:bookmarkStart w:id="192" w:name="OLE_LINK183"/>
      <w:r w:rsidRPr="0070240F">
        <w:rPr>
          <w:rFonts w:ascii="Times New Roman" w:hAnsi="Times New Roman"/>
          <w:position w:val="-10"/>
          <w:sz w:val="28"/>
          <w:szCs w:val="28"/>
        </w:rPr>
        <w:object w:dxaOrig="440" w:dyaOrig="340" w14:anchorId="5B848E04">
          <v:shape id="_x0000_i1387" type="#_x0000_t75" style="width:22.4pt;height:16.8pt" o:ole="">
            <v:imagedata r:id="rId674" o:title=""/>
          </v:shape>
          <o:OLEObject Type="Embed" ProgID="Equation.3" ShapeID="_x0000_i1387" DrawAspect="Content" ObjectID="_1585227553" r:id="rId675"/>
        </w:object>
      </w:r>
      <w:bookmarkEnd w:id="191"/>
      <w:bookmarkEnd w:id="192"/>
      <w:r w:rsidRPr="00D76CD6">
        <w:rPr>
          <w:rFonts w:ascii="Times New Roman" w:hAnsi="Times New Roman"/>
          <w:sz w:val="28"/>
          <w:szCs w:val="28"/>
        </w:rPr>
        <w:t xml:space="preserve"> 0, 1, 4 and 9 have 4 square roots and the other elements have none.</w:t>
      </w:r>
    </w:p>
    <w:p w14:paraId="29EBEB0D"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In </w:t>
      </w:r>
      <w:r w:rsidRPr="0070240F">
        <w:rPr>
          <w:rFonts w:ascii="Times New Roman" w:hAnsi="Times New Roman"/>
          <w:position w:val="-10"/>
          <w:sz w:val="28"/>
          <w:szCs w:val="28"/>
        </w:rPr>
        <w:object w:dxaOrig="360" w:dyaOrig="340" w14:anchorId="074914E9">
          <v:shape id="_x0000_i1388" type="#_x0000_t75" style="width:18.4pt;height:16.8pt" o:ole="">
            <v:imagedata r:id="rId676" o:title=""/>
          </v:shape>
          <o:OLEObject Type="Embed" ProgID="Equation.3" ShapeID="_x0000_i1388" DrawAspect="Content" ObjectID="_1585227554" r:id="rId677"/>
        </w:object>
      </w:r>
      <w:r w:rsidRPr="00D76CD6">
        <w:rPr>
          <w:rFonts w:ascii="Times New Roman" w:hAnsi="Times New Roman"/>
          <w:sz w:val="28"/>
          <w:szCs w:val="28"/>
        </w:rPr>
        <w:t xml:space="preserve"> 0 has 3 square roots; 1, 4, 7 have two and the other elements have none.</w:t>
      </w:r>
    </w:p>
    <w:p w14:paraId="5AA5287D" w14:textId="77777777" w:rsidR="006D299A" w:rsidRPr="00D76CD6" w:rsidRDefault="006D299A" w:rsidP="006D299A">
      <w:pPr>
        <w:spacing w:line="360" w:lineRule="atLeast"/>
        <w:jc w:val="both"/>
        <w:rPr>
          <w:rFonts w:ascii="Times New Roman" w:hAnsi="Times New Roman"/>
          <w:sz w:val="28"/>
          <w:szCs w:val="28"/>
        </w:rPr>
      </w:pPr>
    </w:p>
    <w:p w14:paraId="0D0F2A4A"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For primes things are easier.</w:t>
      </w:r>
    </w:p>
    <w:p w14:paraId="19D61B6C" w14:textId="77777777" w:rsidR="006D299A" w:rsidRPr="00D76CD6" w:rsidRDefault="006D299A" w:rsidP="006D299A">
      <w:pPr>
        <w:spacing w:line="360" w:lineRule="atLeast"/>
        <w:jc w:val="both"/>
        <w:rPr>
          <w:rFonts w:ascii="Times New Roman" w:hAnsi="Times New Roman"/>
          <w:sz w:val="28"/>
          <w:szCs w:val="28"/>
        </w:rPr>
      </w:pPr>
    </w:p>
    <w:p w14:paraId="45E6BD19"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Theorem</w:t>
      </w:r>
    </w:p>
    <w:p w14:paraId="3FF1512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70240F">
        <w:rPr>
          <w:rFonts w:ascii="Times New Roman" w:hAnsi="Times New Roman"/>
          <w:i/>
          <w:sz w:val="28"/>
          <w:szCs w:val="28"/>
        </w:rPr>
        <w:t>p</w:t>
      </w:r>
      <w:r w:rsidRPr="00D76CD6">
        <w:rPr>
          <w:rFonts w:ascii="Times New Roman" w:hAnsi="Times New Roman"/>
          <w:sz w:val="28"/>
          <w:szCs w:val="28"/>
        </w:rPr>
        <w:t xml:space="preserve"> is an odd prime then </w:t>
      </w:r>
      <w:r w:rsidRPr="0070240F">
        <w:rPr>
          <w:rFonts w:ascii="Times New Roman" w:hAnsi="Times New Roman"/>
          <w:i/>
          <w:sz w:val="28"/>
          <w:szCs w:val="28"/>
        </w:rPr>
        <w:t>half</w:t>
      </w:r>
      <w:r w:rsidRPr="00D76CD6">
        <w:rPr>
          <w:rFonts w:ascii="Times New Roman" w:hAnsi="Times New Roman"/>
          <w:sz w:val="28"/>
          <w:szCs w:val="28"/>
        </w:rPr>
        <w:t xml:space="preserve"> the elements of </w:t>
      </w:r>
      <w:r w:rsidRPr="0070240F">
        <w:rPr>
          <w:rFonts w:ascii="Times New Roman" w:hAnsi="Times New Roman"/>
          <w:position w:val="-14"/>
          <w:sz w:val="28"/>
          <w:szCs w:val="28"/>
        </w:rPr>
        <w:object w:dxaOrig="1040" w:dyaOrig="380" w14:anchorId="19B3DFE0">
          <v:shape id="_x0000_i1389" type="#_x0000_t75" style="width:52pt;height:19.2pt" o:ole="">
            <v:imagedata r:id="rId678" o:title=""/>
          </v:shape>
          <o:OLEObject Type="Embed" ProgID="Equation.3" ShapeID="_x0000_i1389" DrawAspect="Content" ObjectID="_1585227555" r:id="rId679"/>
        </w:object>
      </w:r>
      <w:r w:rsidRPr="00D76CD6">
        <w:rPr>
          <w:rFonts w:ascii="Times New Roman" w:hAnsi="Times New Roman"/>
          <w:sz w:val="28"/>
          <w:szCs w:val="28"/>
        </w:rPr>
        <w:t xml:space="preserve"> are quadratic residues.</w:t>
      </w:r>
    </w:p>
    <w:p w14:paraId="27C25228" w14:textId="77777777" w:rsidR="006D299A" w:rsidRPr="00D76CD6" w:rsidRDefault="006D299A" w:rsidP="006D299A">
      <w:pPr>
        <w:spacing w:line="360" w:lineRule="atLeast"/>
        <w:jc w:val="both"/>
        <w:rPr>
          <w:rFonts w:ascii="Times New Roman" w:hAnsi="Times New Roman"/>
          <w:sz w:val="28"/>
          <w:szCs w:val="28"/>
        </w:rPr>
      </w:pPr>
    </w:p>
    <w:p w14:paraId="64D682F9"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Proof</w:t>
      </w:r>
    </w:p>
    <w:p w14:paraId="146B7E6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The multiplicative group </w:t>
      </w:r>
      <w:bookmarkStart w:id="193" w:name="OLE_LINK186"/>
      <w:bookmarkStart w:id="194" w:name="OLE_LINK187"/>
      <w:r w:rsidRPr="0070240F">
        <w:rPr>
          <w:rFonts w:ascii="Times New Roman" w:hAnsi="Times New Roman"/>
          <w:position w:val="-14"/>
          <w:sz w:val="28"/>
          <w:szCs w:val="28"/>
        </w:rPr>
        <w:object w:dxaOrig="1040" w:dyaOrig="380" w14:anchorId="24A054D1">
          <v:shape id="_x0000_i1390" type="#_x0000_t75" style="width:52pt;height:19.2pt" o:ole="">
            <v:imagedata r:id="rId678" o:title=""/>
          </v:shape>
          <o:OLEObject Type="Embed" ProgID="Equation.3" ShapeID="_x0000_i1390" DrawAspect="Content" ObjectID="_1585227556" r:id="rId680"/>
        </w:object>
      </w:r>
      <w:bookmarkEnd w:id="193"/>
      <w:bookmarkEnd w:id="194"/>
      <w:r w:rsidRPr="00D76CD6">
        <w:rPr>
          <w:rFonts w:ascii="Times New Roman" w:hAnsi="Times New Roman"/>
          <w:sz w:val="28"/>
          <w:szCs w:val="28"/>
        </w:rPr>
        <w:t xml:space="preserve"> is cyclic with generator a primitive root </w:t>
      </w:r>
      <w:r w:rsidRPr="0070240F">
        <w:rPr>
          <w:rFonts w:ascii="Times New Roman" w:hAnsi="Times New Roman"/>
          <w:i/>
          <w:sz w:val="28"/>
          <w:szCs w:val="28"/>
        </w:rPr>
        <w:t>r</w:t>
      </w:r>
      <w:r w:rsidRPr="00D76CD6">
        <w:rPr>
          <w:rFonts w:ascii="Times New Roman" w:hAnsi="Times New Roman"/>
          <w:sz w:val="28"/>
          <w:szCs w:val="28"/>
        </w:rPr>
        <w:t xml:space="preserve"> (say). Then the quadratic residues are </w:t>
      </w:r>
      <w:r w:rsidRPr="0070240F">
        <w:rPr>
          <w:rFonts w:ascii="Times New Roman" w:hAnsi="Times New Roman"/>
          <w:i/>
          <w:sz w:val="28"/>
          <w:szCs w:val="28"/>
        </w:rPr>
        <w:t>even</w:t>
      </w:r>
      <w:r w:rsidRPr="00D76CD6">
        <w:rPr>
          <w:rFonts w:ascii="Times New Roman" w:hAnsi="Times New Roman"/>
          <w:sz w:val="28"/>
          <w:szCs w:val="28"/>
        </w:rPr>
        <w:t xml:space="preserve"> powers of </w:t>
      </w:r>
      <w:r w:rsidRPr="0070240F">
        <w:rPr>
          <w:rFonts w:ascii="Times New Roman" w:hAnsi="Times New Roman"/>
          <w:i/>
          <w:sz w:val="28"/>
          <w:szCs w:val="28"/>
        </w:rPr>
        <w:t>r</w:t>
      </w:r>
      <w:r w:rsidRPr="00D76CD6">
        <w:rPr>
          <w:rFonts w:ascii="Times New Roman" w:hAnsi="Times New Roman"/>
          <w:sz w:val="28"/>
          <w:szCs w:val="28"/>
        </w:rPr>
        <w:t xml:space="preserve"> and the non-residues are the </w:t>
      </w:r>
      <w:r w:rsidRPr="0070240F">
        <w:rPr>
          <w:rFonts w:ascii="Times New Roman" w:hAnsi="Times New Roman"/>
          <w:i/>
          <w:sz w:val="28"/>
          <w:szCs w:val="28"/>
        </w:rPr>
        <w:t>odd</w:t>
      </w:r>
      <w:r w:rsidRPr="00D76CD6">
        <w:rPr>
          <w:rFonts w:ascii="Times New Roman" w:hAnsi="Times New Roman"/>
          <w:sz w:val="28"/>
          <w:szCs w:val="28"/>
        </w:rPr>
        <w:t xml:space="preserve"> powers.</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35E2917F" wp14:editId="4FF4781F">
            <wp:extent cx="132080" cy="132080"/>
            <wp:effectExtent l="2540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ADBDC46" w14:textId="77777777" w:rsidR="006D299A" w:rsidRPr="00D76CD6" w:rsidRDefault="006D299A" w:rsidP="006D299A">
      <w:pPr>
        <w:spacing w:line="360" w:lineRule="atLeast"/>
        <w:jc w:val="both"/>
        <w:rPr>
          <w:rFonts w:ascii="Times New Roman" w:hAnsi="Times New Roman"/>
          <w:sz w:val="28"/>
          <w:szCs w:val="28"/>
        </w:rPr>
      </w:pPr>
    </w:p>
    <w:p w14:paraId="5F9E5A7F"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Remark</w:t>
      </w:r>
    </w:p>
    <w:p w14:paraId="590297B9"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ab/>
        <w:t xml:space="preserve">If </w:t>
      </w:r>
      <w:r w:rsidRPr="0070240F">
        <w:rPr>
          <w:rFonts w:ascii="Times New Roman" w:hAnsi="Times New Roman"/>
          <w:i/>
          <w:sz w:val="28"/>
          <w:szCs w:val="28"/>
        </w:rPr>
        <w:t>p</w:t>
      </w:r>
      <w:r w:rsidRPr="00D76CD6">
        <w:rPr>
          <w:rFonts w:ascii="Times New Roman" w:hAnsi="Times New Roman"/>
          <w:sz w:val="28"/>
          <w:szCs w:val="28"/>
        </w:rPr>
        <w:t xml:space="preserve"> is an odd prime then every quadratic residue has two square roots (±).</w:t>
      </w:r>
    </w:p>
    <w:p w14:paraId="53836906" w14:textId="77777777" w:rsidR="006D299A" w:rsidRPr="00D76CD6" w:rsidRDefault="006D299A" w:rsidP="006D299A">
      <w:pPr>
        <w:spacing w:line="360" w:lineRule="atLeast"/>
        <w:jc w:val="both"/>
        <w:rPr>
          <w:rFonts w:ascii="Times New Roman" w:hAnsi="Times New Roman"/>
          <w:sz w:val="28"/>
          <w:szCs w:val="28"/>
        </w:rPr>
      </w:pPr>
    </w:p>
    <w:p w14:paraId="7360FCB1" w14:textId="77777777" w:rsidR="006D299A" w:rsidRPr="0070240F" w:rsidRDefault="006D299A" w:rsidP="006D299A">
      <w:pPr>
        <w:spacing w:line="360" w:lineRule="atLeast"/>
        <w:jc w:val="both"/>
        <w:rPr>
          <w:rFonts w:ascii="Times New Roman" w:hAnsi="Times New Roman"/>
          <w:b/>
          <w:sz w:val="28"/>
          <w:szCs w:val="28"/>
        </w:rPr>
      </w:pPr>
      <w:bookmarkStart w:id="195" w:name="OLE_LINK184"/>
      <w:bookmarkStart w:id="196" w:name="OLE_LINK185"/>
      <w:r w:rsidRPr="0070240F">
        <w:rPr>
          <w:rFonts w:ascii="Times New Roman" w:hAnsi="Times New Roman"/>
          <w:b/>
          <w:sz w:val="28"/>
          <w:szCs w:val="28"/>
        </w:rPr>
        <w:t>Corollary 1</w:t>
      </w:r>
    </w:p>
    <w:p w14:paraId="6ACB199E"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The product of two quadratic residues or of two quadratic non-residues is a quadratic residue. The product of a residue and a non-residue is a non-residue.</w:t>
      </w:r>
    </w:p>
    <w:p w14:paraId="0CA2C467"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Proof</w:t>
      </w:r>
    </w:p>
    <w:bookmarkEnd w:id="195"/>
    <w:bookmarkEnd w:id="196"/>
    <w:p w14:paraId="5B555C96"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Look at the powers of a primitive root.</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70B125EF" wp14:editId="57093882">
            <wp:extent cx="132080" cy="132080"/>
            <wp:effectExtent l="2540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4CDD708" w14:textId="77777777" w:rsidR="006D299A" w:rsidRPr="0070240F" w:rsidRDefault="006D299A" w:rsidP="006D299A">
      <w:pPr>
        <w:spacing w:line="360" w:lineRule="atLeast"/>
        <w:jc w:val="both"/>
        <w:rPr>
          <w:rFonts w:ascii="Times New Roman" w:hAnsi="Times New Roman"/>
          <w:b/>
          <w:sz w:val="28"/>
          <w:szCs w:val="28"/>
        </w:rPr>
      </w:pPr>
    </w:p>
    <w:p w14:paraId="17BF475E"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Example</w:t>
      </w:r>
    </w:p>
    <w:p w14:paraId="2021A58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In </w:t>
      </w:r>
      <w:r w:rsidRPr="0070240F">
        <w:rPr>
          <w:rFonts w:ascii="Times New Roman" w:hAnsi="Times New Roman"/>
          <w:position w:val="-10"/>
          <w:sz w:val="28"/>
          <w:szCs w:val="28"/>
        </w:rPr>
        <w:object w:dxaOrig="440" w:dyaOrig="340" w14:anchorId="17C9C8A4">
          <v:shape id="_x0000_i1391" type="#_x0000_t75" style="width:22.4pt;height:16.8pt" o:ole="">
            <v:imagedata r:id="rId681" o:title=""/>
          </v:shape>
          <o:OLEObject Type="Embed" ProgID="Equation.3" ShapeID="_x0000_i1391" DrawAspect="Content" ObjectID="_1585227557" r:id="rId682"/>
        </w:object>
      </w:r>
      <w:r w:rsidRPr="00D76CD6">
        <w:rPr>
          <w:rFonts w:ascii="Times New Roman" w:hAnsi="Times New Roman"/>
          <w:sz w:val="28"/>
          <w:szCs w:val="28"/>
        </w:rPr>
        <w:t xml:space="preserve"> 3 is a primitive root. The powers of 3 are (with residues in bold):</w:t>
      </w:r>
    </w:p>
    <w:p w14:paraId="45D9329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b/>
        <w:t xml:space="preserve">3, </w:t>
      </w:r>
      <w:r w:rsidRPr="0070240F">
        <w:rPr>
          <w:rFonts w:ascii="Times New Roman" w:hAnsi="Times New Roman"/>
          <w:b/>
          <w:sz w:val="28"/>
          <w:szCs w:val="28"/>
        </w:rPr>
        <w:t>9</w:t>
      </w:r>
      <w:r w:rsidRPr="00D76CD6">
        <w:rPr>
          <w:rFonts w:ascii="Times New Roman" w:hAnsi="Times New Roman"/>
          <w:sz w:val="28"/>
          <w:szCs w:val="28"/>
        </w:rPr>
        <w:t xml:space="preserve">, –7, </w:t>
      </w:r>
      <w:r w:rsidRPr="0070240F">
        <w:rPr>
          <w:rFonts w:ascii="Times New Roman" w:hAnsi="Times New Roman"/>
          <w:b/>
          <w:sz w:val="28"/>
          <w:szCs w:val="28"/>
        </w:rPr>
        <w:t>–4</w:t>
      </w:r>
      <w:r w:rsidRPr="00D76CD6">
        <w:rPr>
          <w:rFonts w:ascii="Times New Roman" w:hAnsi="Times New Roman"/>
          <w:sz w:val="28"/>
          <w:szCs w:val="28"/>
        </w:rPr>
        <w:t xml:space="preserve">, 5, </w:t>
      </w:r>
      <w:r w:rsidRPr="0070240F">
        <w:rPr>
          <w:rFonts w:ascii="Times New Roman" w:hAnsi="Times New Roman"/>
          <w:b/>
          <w:sz w:val="28"/>
          <w:szCs w:val="28"/>
        </w:rPr>
        <w:t>–2</w:t>
      </w:r>
      <w:r w:rsidRPr="00D76CD6">
        <w:rPr>
          <w:rFonts w:ascii="Times New Roman" w:hAnsi="Times New Roman"/>
          <w:sz w:val="28"/>
          <w:szCs w:val="28"/>
        </w:rPr>
        <w:t xml:space="preserve">, –6, </w:t>
      </w:r>
      <w:r w:rsidRPr="0070240F">
        <w:rPr>
          <w:rFonts w:ascii="Times New Roman" w:hAnsi="Times New Roman"/>
          <w:b/>
          <w:sz w:val="28"/>
          <w:szCs w:val="28"/>
        </w:rPr>
        <w:t>–1</w:t>
      </w:r>
      <w:r w:rsidRPr="00D76CD6">
        <w:rPr>
          <w:rFonts w:ascii="Times New Roman" w:hAnsi="Times New Roman"/>
          <w:sz w:val="28"/>
          <w:szCs w:val="28"/>
        </w:rPr>
        <w:t>,</w:t>
      </w:r>
      <w:r w:rsidRPr="0070240F">
        <w:rPr>
          <w:rFonts w:ascii="Times New Roman" w:hAnsi="Times New Roman"/>
          <w:sz w:val="28"/>
          <w:szCs w:val="28"/>
        </w:rPr>
        <w:t xml:space="preserve"> </w:t>
      </w:r>
      <w:r w:rsidRPr="00D76CD6">
        <w:rPr>
          <w:rFonts w:ascii="Times New Roman" w:hAnsi="Times New Roman"/>
          <w:sz w:val="28"/>
          <w:szCs w:val="28"/>
        </w:rPr>
        <w:t xml:space="preserve">–3, </w:t>
      </w:r>
      <w:r w:rsidRPr="0070240F">
        <w:rPr>
          <w:rFonts w:ascii="Times New Roman" w:hAnsi="Times New Roman"/>
          <w:b/>
          <w:sz w:val="28"/>
          <w:szCs w:val="28"/>
        </w:rPr>
        <w:t>–9</w:t>
      </w:r>
      <w:r w:rsidRPr="00D76CD6">
        <w:rPr>
          <w:rFonts w:ascii="Times New Roman" w:hAnsi="Times New Roman"/>
          <w:sz w:val="28"/>
          <w:szCs w:val="28"/>
        </w:rPr>
        <w:t xml:space="preserve">, 7, </w:t>
      </w:r>
      <w:r w:rsidRPr="0070240F">
        <w:rPr>
          <w:rFonts w:ascii="Times New Roman" w:hAnsi="Times New Roman"/>
          <w:b/>
          <w:sz w:val="28"/>
          <w:szCs w:val="28"/>
        </w:rPr>
        <w:t>4</w:t>
      </w:r>
      <w:r w:rsidRPr="00D76CD6">
        <w:rPr>
          <w:rFonts w:ascii="Times New Roman" w:hAnsi="Times New Roman"/>
          <w:sz w:val="28"/>
          <w:szCs w:val="28"/>
        </w:rPr>
        <w:t xml:space="preserve">, –5, </w:t>
      </w:r>
      <w:r w:rsidRPr="0070240F">
        <w:rPr>
          <w:rFonts w:ascii="Times New Roman" w:hAnsi="Times New Roman"/>
          <w:b/>
          <w:sz w:val="28"/>
          <w:szCs w:val="28"/>
        </w:rPr>
        <w:t>2</w:t>
      </w:r>
      <w:r w:rsidRPr="00D76CD6">
        <w:rPr>
          <w:rFonts w:ascii="Times New Roman" w:hAnsi="Times New Roman"/>
          <w:sz w:val="28"/>
          <w:szCs w:val="28"/>
        </w:rPr>
        <w:t xml:space="preserve">, 6, </w:t>
      </w:r>
      <w:r w:rsidRPr="0070240F">
        <w:rPr>
          <w:rFonts w:ascii="Times New Roman" w:hAnsi="Times New Roman"/>
          <w:b/>
          <w:sz w:val="28"/>
          <w:szCs w:val="28"/>
        </w:rPr>
        <w:t>1</w:t>
      </w:r>
    </w:p>
    <w:p w14:paraId="3875D9CA"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and you may verify the above corollary.</w:t>
      </w:r>
    </w:p>
    <w:p w14:paraId="1C30F08E"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lastRenderedPageBreak/>
        <w:t xml:space="preserve">Corollary 2 </w:t>
      </w:r>
      <w:r w:rsidRPr="0070240F">
        <w:rPr>
          <w:rFonts w:ascii="Times New Roman" w:hAnsi="Times New Roman"/>
          <w:sz w:val="28"/>
          <w:szCs w:val="28"/>
        </w:rPr>
        <w:t>(Euler's criterion)</w:t>
      </w:r>
    </w:p>
    <w:p w14:paraId="1C8926B8" w14:textId="77777777" w:rsidR="006D299A" w:rsidRPr="00D76CD6" w:rsidRDefault="006D299A" w:rsidP="006D299A">
      <w:pPr>
        <w:spacing w:line="360" w:lineRule="atLeast"/>
        <w:ind w:left="720"/>
        <w:jc w:val="both"/>
        <w:rPr>
          <w:rFonts w:ascii="Times New Roman" w:hAnsi="Times New Roman"/>
          <w:sz w:val="28"/>
          <w:szCs w:val="28"/>
        </w:rPr>
      </w:pPr>
      <w:bookmarkStart w:id="197" w:name="OLE_LINK196"/>
      <w:bookmarkStart w:id="198" w:name="OLE_LINK197"/>
      <w:bookmarkStart w:id="199" w:name="OLE_LINK190"/>
      <w:bookmarkStart w:id="200" w:name="OLE_LINK191"/>
      <w:r w:rsidRPr="00D76CD6">
        <w:rPr>
          <w:rFonts w:ascii="Times New Roman" w:hAnsi="Times New Roman"/>
          <w:sz w:val="28"/>
          <w:szCs w:val="28"/>
        </w:rPr>
        <w:t xml:space="preserve">Let </w:t>
      </w:r>
      <w:r w:rsidRPr="0070240F">
        <w:rPr>
          <w:rFonts w:ascii="Times New Roman" w:hAnsi="Times New Roman"/>
          <w:i/>
          <w:sz w:val="28"/>
          <w:szCs w:val="28"/>
        </w:rPr>
        <w:t>p</w:t>
      </w:r>
      <w:r w:rsidRPr="00D76CD6">
        <w:rPr>
          <w:rFonts w:ascii="Times New Roman" w:hAnsi="Times New Roman"/>
          <w:sz w:val="28"/>
          <w:szCs w:val="28"/>
        </w:rPr>
        <w:t xml:space="preserve"> be an odd prime and  </w:t>
      </w:r>
      <w:bookmarkStart w:id="201" w:name="OLE_LINK192"/>
      <w:bookmarkStart w:id="202" w:name="OLE_LINK193"/>
      <w:r w:rsidRPr="0070240F">
        <w:rPr>
          <w:rFonts w:ascii="Times New Roman" w:hAnsi="Times New Roman"/>
          <w:position w:val="-16"/>
          <w:sz w:val="28"/>
          <w:szCs w:val="28"/>
        </w:rPr>
        <w:object w:dxaOrig="1340" w:dyaOrig="480" w14:anchorId="33230742">
          <v:shape id="_x0000_i1392" type="#_x0000_t75" style="width:67.2pt;height:24pt" o:ole="">
            <v:imagedata r:id="rId523" o:title=""/>
          </v:shape>
          <o:OLEObject Type="Embed" ProgID="Equation.3" ShapeID="_x0000_i1392" DrawAspect="Content" ObjectID="_1585227558" r:id="rId683"/>
        </w:object>
      </w:r>
      <w:bookmarkEnd w:id="201"/>
      <w:bookmarkEnd w:id="202"/>
      <w:r w:rsidRPr="00D76CD6">
        <w:rPr>
          <w:rFonts w:ascii="Times New Roman" w:hAnsi="Times New Roman"/>
          <w:sz w:val="28"/>
          <w:szCs w:val="28"/>
        </w:rPr>
        <w:t>. Then</w:t>
      </w:r>
      <w:bookmarkEnd w:id="197"/>
      <w:bookmarkEnd w:id="198"/>
      <w:r w:rsidRPr="00D76CD6">
        <w:rPr>
          <w:rFonts w:ascii="Times New Roman" w:hAnsi="Times New Roman"/>
          <w:sz w:val="28"/>
          <w:szCs w:val="28"/>
        </w:rPr>
        <w:t xml:space="preserve"> </w:t>
      </w:r>
      <w:r w:rsidRPr="0070240F">
        <w:rPr>
          <w:rFonts w:ascii="Times New Roman" w:hAnsi="Times New Roman"/>
          <w:position w:val="-14"/>
          <w:sz w:val="28"/>
          <w:szCs w:val="28"/>
        </w:rPr>
        <w:object w:dxaOrig="1520" w:dyaOrig="380" w14:anchorId="61DA33FC">
          <v:shape id="_x0000_i1393" type="#_x0000_t75" style="width:76pt;height:19.2pt" o:ole="">
            <v:imagedata r:id="rId684" o:title=""/>
          </v:shape>
          <o:OLEObject Type="Embed" ProgID="Equation.3" ShapeID="_x0000_i1393" DrawAspect="Content" ObjectID="_1585227559" r:id="rId685"/>
        </w:object>
      </w:r>
      <w:r w:rsidRPr="00D76CD6">
        <w:rPr>
          <w:rFonts w:ascii="Times New Roman" w:hAnsi="Times New Roman"/>
          <w:sz w:val="28"/>
          <w:szCs w:val="28"/>
        </w:rPr>
        <w:t xml:space="preserve"> i</w:t>
      </w:r>
      <w:bookmarkEnd w:id="199"/>
      <w:bookmarkEnd w:id="200"/>
      <w:r w:rsidRPr="00D76CD6">
        <w:rPr>
          <w:rFonts w:ascii="Times New Roman" w:hAnsi="Times New Roman"/>
          <w:sz w:val="28"/>
          <w:szCs w:val="28"/>
        </w:rPr>
        <w:t xml:space="preserve">s a quadratic residue if and only if </w:t>
      </w:r>
      <w:bookmarkStart w:id="203" w:name="OLE_LINK188"/>
      <w:bookmarkStart w:id="204" w:name="OLE_LINK189"/>
      <w:r w:rsidRPr="0070240F">
        <w:rPr>
          <w:rFonts w:ascii="Times New Roman" w:hAnsi="Times New Roman"/>
          <w:position w:val="-2"/>
          <w:sz w:val="28"/>
          <w:szCs w:val="28"/>
        </w:rPr>
        <w:object w:dxaOrig="720" w:dyaOrig="320" w14:anchorId="0B092F8E">
          <v:shape id="_x0000_i1394" type="#_x0000_t75" style="width:36pt;height:16pt" o:ole="">
            <v:imagedata r:id="rId686" o:title=""/>
          </v:shape>
          <o:OLEObject Type="Embed" ProgID="Equation.3" ShapeID="_x0000_i1394" DrawAspect="Content" ObjectID="_1585227560" r:id="rId687"/>
        </w:object>
      </w:r>
      <w:bookmarkEnd w:id="203"/>
      <w:bookmarkEnd w:id="204"/>
      <w:r w:rsidRPr="00D76CD6">
        <w:rPr>
          <w:rFonts w:ascii="Times New Roman" w:hAnsi="Times New Roman"/>
          <w:sz w:val="28"/>
          <w:szCs w:val="28"/>
        </w:rPr>
        <w:t xml:space="preserve"> (and a non-residue if </w:t>
      </w:r>
      <w:r w:rsidRPr="0070240F">
        <w:rPr>
          <w:rFonts w:ascii="Times New Roman" w:hAnsi="Times New Roman"/>
          <w:position w:val="-2"/>
          <w:sz w:val="28"/>
          <w:szCs w:val="28"/>
        </w:rPr>
        <w:object w:dxaOrig="900" w:dyaOrig="320" w14:anchorId="7A72085D">
          <v:shape id="_x0000_i1395" type="#_x0000_t75" style="width:44.8pt;height:16pt" o:ole="">
            <v:imagedata r:id="rId688" o:title=""/>
          </v:shape>
          <o:OLEObject Type="Embed" ProgID="Equation.3" ShapeID="_x0000_i1395" DrawAspect="Content" ObjectID="_1585227561" r:id="rId689"/>
        </w:object>
      </w:r>
      <w:r w:rsidRPr="00D76CD6">
        <w:rPr>
          <w:rFonts w:ascii="Times New Roman" w:hAnsi="Times New Roman"/>
          <w:sz w:val="28"/>
          <w:szCs w:val="28"/>
        </w:rPr>
        <w:t>).</w:t>
      </w:r>
    </w:p>
    <w:p w14:paraId="549F1DFC" w14:textId="77777777" w:rsidR="006D299A" w:rsidRPr="00D76CD6" w:rsidRDefault="006D299A" w:rsidP="006D299A">
      <w:pPr>
        <w:spacing w:line="360" w:lineRule="atLeast"/>
        <w:jc w:val="both"/>
        <w:rPr>
          <w:rFonts w:ascii="Times New Roman" w:hAnsi="Times New Roman"/>
          <w:sz w:val="28"/>
          <w:szCs w:val="28"/>
        </w:rPr>
      </w:pPr>
    </w:p>
    <w:p w14:paraId="774E2EC6"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Proof</w:t>
      </w:r>
    </w:p>
    <w:p w14:paraId="0D656728"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If </w:t>
      </w:r>
      <w:r w:rsidRPr="0070240F">
        <w:rPr>
          <w:rFonts w:ascii="Times New Roman" w:hAnsi="Times New Roman"/>
          <w:i/>
          <w:sz w:val="28"/>
          <w:szCs w:val="28"/>
        </w:rPr>
        <w:t>a</w:t>
      </w:r>
      <w:r w:rsidRPr="00D76CD6">
        <w:rPr>
          <w:rFonts w:ascii="Times New Roman" w:hAnsi="Times New Roman"/>
          <w:sz w:val="28"/>
          <w:szCs w:val="28"/>
        </w:rPr>
        <w:t xml:space="preserve"> is an </w:t>
      </w:r>
      <w:r w:rsidRPr="0070240F">
        <w:rPr>
          <w:rFonts w:ascii="Times New Roman" w:hAnsi="Times New Roman"/>
          <w:i/>
          <w:sz w:val="28"/>
          <w:szCs w:val="28"/>
        </w:rPr>
        <w:t>even</w:t>
      </w:r>
      <w:r w:rsidRPr="00D76CD6">
        <w:rPr>
          <w:rFonts w:ascii="Times New Roman" w:hAnsi="Times New Roman"/>
          <w:sz w:val="28"/>
          <w:szCs w:val="28"/>
        </w:rPr>
        <w:t xml:space="preserve"> power of the generator </w:t>
      </w:r>
      <w:r w:rsidRPr="0070240F">
        <w:rPr>
          <w:rFonts w:ascii="Times New Roman" w:hAnsi="Times New Roman"/>
          <w:i/>
          <w:sz w:val="28"/>
          <w:szCs w:val="28"/>
        </w:rPr>
        <w:t>r</w:t>
      </w:r>
      <w:r w:rsidRPr="00D76CD6">
        <w:rPr>
          <w:rFonts w:ascii="Times New Roman" w:hAnsi="Times New Roman"/>
          <w:sz w:val="28"/>
          <w:szCs w:val="28"/>
        </w:rPr>
        <w:t xml:space="preserve"> then </w:t>
      </w:r>
      <w:r w:rsidRPr="0070240F">
        <w:rPr>
          <w:rFonts w:ascii="Times New Roman" w:hAnsi="Times New Roman"/>
          <w:position w:val="-6"/>
          <w:sz w:val="28"/>
          <w:szCs w:val="28"/>
        </w:rPr>
        <w:object w:dxaOrig="2720" w:dyaOrig="360" w14:anchorId="03B7D751">
          <v:shape id="_x0000_i1396" type="#_x0000_t75" style="width:136pt;height:18.4pt" o:ole="">
            <v:imagedata r:id="rId690" o:title=""/>
          </v:shape>
          <o:OLEObject Type="Embed" ProgID="Equation.3" ShapeID="_x0000_i1396" DrawAspect="Content" ObjectID="_1585227562" r:id="rId691"/>
        </w:object>
      </w:r>
      <w:r w:rsidRPr="00D76CD6">
        <w:rPr>
          <w:rFonts w:ascii="Times New Roman" w:hAnsi="Times New Roman"/>
          <w:sz w:val="28"/>
          <w:szCs w:val="28"/>
        </w:rPr>
        <w:t xml:space="preserve"> since 2</w:t>
      </w:r>
      <w:r w:rsidRPr="0070240F">
        <w:rPr>
          <w:rFonts w:ascii="Times New Roman" w:hAnsi="Times New Roman"/>
          <w:i/>
          <w:sz w:val="28"/>
          <w:szCs w:val="28"/>
        </w:rPr>
        <w:t>q</w:t>
      </w:r>
      <w:r w:rsidRPr="00D76CD6">
        <w:rPr>
          <w:rFonts w:ascii="Times New Roman" w:hAnsi="Times New Roman"/>
          <w:sz w:val="28"/>
          <w:szCs w:val="28"/>
        </w:rPr>
        <w:t xml:space="preserve"> is the order of the group.</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3ECBF7E5" wp14:editId="31F1F23F">
            <wp:extent cx="132080" cy="132080"/>
            <wp:effectExtent l="2540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06331B83" w14:textId="77777777" w:rsidR="006D299A" w:rsidRPr="00D76CD6" w:rsidRDefault="006D299A" w:rsidP="006D299A">
      <w:pPr>
        <w:spacing w:line="360" w:lineRule="atLeast"/>
        <w:jc w:val="both"/>
        <w:rPr>
          <w:rFonts w:ascii="Times New Roman" w:hAnsi="Times New Roman"/>
          <w:sz w:val="28"/>
          <w:szCs w:val="28"/>
        </w:rPr>
      </w:pPr>
    </w:p>
    <w:p w14:paraId="71B329FB" w14:textId="77777777" w:rsidR="006D299A" w:rsidRPr="0070240F" w:rsidRDefault="006D299A" w:rsidP="006D299A">
      <w:pPr>
        <w:spacing w:line="360" w:lineRule="atLeast"/>
        <w:jc w:val="both"/>
        <w:rPr>
          <w:rFonts w:ascii="Times New Roman" w:hAnsi="Times New Roman"/>
          <w:b/>
          <w:sz w:val="28"/>
          <w:szCs w:val="28"/>
        </w:rPr>
      </w:pPr>
      <w:r w:rsidRPr="0070240F">
        <w:rPr>
          <w:rFonts w:ascii="Times New Roman" w:hAnsi="Times New Roman"/>
          <w:b/>
          <w:sz w:val="28"/>
          <w:szCs w:val="28"/>
        </w:rPr>
        <w:t>Application</w:t>
      </w:r>
    </w:p>
    <w:p w14:paraId="015E87A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When does the equation </w:t>
      </w:r>
      <w:r w:rsidRPr="00336CB3">
        <w:rPr>
          <w:rFonts w:ascii="Times New Roman" w:hAnsi="Times New Roman"/>
          <w:position w:val="-2"/>
          <w:sz w:val="28"/>
          <w:szCs w:val="28"/>
        </w:rPr>
        <w:object w:dxaOrig="1120" w:dyaOrig="320" w14:anchorId="29E71D80">
          <v:shape id="_x0000_i1397" type="#_x0000_t75" style="width:56pt;height:16pt" o:ole="">
            <v:imagedata r:id="rId692" o:title=""/>
          </v:shape>
          <o:OLEObject Type="Embed" ProgID="Equation.3" ShapeID="_x0000_i1397" DrawAspect="Content" ObjectID="_1585227563" r:id="rId693"/>
        </w:object>
      </w:r>
      <w:r w:rsidRPr="00D76CD6">
        <w:rPr>
          <w:rFonts w:ascii="Times New Roman" w:hAnsi="Times New Roman"/>
          <w:sz w:val="28"/>
          <w:szCs w:val="28"/>
        </w:rPr>
        <w:t xml:space="preserve"> have a solution modulo an odd prime?</w:t>
      </w:r>
    </w:p>
    <w:p w14:paraId="228618A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That is, when is –1 a quadratic residue?</w:t>
      </w:r>
    </w:p>
    <w:p w14:paraId="0D6CD7D3"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Answer: </w:t>
      </w:r>
      <w:r w:rsidRPr="00D76CD6">
        <w:rPr>
          <w:rFonts w:ascii="Times New Roman" w:hAnsi="Times New Roman"/>
          <w:sz w:val="28"/>
          <w:szCs w:val="28"/>
        </w:rPr>
        <w:sym w:font="Symbol" w:char="F0DB"/>
      </w:r>
      <w:r w:rsidRPr="00D76CD6">
        <w:rPr>
          <w:rFonts w:ascii="Times New Roman" w:hAnsi="Times New Roman"/>
          <w:sz w:val="28"/>
          <w:szCs w:val="28"/>
        </w:rPr>
        <w:t xml:space="preserve"> </w:t>
      </w:r>
      <w:r w:rsidRPr="0070240F">
        <w:rPr>
          <w:rFonts w:ascii="Times New Roman" w:hAnsi="Times New Roman"/>
          <w:position w:val="-10"/>
          <w:sz w:val="28"/>
          <w:szCs w:val="28"/>
        </w:rPr>
        <w:object w:dxaOrig="2320" w:dyaOrig="400" w14:anchorId="22637D56">
          <v:shape id="_x0000_i1398" type="#_x0000_t75" style="width:116pt;height:20pt" o:ole="">
            <v:imagedata r:id="rId694" o:title=""/>
          </v:shape>
          <o:OLEObject Type="Embed" ProgID="Equation.3" ShapeID="_x0000_i1398" DrawAspect="Content" ObjectID="_1585227564" r:id="rId695"/>
        </w:object>
      </w:r>
      <w:r w:rsidRPr="00D76CD6">
        <w:rPr>
          <w:rFonts w:ascii="Times New Roman" w:hAnsi="Times New Roman"/>
          <w:sz w:val="28"/>
          <w:szCs w:val="28"/>
        </w:rPr>
        <w:t xml:space="preserve"> </w:t>
      </w:r>
      <w:r w:rsidRPr="0070240F">
        <w:rPr>
          <w:rFonts w:ascii="Times New Roman" w:hAnsi="Times New Roman"/>
          <w:i/>
          <w:sz w:val="28"/>
          <w:szCs w:val="28"/>
        </w:rPr>
        <w:t>q</w:t>
      </w:r>
      <w:r w:rsidRPr="00D76CD6">
        <w:rPr>
          <w:rFonts w:ascii="Times New Roman" w:hAnsi="Times New Roman"/>
          <w:sz w:val="28"/>
          <w:szCs w:val="28"/>
        </w:rPr>
        <w:t xml:space="preserve"> is even </w:t>
      </w:r>
      <w:r w:rsidRPr="00D76CD6">
        <w:rPr>
          <w:rFonts w:ascii="Times New Roman" w:hAnsi="Times New Roman"/>
          <w:sz w:val="28"/>
          <w:szCs w:val="28"/>
        </w:rPr>
        <w:sym w:font="Symbol" w:char="F0DB"/>
      </w:r>
      <w:r w:rsidRPr="00D76CD6">
        <w:rPr>
          <w:rFonts w:ascii="Times New Roman" w:hAnsi="Times New Roman"/>
          <w:sz w:val="28"/>
          <w:szCs w:val="28"/>
        </w:rPr>
        <w:t xml:space="preserve"> </w:t>
      </w:r>
      <w:r w:rsidRPr="0070240F">
        <w:rPr>
          <w:rFonts w:ascii="Times New Roman" w:hAnsi="Times New Roman"/>
          <w:i/>
          <w:sz w:val="28"/>
          <w:szCs w:val="28"/>
        </w:rPr>
        <w:t>p</w:t>
      </w:r>
      <w:r w:rsidRPr="00D76CD6">
        <w:rPr>
          <w:rFonts w:ascii="Times New Roman" w:hAnsi="Times New Roman"/>
          <w:sz w:val="28"/>
          <w:szCs w:val="28"/>
        </w:rPr>
        <w:t xml:space="preserve"> is of the form 4</w:t>
      </w:r>
      <w:r w:rsidRPr="0070240F">
        <w:rPr>
          <w:rFonts w:ascii="Times New Roman" w:hAnsi="Times New Roman"/>
          <w:i/>
          <w:sz w:val="28"/>
          <w:szCs w:val="28"/>
        </w:rPr>
        <w:t>k</w:t>
      </w:r>
      <w:r w:rsidRPr="00D76CD6">
        <w:rPr>
          <w:rFonts w:ascii="Times New Roman" w:hAnsi="Times New Roman"/>
          <w:sz w:val="28"/>
          <w:szCs w:val="28"/>
        </w:rPr>
        <w:t xml:space="preserve"> + 1.</w:t>
      </w:r>
    </w:p>
    <w:p w14:paraId="23A0831F" w14:textId="77777777" w:rsidR="006D299A" w:rsidRPr="00D76CD6" w:rsidRDefault="006D299A" w:rsidP="006D299A">
      <w:pPr>
        <w:spacing w:line="360" w:lineRule="atLeast"/>
        <w:jc w:val="both"/>
        <w:rPr>
          <w:rFonts w:ascii="Times New Roman" w:hAnsi="Times New Roman"/>
          <w:sz w:val="28"/>
          <w:szCs w:val="28"/>
        </w:rPr>
      </w:pPr>
    </w:p>
    <w:p w14:paraId="5FD306B4"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Remark</w:t>
      </w:r>
    </w:p>
    <w:p w14:paraId="3DB4FFB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Euler proved this result before the idea of a primitive root was introduced.</w:t>
      </w:r>
    </w:p>
    <w:p w14:paraId="63C218CB" w14:textId="77777777" w:rsidR="006D299A" w:rsidRPr="00D76CD6" w:rsidRDefault="006D299A" w:rsidP="006D299A">
      <w:pPr>
        <w:spacing w:line="360" w:lineRule="atLeast"/>
        <w:jc w:val="both"/>
        <w:rPr>
          <w:rFonts w:ascii="Times New Roman" w:hAnsi="Times New Roman"/>
          <w:sz w:val="28"/>
          <w:szCs w:val="28"/>
        </w:rPr>
      </w:pPr>
    </w:p>
    <w:p w14:paraId="283E0860"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Legendre (1752 – 1833) introduced a notation to help with calculation:</w:t>
      </w:r>
    </w:p>
    <w:p w14:paraId="6ED4228A" w14:textId="77777777" w:rsidR="006D299A" w:rsidRPr="00D76CD6" w:rsidRDefault="006D299A" w:rsidP="006D299A">
      <w:pPr>
        <w:spacing w:line="360" w:lineRule="atLeast"/>
        <w:jc w:val="both"/>
        <w:rPr>
          <w:rFonts w:ascii="Times New Roman" w:hAnsi="Times New Roman"/>
          <w:sz w:val="28"/>
          <w:szCs w:val="28"/>
        </w:rPr>
      </w:pPr>
    </w:p>
    <w:p w14:paraId="5B3DF5E7"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Definition</w:t>
      </w:r>
    </w:p>
    <w:p w14:paraId="730F7CC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Let </w:t>
      </w:r>
      <w:r w:rsidRPr="0070240F">
        <w:rPr>
          <w:rFonts w:ascii="Times New Roman" w:hAnsi="Times New Roman"/>
          <w:i/>
          <w:sz w:val="28"/>
          <w:szCs w:val="28"/>
        </w:rPr>
        <w:t>p</w:t>
      </w:r>
      <w:r w:rsidRPr="00D76CD6">
        <w:rPr>
          <w:rFonts w:ascii="Times New Roman" w:hAnsi="Times New Roman"/>
          <w:sz w:val="28"/>
          <w:szCs w:val="28"/>
        </w:rPr>
        <w:t xml:space="preserve"> be an odd prime and  </w:t>
      </w:r>
      <w:r w:rsidRPr="0070240F">
        <w:rPr>
          <w:rFonts w:ascii="Times New Roman" w:hAnsi="Times New Roman"/>
          <w:position w:val="-14"/>
          <w:sz w:val="28"/>
          <w:szCs w:val="28"/>
        </w:rPr>
        <w:object w:dxaOrig="1520" w:dyaOrig="380" w14:anchorId="5DCC0ACE">
          <v:shape id="_x0000_i1399" type="#_x0000_t75" style="width:76pt;height:19.2pt" o:ole="">
            <v:imagedata r:id="rId684" o:title=""/>
          </v:shape>
          <o:OLEObject Type="Embed" ProgID="Equation.3" ShapeID="_x0000_i1399" DrawAspect="Content" ObjectID="_1585227565" r:id="rId696"/>
        </w:object>
      </w:r>
      <w:r w:rsidRPr="00D76CD6">
        <w:rPr>
          <w:rFonts w:ascii="Times New Roman" w:hAnsi="Times New Roman"/>
          <w:sz w:val="28"/>
          <w:szCs w:val="28"/>
        </w:rPr>
        <w:t xml:space="preserve">. Then the </w:t>
      </w:r>
      <w:r w:rsidRPr="003B49C4">
        <w:rPr>
          <w:rFonts w:ascii="Times New Roman" w:hAnsi="Times New Roman"/>
          <w:b/>
          <w:sz w:val="28"/>
          <w:szCs w:val="28"/>
        </w:rPr>
        <w:t>Legendre symbol</w:t>
      </w:r>
      <w:r w:rsidRPr="00D76CD6">
        <w:rPr>
          <w:rFonts w:ascii="Times New Roman" w:hAnsi="Times New Roman"/>
          <w:sz w:val="28"/>
          <w:szCs w:val="28"/>
        </w:rPr>
        <w:t xml:space="preserve"> </w:t>
      </w:r>
      <w:bookmarkStart w:id="205" w:name="OLE_LINK216"/>
      <w:bookmarkStart w:id="206" w:name="OLE_LINK217"/>
      <w:r w:rsidRPr="003B49C4">
        <w:rPr>
          <w:rFonts w:ascii="Times New Roman" w:hAnsi="Times New Roman"/>
          <w:position w:val="-32"/>
          <w:sz w:val="28"/>
          <w:szCs w:val="28"/>
        </w:rPr>
        <w:object w:dxaOrig="460" w:dyaOrig="780" w14:anchorId="77C7745F">
          <v:shape id="_x0000_i1400" type="#_x0000_t75" style="width:23.2pt;height:39.2pt" o:ole="">
            <v:imagedata r:id="rId697" o:title=""/>
          </v:shape>
          <o:OLEObject Type="Embed" ProgID="Equation.3" ShapeID="_x0000_i1400" DrawAspect="Content" ObjectID="_1585227566" r:id="rId698"/>
        </w:object>
      </w:r>
      <w:bookmarkEnd w:id="205"/>
      <w:bookmarkEnd w:id="206"/>
      <w:r w:rsidRPr="00D76CD6">
        <w:rPr>
          <w:rFonts w:ascii="Times New Roman" w:hAnsi="Times New Roman"/>
          <w:sz w:val="28"/>
          <w:szCs w:val="28"/>
        </w:rPr>
        <w:t xml:space="preserve"> is defined to be +1 if </w:t>
      </w:r>
      <w:r w:rsidRPr="003B49C4">
        <w:rPr>
          <w:rFonts w:ascii="Times New Roman" w:hAnsi="Times New Roman"/>
          <w:i/>
          <w:sz w:val="28"/>
          <w:szCs w:val="28"/>
        </w:rPr>
        <w:t>a</w:t>
      </w:r>
      <w:r w:rsidRPr="00D76CD6">
        <w:rPr>
          <w:rFonts w:ascii="Times New Roman" w:hAnsi="Times New Roman"/>
          <w:sz w:val="28"/>
          <w:szCs w:val="28"/>
        </w:rPr>
        <w:t xml:space="preserve"> is a quadratic residue modulo </w:t>
      </w:r>
      <w:r w:rsidRPr="003B49C4">
        <w:rPr>
          <w:rFonts w:ascii="Times New Roman" w:hAnsi="Times New Roman"/>
          <w:i/>
          <w:sz w:val="28"/>
          <w:szCs w:val="28"/>
        </w:rPr>
        <w:t>p</w:t>
      </w:r>
      <w:r w:rsidRPr="00D76CD6">
        <w:rPr>
          <w:rFonts w:ascii="Times New Roman" w:hAnsi="Times New Roman"/>
          <w:sz w:val="28"/>
          <w:szCs w:val="28"/>
        </w:rPr>
        <w:t xml:space="preserve"> and –1 if </w:t>
      </w:r>
      <w:r w:rsidRPr="003B49C4">
        <w:rPr>
          <w:rFonts w:ascii="Times New Roman" w:hAnsi="Times New Roman"/>
          <w:i/>
          <w:sz w:val="28"/>
          <w:szCs w:val="28"/>
        </w:rPr>
        <w:t>a</w:t>
      </w:r>
      <w:r w:rsidRPr="00D76CD6">
        <w:rPr>
          <w:rFonts w:ascii="Times New Roman" w:hAnsi="Times New Roman"/>
          <w:sz w:val="28"/>
          <w:szCs w:val="28"/>
        </w:rPr>
        <w:t xml:space="preserve"> is a non-residue. (Call it 0 if </w:t>
      </w:r>
      <w:r w:rsidRPr="003B49C4">
        <w:rPr>
          <w:rFonts w:ascii="Times New Roman" w:hAnsi="Times New Roman"/>
          <w:i/>
          <w:sz w:val="28"/>
          <w:szCs w:val="28"/>
        </w:rPr>
        <w:t>a</w:t>
      </w:r>
      <w:r w:rsidRPr="00D76CD6">
        <w:rPr>
          <w:rFonts w:ascii="Times New Roman" w:hAnsi="Times New Roman"/>
          <w:sz w:val="28"/>
          <w:szCs w:val="28"/>
        </w:rPr>
        <w:t xml:space="preserve"> = 0 (mod </w:t>
      </w:r>
      <w:r w:rsidRPr="003B49C4">
        <w:rPr>
          <w:rFonts w:ascii="Times New Roman" w:hAnsi="Times New Roman"/>
          <w:i/>
          <w:sz w:val="28"/>
          <w:szCs w:val="28"/>
        </w:rPr>
        <w:t>p</w:t>
      </w:r>
      <w:r w:rsidRPr="00D76CD6">
        <w:rPr>
          <w:rFonts w:ascii="Times New Roman" w:hAnsi="Times New Roman"/>
          <w:sz w:val="28"/>
          <w:szCs w:val="28"/>
        </w:rPr>
        <w:t>)).</w:t>
      </w:r>
    </w:p>
    <w:p w14:paraId="3433B52A" w14:textId="77777777" w:rsidR="006D299A" w:rsidRPr="00D76CD6" w:rsidRDefault="006D299A" w:rsidP="006D299A">
      <w:pPr>
        <w:spacing w:line="360" w:lineRule="atLeast"/>
        <w:jc w:val="both"/>
        <w:rPr>
          <w:rFonts w:ascii="Times New Roman" w:hAnsi="Times New Roman"/>
          <w:sz w:val="28"/>
          <w:szCs w:val="28"/>
        </w:rPr>
      </w:pPr>
    </w:p>
    <w:p w14:paraId="3EB9ED4A" w14:textId="77777777" w:rsidR="006D299A" w:rsidRPr="00D76CD6" w:rsidRDefault="006D299A" w:rsidP="006D299A">
      <w:pPr>
        <w:spacing w:line="360" w:lineRule="atLeast"/>
        <w:jc w:val="both"/>
        <w:rPr>
          <w:rFonts w:ascii="Times New Roman" w:hAnsi="Times New Roman"/>
          <w:sz w:val="28"/>
          <w:szCs w:val="28"/>
        </w:rPr>
      </w:pPr>
      <w:r w:rsidRPr="003B49C4">
        <w:rPr>
          <w:rFonts w:ascii="Times New Roman" w:hAnsi="Times New Roman"/>
          <w:b/>
          <w:sz w:val="28"/>
          <w:szCs w:val="28"/>
        </w:rPr>
        <w:t>Remarks</w:t>
      </w:r>
    </w:p>
    <w:p w14:paraId="7DD11256"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1)</w:t>
      </w:r>
      <w:r w:rsidRPr="00D76CD6">
        <w:rPr>
          <w:rFonts w:ascii="Times New Roman" w:hAnsi="Times New Roman"/>
          <w:sz w:val="28"/>
          <w:szCs w:val="28"/>
        </w:rPr>
        <w:tab/>
        <w:t>We can now interpret the above corollaries as:</w:t>
      </w:r>
    </w:p>
    <w:p w14:paraId="58B96101" w14:textId="77777777" w:rsidR="006D299A" w:rsidRPr="00D76CD6" w:rsidRDefault="006D299A" w:rsidP="006D299A">
      <w:pPr>
        <w:spacing w:line="360" w:lineRule="atLeast"/>
        <w:ind w:left="360"/>
        <w:jc w:val="both"/>
        <w:rPr>
          <w:rFonts w:ascii="Times New Roman" w:hAnsi="Times New Roman"/>
          <w:sz w:val="28"/>
          <w:szCs w:val="28"/>
        </w:rPr>
      </w:pPr>
      <w:r w:rsidRPr="00D76CD6">
        <w:rPr>
          <w:rFonts w:ascii="Times New Roman" w:hAnsi="Times New Roman"/>
          <w:sz w:val="28"/>
          <w:szCs w:val="28"/>
        </w:rPr>
        <w:t>a)</w:t>
      </w:r>
      <w:r w:rsidRPr="00D76CD6">
        <w:rPr>
          <w:rFonts w:ascii="Times New Roman" w:hAnsi="Times New Roman"/>
          <w:sz w:val="28"/>
          <w:szCs w:val="28"/>
        </w:rPr>
        <w:tab/>
      </w:r>
      <w:r w:rsidRPr="003B49C4">
        <w:rPr>
          <w:rFonts w:ascii="Times New Roman" w:hAnsi="Times New Roman"/>
          <w:position w:val="-32"/>
          <w:sz w:val="28"/>
          <w:szCs w:val="28"/>
        </w:rPr>
        <w:object w:dxaOrig="1680" w:dyaOrig="780" w14:anchorId="39C86429">
          <v:shape id="_x0000_i1401" type="#_x0000_t75" style="width:84pt;height:39.2pt" o:ole="">
            <v:imagedata r:id="rId699" o:title=""/>
          </v:shape>
          <o:OLEObject Type="Embed" ProgID="Equation.3" ShapeID="_x0000_i1401" DrawAspect="Content" ObjectID="_1585227567" r:id="rId700"/>
        </w:object>
      </w:r>
    </w:p>
    <w:p w14:paraId="5ACB55A1" w14:textId="77777777" w:rsidR="006D299A" w:rsidRPr="00D76CD6" w:rsidRDefault="006D299A" w:rsidP="006D299A">
      <w:pPr>
        <w:spacing w:line="360" w:lineRule="atLeast"/>
        <w:ind w:left="360"/>
        <w:jc w:val="both"/>
        <w:rPr>
          <w:rFonts w:ascii="Times New Roman" w:hAnsi="Times New Roman"/>
          <w:sz w:val="28"/>
          <w:szCs w:val="28"/>
        </w:rPr>
      </w:pPr>
      <w:r w:rsidRPr="00D76CD6">
        <w:rPr>
          <w:rFonts w:ascii="Times New Roman" w:hAnsi="Times New Roman"/>
          <w:sz w:val="28"/>
          <w:szCs w:val="28"/>
        </w:rPr>
        <w:t>b)</w:t>
      </w:r>
      <w:r w:rsidRPr="00D76CD6">
        <w:rPr>
          <w:rFonts w:ascii="Times New Roman" w:hAnsi="Times New Roman"/>
          <w:sz w:val="28"/>
          <w:szCs w:val="28"/>
        </w:rPr>
        <w:tab/>
        <w:t xml:space="preserve">If </w:t>
      </w:r>
      <w:r w:rsidRPr="0070240F">
        <w:rPr>
          <w:rFonts w:ascii="Times New Roman" w:hAnsi="Times New Roman"/>
          <w:position w:val="-16"/>
          <w:sz w:val="28"/>
          <w:szCs w:val="28"/>
        </w:rPr>
        <w:object w:dxaOrig="1340" w:dyaOrig="480" w14:anchorId="57B75847">
          <v:shape id="_x0000_i1402" type="#_x0000_t75" style="width:67.2pt;height:24pt" o:ole="">
            <v:imagedata r:id="rId523" o:title=""/>
          </v:shape>
          <o:OLEObject Type="Embed" ProgID="Equation.3" ShapeID="_x0000_i1402" DrawAspect="Content" ObjectID="_1585227568" r:id="rId701"/>
        </w:object>
      </w:r>
      <w:r w:rsidRPr="00D76CD6">
        <w:rPr>
          <w:rFonts w:ascii="Times New Roman" w:hAnsi="Times New Roman"/>
          <w:sz w:val="28"/>
          <w:szCs w:val="28"/>
        </w:rPr>
        <w:t xml:space="preserve"> then </w:t>
      </w:r>
      <w:bookmarkStart w:id="207" w:name="OLE_LINK194"/>
      <w:bookmarkStart w:id="208" w:name="OLE_LINK195"/>
      <w:r w:rsidRPr="003B49C4">
        <w:rPr>
          <w:rFonts w:ascii="Times New Roman" w:hAnsi="Times New Roman"/>
          <w:position w:val="-32"/>
          <w:sz w:val="28"/>
          <w:szCs w:val="28"/>
        </w:rPr>
        <w:object w:dxaOrig="1020" w:dyaOrig="780" w14:anchorId="2FC27E66">
          <v:shape id="_x0000_i1403" type="#_x0000_t75" style="width:51.2pt;height:39.2pt" o:ole="">
            <v:imagedata r:id="rId702" o:title=""/>
          </v:shape>
          <o:OLEObject Type="Embed" ProgID="Equation.3" ShapeID="_x0000_i1403" DrawAspect="Content" ObjectID="_1585227569" r:id="rId703"/>
        </w:object>
      </w:r>
      <w:bookmarkEnd w:id="207"/>
      <w:bookmarkEnd w:id="208"/>
      <w:r w:rsidRPr="00D76CD6">
        <w:rPr>
          <w:rFonts w:ascii="Times New Roman" w:hAnsi="Times New Roman"/>
          <w:sz w:val="28"/>
          <w:szCs w:val="28"/>
        </w:rPr>
        <w:t xml:space="preserve"> mod </w:t>
      </w:r>
      <w:r w:rsidRPr="003B49C4">
        <w:rPr>
          <w:rFonts w:ascii="Times New Roman" w:hAnsi="Times New Roman"/>
          <w:i/>
          <w:sz w:val="28"/>
          <w:szCs w:val="28"/>
        </w:rPr>
        <w:t>p</w:t>
      </w:r>
      <w:r w:rsidRPr="00D76CD6">
        <w:rPr>
          <w:rFonts w:ascii="Times New Roman" w:hAnsi="Times New Roman"/>
          <w:sz w:val="28"/>
          <w:szCs w:val="28"/>
        </w:rPr>
        <w:t xml:space="preserve">. In particular </w:t>
      </w:r>
      <w:bookmarkStart w:id="209" w:name="OLE_LINK209"/>
      <w:bookmarkStart w:id="210" w:name="OLE_LINK210"/>
      <w:r w:rsidRPr="003B49C4">
        <w:rPr>
          <w:rFonts w:ascii="Times New Roman" w:hAnsi="Times New Roman"/>
          <w:position w:val="-32"/>
          <w:sz w:val="28"/>
          <w:szCs w:val="28"/>
        </w:rPr>
        <w:object w:dxaOrig="1420" w:dyaOrig="780" w14:anchorId="5377EA64">
          <v:shape id="_x0000_i1404" type="#_x0000_t75" style="width:71.2pt;height:39.2pt" o:ole="">
            <v:imagedata r:id="rId704" o:title=""/>
          </v:shape>
          <o:OLEObject Type="Embed" ProgID="Equation.3" ShapeID="_x0000_i1404" DrawAspect="Content" ObjectID="_1585227570" r:id="rId705"/>
        </w:object>
      </w:r>
      <w:bookmarkEnd w:id="209"/>
      <w:bookmarkEnd w:id="210"/>
      <w:r w:rsidRPr="00D76CD6">
        <w:rPr>
          <w:rFonts w:ascii="Times New Roman" w:hAnsi="Times New Roman"/>
          <w:sz w:val="28"/>
          <w:szCs w:val="28"/>
        </w:rPr>
        <w:t>.</w:t>
      </w:r>
    </w:p>
    <w:p w14:paraId="45A0DB67" w14:textId="77777777" w:rsidR="006D299A" w:rsidRPr="00D76CD6" w:rsidRDefault="006D299A" w:rsidP="006D299A">
      <w:pPr>
        <w:spacing w:line="360" w:lineRule="atLeast"/>
        <w:jc w:val="both"/>
        <w:rPr>
          <w:rFonts w:ascii="Times New Roman" w:hAnsi="Times New Roman"/>
          <w:sz w:val="28"/>
          <w:szCs w:val="28"/>
        </w:rPr>
      </w:pPr>
    </w:p>
    <w:p w14:paraId="470DD70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2)</w:t>
      </w:r>
      <w:r w:rsidRPr="00D76CD6">
        <w:rPr>
          <w:rFonts w:ascii="Times New Roman" w:hAnsi="Times New Roman"/>
          <w:sz w:val="28"/>
          <w:szCs w:val="28"/>
        </w:rPr>
        <w:tab/>
        <w:t>If</w:t>
      </w:r>
      <w:r w:rsidRPr="003B49C4">
        <w:rPr>
          <w:rFonts w:ascii="Times New Roman" w:hAnsi="Times New Roman"/>
          <w:i/>
          <w:sz w:val="28"/>
          <w:szCs w:val="28"/>
        </w:rPr>
        <w:t xml:space="preserve"> r</w:t>
      </w:r>
      <w:r w:rsidRPr="00D76CD6">
        <w:rPr>
          <w:rFonts w:ascii="Times New Roman" w:hAnsi="Times New Roman"/>
          <w:sz w:val="28"/>
          <w:szCs w:val="28"/>
        </w:rPr>
        <w:t xml:space="preserve"> is a primitive root and </w:t>
      </w:r>
      <w:r w:rsidRPr="003B49C4">
        <w:rPr>
          <w:rFonts w:ascii="Times New Roman" w:hAnsi="Times New Roman"/>
          <w:position w:val="-2"/>
          <w:sz w:val="28"/>
          <w:szCs w:val="28"/>
        </w:rPr>
        <w:object w:dxaOrig="720" w:dyaOrig="320" w14:anchorId="3A67E847">
          <v:shape id="_x0000_i1405" type="#_x0000_t75" style="width:36pt;height:16pt" o:ole="">
            <v:imagedata r:id="rId706" o:title=""/>
          </v:shape>
          <o:OLEObject Type="Embed" ProgID="Equation.3" ShapeID="_x0000_i1405" DrawAspect="Content" ObjectID="_1585227571" r:id="rId707"/>
        </w:object>
      </w:r>
      <w:r w:rsidRPr="00D76CD6">
        <w:rPr>
          <w:rFonts w:ascii="Times New Roman" w:hAnsi="Times New Roman"/>
          <w:sz w:val="28"/>
          <w:szCs w:val="28"/>
        </w:rPr>
        <w:t xml:space="preserve"> for </w:t>
      </w:r>
      <w:r w:rsidRPr="0070240F">
        <w:rPr>
          <w:rFonts w:ascii="Times New Roman" w:hAnsi="Times New Roman"/>
          <w:position w:val="-14"/>
          <w:sz w:val="28"/>
          <w:szCs w:val="28"/>
        </w:rPr>
        <w:object w:dxaOrig="1520" w:dyaOrig="380" w14:anchorId="3F46BF7D">
          <v:shape id="_x0000_i1406" type="#_x0000_t75" style="width:76pt;height:19.2pt" o:ole="">
            <v:imagedata r:id="rId684" o:title=""/>
          </v:shape>
          <o:OLEObject Type="Embed" ProgID="Equation.3" ShapeID="_x0000_i1406" DrawAspect="Content" ObjectID="_1585227572" r:id="rId708"/>
        </w:object>
      </w:r>
      <w:r w:rsidRPr="00D76CD6">
        <w:rPr>
          <w:rFonts w:ascii="Times New Roman" w:hAnsi="Times New Roman"/>
          <w:sz w:val="28"/>
          <w:szCs w:val="28"/>
        </w:rPr>
        <w:t xml:space="preserve"> then </w:t>
      </w:r>
      <w:r w:rsidRPr="003B49C4">
        <w:rPr>
          <w:rFonts w:ascii="Times New Roman" w:hAnsi="Times New Roman"/>
          <w:position w:val="-32"/>
          <w:sz w:val="28"/>
          <w:szCs w:val="28"/>
        </w:rPr>
        <w:object w:dxaOrig="1320" w:dyaOrig="780" w14:anchorId="182CF422">
          <v:shape id="_x0000_i1407" type="#_x0000_t75" style="width:66.4pt;height:39.2pt" o:ole="">
            <v:imagedata r:id="rId709" o:title=""/>
          </v:shape>
          <o:OLEObject Type="Embed" ProgID="Equation.3" ShapeID="_x0000_i1407" DrawAspect="Content" ObjectID="_1585227573" r:id="rId710"/>
        </w:object>
      </w:r>
      <w:r w:rsidRPr="00D76CD6">
        <w:rPr>
          <w:rFonts w:ascii="Times New Roman" w:hAnsi="Times New Roman"/>
          <w:sz w:val="28"/>
          <w:szCs w:val="28"/>
        </w:rPr>
        <w:t>.</w:t>
      </w:r>
    </w:p>
    <w:p w14:paraId="79002FB7" w14:textId="77777777" w:rsidR="006D299A" w:rsidRPr="00D76CD6" w:rsidRDefault="006D299A" w:rsidP="006D299A">
      <w:pPr>
        <w:spacing w:line="360" w:lineRule="atLeast"/>
        <w:jc w:val="both"/>
        <w:rPr>
          <w:rFonts w:ascii="Times New Roman" w:hAnsi="Times New Roman"/>
          <w:sz w:val="28"/>
          <w:szCs w:val="28"/>
        </w:rPr>
      </w:pPr>
    </w:p>
    <w:p w14:paraId="17337472"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Here is a different way of deciding if something is a quadratic residue.</w:t>
      </w:r>
    </w:p>
    <w:p w14:paraId="2C0701B9" w14:textId="77777777" w:rsidR="006D299A" w:rsidRPr="00D76CD6" w:rsidRDefault="006D299A" w:rsidP="006D299A">
      <w:pPr>
        <w:spacing w:line="360" w:lineRule="atLeast"/>
        <w:jc w:val="both"/>
        <w:rPr>
          <w:rFonts w:ascii="Times New Roman" w:hAnsi="Times New Roman"/>
          <w:sz w:val="28"/>
          <w:szCs w:val="28"/>
        </w:rPr>
      </w:pPr>
    </w:p>
    <w:p w14:paraId="23D9D48D" w14:textId="77777777" w:rsidR="006D299A" w:rsidRPr="003B49C4" w:rsidRDefault="006D299A" w:rsidP="006D299A">
      <w:pPr>
        <w:spacing w:line="360" w:lineRule="atLeast"/>
        <w:jc w:val="both"/>
        <w:rPr>
          <w:rFonts w:ascii="Times New Roman" w:hAnsi="Times New Roman"/>
          <w:b/>
          <w:sz w:val="28"/>
          <w:szCs w:val="28"/>
        </w:rPr>
      </w:pPr>
    </w:p>
    <w:p w14:paraId="76BBDD7E" w14:textId="77777777" w:rsidR="006D299A" w:rsidRPr="003B49C4" w:rsidRDefault="006D299A" w:rsidP="006D299A">
      <w:pPr>
        <w:spacing w:line="360" w:lineRule="atLeast"/>
        <w:jc w:val="both"/>
        <w:rPr>
          <w:rFonts w:ascii="Times New Roman" w:hAnsi="Times New Roman"/>
          <w:b/>
          <w:sz w:val="28"/>
          <w:szCs w:val="28"/>
        </w:rPr>
      </w:pPr>
    </w:p>
    <w:p w14:paraId="202D146D" w14:textId="77777777" w:rsidR="006D299A" w:rsidRPr="00D76CD6" w:rsidRDefault="006D299A" w:rsidP="006D299A">
      <w:pPr>
        <w:spacing w:line="360" w:lineRule="atLeast"/>
        <w:jc w:val="both"/>
        <w:rPr>
          <w:rFonts w:ascii="Times New Roman" w:hAnsi="Times New Roman"/>
          <w:sz w:val="28"/>
          <w:szCs w:val="28"/>
        </w:rPr>
      </w:pPr>
      <w:r w:rsidRPr="003B49C4">
        <w:rPr>
          <w:rFonts w:ascii="Times New Roman" w:hAnsi="Times New Roman"/>
          <w:b/>
          <w:sz w:val="28"/>
          <w:szCs w:val="28"/>
        </w:rPr>
        <w:lastRenderedPageBreak/>
        <w:t>Theorem</w:t>
      </w:r>
      <w:r w:rsidRPr="00D76CD6">
        <w:rPr>
          <w:rFonts w:ascii="Times New Roman" w:hAnsi="Times New Roman"/>
          <w:sz w:val="28"/>
          <w:szCs w:val="28"/>
        </w:rPr>
        <w:t xml:space="preserve"> (Gauss's Lemma)</w:t>
      </w:r>
    </w:p>
    <w:p w14:paraId="7C755191"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Let </w:t>
      </w:r>
      <w:r w:rsidRPr="0070240F">
        <w:rPr>
          <w:rFonts w:ascii="Times New Roman" w:hAnsi="Times New Roman"/>
          <w:i/>
          <w:sz w:val="28"/>
          <w:szCs w:val="28"/>
        </w:rPr>
        <w:t>p</w:t>
      </w:r>
      <w:r w:rsidRPr="00D76CD6">
        <w:rPr>
          <w:rFonts w:ascii="Times New Roman" w:hAnsi="Times New Roman"/>
          <w:sz w:val="28"/>
          <w:szCs w:val="28"/>
        </w:rPr>
        <w:t xml:space="preserve"> be an odd prime and  </w:t>
      </w:r>
      <w:r w:rsidRPr="0070240F">
        <w:rPr>
          <w:rFonts w:ascii="Times New Roman" w:hAnsi="Times New Roman"/>
          <w:position w:val="-16"/>
          <w:sz w:val="28"/>
          <w:szCs w:val="28"/>
        </w:rPr>
        <w:object w:dxaOrig="1340" w:dyaOrig="480" w14:anchorId="0F9E680A">
          <v:shape id="_x0000_i1408" type="#_x0000_t75" style="width:67.2pt;height:24pt" o:ole="">
            <v:imagedata r:id="rId523" o:title=""/>
          </v:shape>
          <o:OLEObject Type="Embed" ProgID="Equation.3" ShapeID="_x0000_i1408" DrawAspect="Content" ObjectID="_1585227574" r:id="rId711"/>
        </w:object>
      </w:r>
      <w:r w:rsidRPr="00D76CD6">
        <w:rPr>
          <w:rFonts w:ascii="Times New Roman" w:hAnsi="Times New Roman"/>
          <w:sz w:val="28"/>
          <w:szCs w:val="28"/>
        </w:rPr>
        <w:t xml:space="preserve">. Consider the numbers </w:t>
      </w:r>
      <w:r w:rsidRPr="003B49C4">
        <w:rPr>
          <w:rFonts w:ascii="Times New Roman" w:hAnsi="Times New Roman"/>
          <w:i/>
          <w:sz w:val="28"/>
          <w:szCs w:val="28"/>
        </w:rPr>
        <w:t>a</w:t>
      </w:r>
      <w:r w:rsidRPr="00D76CD6">
        <w:rPr>
          <w:rFonts w:ascii="Times New Roman" w:hAnsi="Times New Roman"/>
          <w:sz w:val="28"/>
          <w:szCs w:val="28"/>
        </w:rPr>
        <w:t>, 2</w:t>
      </w:r>
      <w:r w:rsidRPr="003B49C4">
        <w:rPr>
          <w:rFonts w:ascii="Times New Roman" w:hAnsi="Times New Roman"/>
          <w:i/>
          <w:sz w:val="28"/>
          <w:szCs w:val="28"/>
        </w:rPr>
        <w:t>a</w:t>
      </w:r>
      <w:r w:rsidRPr="00D76CD6">
        <w:rPr>
          <w:rFonts w:ascii="Times New Roman" w:hAnsi="Times New Roman"/>
          <w:sz w:val="28"/>
          <w:szCs w:val="28"/>
        </w:rPr>
        <w:t>, 3</w:t>
      </w:r>
      <w:r w:rsidRPr="003B49C4">
        <w:rPr>
          <w:rFonts w:ascii="Times New Roman" w:hAnsi="Times New Roman"/>
          <w:i/>
          <w:sz w:val="28"/>
          <w:szCs w:val="28"/>
        </w:rPr>
        <w:t>a</w:t>
      </w:r>
      <w:r w:rsidRPr="00D76CD6">
        <w:rPr>
          <w:rFonts w:ascii="Times New Roman" w:hAnsi="Times New Roman"/>
          <w:sz w:val="28"/>
          <w:szCs w:val="28"/>
        </w:rPr>
        <w:t xml:space="preserve">,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w:t>
      </w:r>
      <w:r w:rsidRPr="003B49C4">
        <w:rPr>
          <w:rFonts w:ascii="Times New Roman" w:hAnsi="Times New Roman"/>
          <w:i/>
          <w:sz w:val="28"/>
          <w:szCs w:val="28"/>
        </w:rPr>
        <w:t>qa</w:t>
      </w:r>
      <w:r w:rsidRPr="00D76CD6">
        <w:rPr>
          <w:rFonts w:ascii="Times New Roman" w:hAnsi="Times New Roman"/>
          <w:sz w:val="28"/>
          <w:szCs w:val="28"/>
        </w:rPr>
        <w:t xml:space="preserve"> (mod </w:t>
      </w:r>
      <w:r w:rsidRPr="003B49C4">
        <w:rPr>
          <w:rFonts w:ascii="Times New Roman" w:hAnsi="Times New Roman"/>
          <w:i/>
          <w:sz w:val="28"/>
          <w:szCs w:val="28"/>
        </w:rPr>
        <w:t>p</w:t>
      </w:r>
      <w:r w:rsidRPr="00D76CD6">
        <w:rPr>
          <w:rFonts w:ascii="Times New Roman" w:hAnsi="Times New Roman"/>
          <w:sz w:val="28"/>
          <w:szCs w:val="28"/>
        </w:rPr>
        <w:t xml:space="preserve">). Let </w:t>
      </w:r>
      <w:r w:rsidRPr="003B49C4">
        <w:rPr>
          <w:rFonts w:ascii="Times New Roman" w:hAnsi="Times New Roman"/>
          <w:i/>
          <w:sz w:val="28"/>
          <w:szCs w:val="28"/>
        </w:rPr>
        <w:t>k</w:t>
      </w:r>
      <w:r w:rsidRPr="00D76CD6">
        <w:rPr>
          <w:rFonts w:ascii="Times New Roman" w:hAnsi="Times New Roman"/>
          <w:sz w:val="28"/>
          <w:szCs w:val="28"/>
        </w:rPr>
        <w:t xml:space="preserve"> be the number of these which are &gt; </w:t>
      </w:r>
      <w:r w:rsidRPr="003B49C4">
        <w:rPr>
          <w:rFonts w:ascii="Times New Roman" w:hAnsi="Times New Roman"/>
          <w:i/>
          <w:sz w:val="28"/>
          <w:szCs w:val="28"/>
        </w:rPr>
        <w:t>q</w:t>
      </w:r>
      <w:r w:rsidRPr="00D76CD6">
        <w:rPr>
          <w:rFonts w:ascii="Times New Roman" w:hAnsi="Times New Roman"/>
          <w:sz w:val="28"/>
          <w:szCs w:val="28"/>
        </w:rPr>
        <w:t xml:space="preserve">. Then </w:t>
      </w:r>
      <w:r w:rsidRPr="003B49C4">
        <w:rPr>
          <w:rFonts w:ascii="Times New Roman" w:hAnsi="Times New Roman"/>
          <w:i/>
          <w:sz w:val="28"/>
          <w:szCs w:val="28"/>
        </w:rPr>
        <w:t>a</w:t>
      </w:r>
      <w:r w:rsidRPr="00D76CD6">
        <w:rPr>
          <w:rFonts w:ascii="Times New Roman" w:hAnsi="Times New Roman"/>
          <w:sz w:val="28"/>
          <w:szCs w:val="28"/>
        </w:rPr>
        <w:t xml:space="preserve"> is a quadratic residue if </w:t>
      </w:r>
      <w:r w:rsidRPr="003B49C4">
        <w:rPr>
          <w:rFonts w:ascii="Times New Roman" w:hAnsi="Times New Roman"/>
          <w:i/>
          <w:sz w:val="28"/>
          <w:szCs w:val="28"/>
        </w:rPr>
        <w:t>k</w:t>
      </w:r>
      <w:r w:rsidRPr="00D76CD6">
        <w:rPr>
          <w:rFonts w:ascii="Times New Roman" w:hAnsi="Times New Roman"/>
          <w:sz w:val="28"/>
          <w:szCs w:val="28"/>
        </w:rPr>
        <w:t xml:space="preserve"> is even.</w:t>
      </w:r>
    </w:p>
    <w:p w14:paraId="3BC71BD1" w14:textId="77777777" w:rsidR="006D299A" w:rsidRPr="00D76CD6" w:rsidRDefault="006D299A" w:rsidP="006D299A">
      <w:pPr>
        <w:spacing w:line="360" w:lineRule="atLeast"/>
        <w:ind w:left="720"/>
        <w:jc w:val="both"/>
        <w:rPr>
          <w:rFonts w:ascii="Times New Roman" w:hAnsi="Times New Roman"/>
          <w:sz w:val="28"/>
          <w:szCs w:val="28"/>
        </w:rPr>
      </w:pPr>
    </w:p>
    <w:p w14:paraId="6082E961"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Example</w:t>
      </w:r>
    </w:p>
    <w:p w14:paraId="194020E2"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Take </w:t>
      </w:r>
      <w:r w:rsidRPr="003B49C4">
        <w:rPr>
          <w:rFonts w:ascii="Times New Roman" w:hAnsi="Times New Roman"/>
          <w:i/>
          <w:sz w:val="28"/>
          <w:szCs w:val="28"/>
        </w:rPr>
        <w:t>p</w:t>
      </w:r>
      <w:r w:rsidRPr="00D76CD6">
        <w:rPr>
          <w:rFonts w:ascii="Times New Roman" w:hAnsi="Times New Roman"/>
          <w:sz w:val="28"/>
          <w:szCs w:val="28"/>
        </w:rPr>
        <w:t xml:space="preserve"> = 17, </w:t>
      </w:r>
      <w:r w:rsidRPr="003B49C4">
        <w:rPr>
          <w:rFonts w:ascii="Times New Roman" w:hAnsi="Times New Roman"/>
          <w:i/>
          <w:sz w:val="28"/>
          <w:szCs w:val="28"/>
        </w:rPr>
        <w:t>q</w:t>
      </w:r>
      <w:r w:rsidRPr="00D76CD6">
        <w:rPr>
          <w:rFonts w:ascii="Times New Roman" w:hAnsi="Times New Roman"/>
          <w:sz w:val="28"/>
          <w:szCs w:val="28"/>
        </w:rPr>
        <w:t xml:space="preserve"> = 8, </w:t>
      </w:r>
      <w:r w:rsidRPr="003B49C4">
        <w:rPr>
          <w:rFonts w:ascii="Times New Roman" w:hAnsi="Times New Roman"/>
          <w:i/>
          <w:sz w:val="28"/>
          <w:szCs w:val="28"/>
        </w:rPr>
        <w:t>a</w:t>
      </w:r>
      <w:r w:rsidRPr="00D76CD6">
        <w:rPr>
          <w:rFonts w:ascii="Times New Roman" w:hAnsi="Times New Roman"/>
          <w:sz w:val="28"/>
          <w:szCs w:val="28"/>
        </w:rPr>
        <w:t xml:space="preserve"> = 7</w:t>
      </w:r>
    </w:p>
    <w:p w14:paraId="4C3A2E21"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We get:  7, 14, 4, 11, 1, 8, 15, 5 and so </w:t>
      </w:r>
      <w:r w:rsidRPr="003B49C4">
        <w:rPr>
          <w:rFonts w:ascii="Times New Roman" w:hAnsi="Times New Roman"/>
          <w:i/>
          <w:sz w:val="28"/>
          <w:szCs w:val="28"/>
        </w:rPr>
        <w:t>k</w:t>
      </w:r>
      <w:r w:rsidRPr="00D76CD6">
        <w:rPr>
          <w:rFonts w:ascii="Times New Roman" w:hAnsi="Times New Roman"/>
          <w:sz w:val="28"/>
          <w:szCs w:val="28"/>
        </w:rPr>
        <w:t xml:space="preserve"> = 3 and 7 is a non-residue.</w:t>
      </w:r>
    </w:p>
    <w:p w14:paraId="6F089262" w14:textId="77777777" w:rsidR="006D299A" w:rsidRPr="00D76CD6" w:rsidRDefault="006D299A" w:rsidP="006D299A">
      <w:pPr>
        <w:spacing w:line="360" w:lineRule="atLeast"/>
        <w:ind w:left="720"/>
        <w:jc w:val="both"/>
        <w:rPr>
          <w:rFonts w:ascii="Times New Roman" w:hAnsi="Times New Roman"/>
          <w:sz w:val="28"/>
          <w:szCs w:val="28"/>
        </w:rPr>
      </w:pPr>
    </w:p>
    <w:p w14:paraId="36E4B71B"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Proof</w:t>
      </w:r>
    </w:p>
    <w:p w14:paraId="7F516A3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Note that the above list is 7, –3, 4, –6, 1, 8, –2, 5 and that the numbers 1, 2,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w:t>
      </w:r>
      <w:r w:rsidRPr="003B49C4">
        <w:rPr>
          <w:rFonts w:ascii="Times New Roman" w:hAnsi="Times New Roman"/>
          <w:i/>
          <w:sz w:val="28"/>
          <w:szCs w:val="28"/>
        </w:rPr>
        <w:t>q</w:t>
      </w:r>
      <w:r w:rsidRPr="00D76CD6">
        <w:rPr>
          <w:rFonts w:ascii="Times New Roman" w:hAnsi="Times New Roman"/>
          <w:sz w:val="28"/>
          <w:szCs w:val="28"/>
        </w:rPr>
        <w:t xml:space="preserve"> occur once with either ±.</w:t>
      </w:r>
    </w:p>
    <w:p w14:paraId="7165816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This always happens since the numbers </w:t>
      </w:r>
      <w:r w:rsidRPr="003B49C4">
        <w:rPr>
          <w:rFonts w:ascii="Times New Roman" w:hAnsi="Times New Roman"/>
          <w:i/>
          <w:sz w:val="28"/>
          <w:szCs w:val="28"/>
        </w:rPr>
        <w:t>a</w:t>
      </w:r>
      <w:r w:rsidRPr="00D76CD6">
        <w:rPr>
          <w:rFonts w:ascii="Times New Roman" w:hAnsi="Times New Roman"/>
          <w:sz w:val="28"/>
          <w:szCs w:val="28"/>
        </w:rPr>
        <w:t>, 2</w:t>
      </w:r>
      <w:r w:rsidRPr="003B49C4">
        <w:rPr>
          <w:rFonts w:ascii="Times New Roman" w:hAnsi="Times New Roman"/>
          <w:i/>
          <w:sz w:val="28"/>
          <w:szCs w:val="28"/>
        </w:rPr>
        <w:t>a</w:t>
      </w:r>
      <w:r w:rsidRPr="00D76CD6">
        <w:rPr>
          <w:rFonts w:ascii="Times New Roman" w:hAnsi="Times New Roman"/>
          <w:sz w:val="28"/>
          <w:szCs w:val="28"/>
        </w:rPr>
        <w:t xml:space="preserve">, ... , </w:t>
      </w:r>
      <w:r w:rsidRPr="003B49C4">
        <w:rPr>
          <w:rFonts w:ascii="Times New Roman" w:hAnsi="Times New Roman"/>
          <w:i/>
          <w:sz w:val="28"/>
          <w:szCs w:val="28"/>
        </w:rPr>
        <w:t>qa</w:t>
      </w:r>
      <w:r w:rsidRPr="00D76CD6">
        <w:rPr>
          <w:rFonts w:ascii="Times New Roman" w:hAnsi="Times New Roman"/>
          <w:sz w:val="28"/>
          <w:szCs w:val="28"/>
        </w:rPr>
        <w:t xml:space="preserve"> must be distinct mod </w:t>
      </w:r>
      <w:r w:rsidRPr="003B49C4">
        <w:rPr>
          <w:rFonts w:ascii="Times New Roman" w:hAnsi="Times New Roman"/>
          <w:i/>
          <w:sz w:val="28"/>
          <w:szCs w:val="28"/>
        </w:rPr>
        <w:t>p</w:t>
      </w:r>
      <w:r w:rsidRPr="00D76CD6">
        <w:rPr>
          <w:rFonts w:ascii="Times New Roman" w:hAnsi="Times New Roman"/>
          <w:sz w:val="28"/>
          <w:szCs w:val="28"/>
        </w:rPr>
        <w:t xml:space="preserve"> (since </w:t>
      </w:r>
      <w:r w:rsidRPr="003B49C4">
        <w:rPr>
          <w:rFonts w:ascii="Times New Roman" w:hAnsi="Times New Roman"/>
          <w:i/>
          <w:sz w:val="28"/>
          <w:szCs w:val="28"/>
        </w:rPr>
        <w:t>a</w:t>
      </w:r>
      <w:r w:rsidRPr="00D76CD6">
        <w:rPr>
          <w:rFonts w:ascii="Times New Roman" w:hAnsi="Times New Roman"/>
          <w:sz w:val="28"/>
          <w:szCs w:val="28"/>
        </w:rPr>
        <w:t xml:space="preserve"> is invertible in </w:t>
      </w:r>
      <w:r w:rsidRPr="003B49C4">
        <w:rPr>
          <w:rFonts w:ascii="Times New Roman" w:hAnsi="Times New Roman"/>
          <w:position w:val="-14"/>
          <w:sz w:val="28"/>
          <w:szCs w:val="28"/>
        </w:rPr>
        <w:object w:dxaOrig="380" w:dyaOrig="380" w14:anchorId="4B09F723">
          <v:shape id="_x0000_i1409" type="#_x0000_t75" style="width:19.2pt;height:19.2pt" o:ole="">
            <v:imagedata r:id="rId83" o:title=""/>
          </v:shape>
          <o:OLEObject Type="Embed" ProgID="Equation.3" ShapeID="_x0000_i1409" DrawAspect="Content" ObjectID="_1585227575" r:id="rId712"/>
        </w:object>
      </w:r>
      <w:r w:rsidRPr="00D76CD6">
        <w:rPr>
          <w:rFonts w:ascii="Times New Roman" w:hAnsi="Times New Roman"/>
          <w:sz w:val="28"/>
          <w:szCs w:val="28"/>
        </w:rPr>
        <w:t>) and if we take these numbers to lie in the range [–</w:t>
      </w:r>
      <w:r w:rsidRPr="003B49C4">
        <w:rPr>
          <w:rFonts w:ascii="Times New Roman" w:hAnsi="Times New Roman"/>
          <w:i/>
          <w:sz w:val="28"/>
          <w:szCs w:val="28"/>
        </w:rPr>
        <w:t>q</w:t>
      </w:r>
      <w:r w:rsidRPr="00D76CD6">
        <w:rPr>
          <w:rFonts w:ascii="Times New Roman" w:hAnsi="Times New Roman"/>
          <w:sz w:val="28"/>
          <w:szCs w:val="28"/>
        </w:rPr>
        <w:t xml:space="preserve">, </w:t>
      </w:r>
      <w:r w:rsidRPr="003B49C4">
        <w:rPr>
          <w:rFonts w:ascii="Times New Roman" w:hAnsi="Times New Roman"/>
          <w:i/>
          <w:sz w:val="28"/>
          <w:szCs w:val="28"/>
        </w:rPr>
        <w:t>q</w:t>
      </w:r>
      <w:r w:rsidRPr="00D76CD6">
        <w:rPr>
          <w:rFonts w:ascii="Times New Roman" w:hAnsi="Times New Roman"/>
          <w:sz w:val="28"/>
          <w:szCs w:val="28"/>
        </w:rPr>
        <w:t xml:space="preserve">] and we were to have (say) </w:t>
      </w:r>
      <w:bookmarkStart w:id="211" w:name="OLE_LINK199"/>
      <w:bookmarkStart w:id="212" w:name="OLE_LINK200"/>
      <w:r w:rsidRPr="003B49C4">
        <w:rPr>
          <w:rFonts w:ascii="Times New Roman" w:hAnsi="Times New Roman"/>
          <w:position w:val="-10"/>
          <w:sz w:val="28"/>
          <w:szCs w:val="28"/>
        </w:rPr>
        <w:object w:dxaOrig="1160" w:dyaOrig="340" w14:anchorId="585AD9B2">
          <v:shape id="_x0000_i1410" type="#_x0000_t75" style="width:58.4pt;height:16.8pt" o:ole="">
            <v:imagedata r:id="rId713" o:title=""/>
          </v:shape>
          <o:OLEObject Type="Embed" ProgID="Equation.3" ShapeID="_x0000_i1410" DrawAspect="Content" ObjectID="_1585227576" r:id="rId714"/>
        </w:object>
      </w:r>
      <w:bookmarkEnd w:id="211"/>
      <w:bookmarkEnd w:id="212"/>
      <w:r w:rsidRPr="00D76CD6">
        <w:rPr>
          <w:rFonts w:ascii="Times New Roman" w:hAnsi="Times New Roman"/>
          <w:sz w:val="28"/>
          <w:szCs w:val="28"/>
        </w:rPr>
        <w:t xml:space="preserve"> then </w:t>
      </w:r>
      <w:r w:rsidRPr="003B49C4">
        <w:rPr>
          <w:rFonts w:ascii="Times New Roman" w:hAnsi="Times New Roman"/>
          <w:position w:val="-10"/>
          <w:sz w:val="28"/>
          <w:szCs w:val="28"/>
        </w:rPr>
        <w:object w:dxaOrig="3920" w:dyaOrig="340" w14:anchorId="305E75A8">
          <v:shape id="_x0000_i1411" type="#_x0000_t75" style="width:196pt;height:16.8pt" o:ole="">
            <v:imagedata r:id="rId715" o:title=""/>
          </v:shape>
          <o:OLEObject Type="Embed" ProgID="Equation.3" ShapeID="_x0000_i1411" DrawAspect="Content" ObjectID="_1585227577" r:id="rId716"/>
        </w:object>
      </w:r>
      <w:r w:rsidRPr="00D76CD6">
        <w:rPr>
          <w:rFonts w:ascii="Times New Roman" w:hAnsi="Times New Roman"/>
          <w:sz w:val="28"/>
          <w:szCs w:val="28"/>
        </w:rPr>
        <w:t xml:space="preserve"> which can't happen since </w:t>
      </w:r>
      <w:r w:rsidRPr="003B49C4">
        <w:rPr>
          <w:rFonts w:ascii="Times New Roman" w:hAnsi="Times New Roman"/>
          <w:position w:val="-10"/>
          <w:sz w:val="28"/>
          <w:szCs w:val="28"/>
        </w:rPr>
        <w:object w:dxaOrig="200" w:dyaOrig="340" w14:anchorId="32D46867">
          <v:shape id="_x0000_i1412" type="#_x0000_t75" style="width:10.4pt;height:16.8pt" o:ole="">
            <v:imagedata r:id="rId717" o:title=""/>
          </v:shape>
          <o:OLEObject Type="Embed" ProgID="Equation.3" ShapeID="_x0000_i1412" DrawAspect="Content" ObjectID="_1585227578" r:id="rId718"/>
        </w:object>
      </w:r>
      <w:r w:rsidRPr="00D76CD6">
        <w:rPr>
          <w:rFonts w:ascii="Times New Roman" w:hAnsi="Times New Roman"/>
          <w:sz w:val="28"/>
          <w:szCs w:val="28"/>
        </w:rPr>
        <w:t xml:space="preserve"> is in the range [1, </w:t>
      </w:r>
      <w:r w:rsidRPr="00C0436D">
        <w:rPr>
          <w:rFonts w:ascii="Times New Roman" w:hAnsi="Times New Roman"/>
          <w:i/>
          <w:sz w:val="28"/>
          <w:szCs w:val="28"/>
        </w:rPr>
        <w:t>q</w:t>
      </w:r>
      <w:r w:rsidRPr="00D76CD6">
        <w:rPr>
          <w:rFonts w:ascii="Times New Roman" w:hAnsi="Times New Roman"/>
          <w:sz w:val="28"/>
          <w:szCs w:val="28"/>
        </w:rPr>
        <w:t>].</w:t>
      </w:r>
    </w:p>
    <w:p w14:paraId="5E22EF5D"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Multiplying </w:t>
      </w:r>
      <w:r w:rsidRPr="003B49C4">
        <w:rPr>
          <w:rFonts w:ascii="Times New Roman" w:hAnsi="Times New Roman"/>
          <w:position w:val="-8"/>
          <w:sz w:val="28"/>
          <w:szCs w:val="28"/>
        </w:rPr>
        <w:object w:dxaOrig="3740" w:dyaOrig="280" w14:anchorId="19B5FE01">
          <v:shape id="_x0000_i1413" type="#_x0000_t75" style="width:187.2pt;height:14.4pt" o:ole="">
            <v:imagedata r:id="rId719" o:title=""/>
          </v:shape>
          <o:OLEObject Type="Embed" ProgID="Equation.3" ShapeID="_x0000_i1413" DrawAspect="Content" ObjectID="_1585227579" r:id="rId720"/>
        </w:object>
      </w:r>
      <w:r w:rsidRPr="00D76CD6">
        <w:rPr>
          <w:rFonts w:ascii="Times New Roman" w:hAnsi="Times New Roman"/>
          <w:sz w:val="28"/>
          <w:szCs w:val="28"/>
        </w:rPr>
        <w:t xml:space="preserve"> with the appropriate choice of signs on the right and this is </w:t>
      </w:r>
      <w:r w:rsidRPr="003B49C4">
        <w:rPr>
          <w:rFonts w:ascii="Times New Roman" w:hAnsi="Times New Roman"/>
          <w:position w:val="-8"/>
          <w:sz w:val="28"/>
          <w:szCs w:val="28"/>
        </w:rPr>
        <w:object w:dxaOrig="840" w:dyaOrig="380" w14:anchorId="75DE23E2">
          <v:shape id="_x0000_i1414" type="#_x0000_t75" style="width:42.4pt;height:19.2pt" o:ole="">
            <v:imagedata r:id="rId721" o:title=""/>
          </v:shape>
          <o:OLEObject Type="Embed" ProgID="Equation.3" ShapeID="_x0000_i1414" DrawAspect="Content" ObjectID="_1585227580" r:id="rId722"/>
        </w:object>
      </w:r>
      <w:r w:rsidRPr="00D76CD6">
        <w:rPr>
          <w:rFonts w:ascii="Times New Roman" w:hAnsi="Times New Roman"/>
          <w:sz w:val="28"/>
          <w:szCs w:val="28"/>
        </w:rPr>
        <w:t xml:space="preserve"> Thus </w:t>
      </w:r>
      <w:r w:rsidRPr="003B49C4">
        <w:rPr>
          <w:rFonts w:ascii="Times New Roman" w:hAnsi="Times New Roman"/>
          <w:position w:val="-6"/>
          <w:sz w:val="28"/>
          <w:szCs w:val="28"/>
        </w:rPr>
        <w:object w:dxaOrig="1200" w:dyaOrig="360" w14:anchorId="661385CB">
          <v:shape id="_x0000_i1415" type="#_x0000_t75" style="width:60pt;height:18.4pt" o:ole="">
            <v:imagedata r:id="rId723" o:title=""/>
          </v:shape>
          <o:OLEObject Type="Embed" ProgID="Equation.3" ShapeID="_x0000_i1415" DrawAspect="Content" ObjectID="_1585227581" r:id="rId724"/>
        </w:object>
      </w:r>
      <w:r w:rsidRPr="00D76CD6">
        <w:rPr>
          <w:rFonts w:ascii="Times New Roman" w:hAnsi="Times New Roman"/>
          <w:sz w:val="28"/>
          <w:szCs w:val="28"/>
        </w:rPr>
        <w:t xml:space="preserve"> and the result follows from Euler's criterion.</w:t>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16009DC8" wp14:editId="30B1BDC0">
            <wp:extent cx="132080" cy="132080"/>
            <wp:effectExtent l="2540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7D45A89C" w14:textId="77777777" w:rsidR="006D299A" w:rsidRPr="00D76CD6" w:rsidRDefault="006D299A" w:rsidP="006D299A">
      <w:pPr>
        <w:spacing w:line="360" w:lineRule="atLeast"/>
        <w:ind w:left="720"/>
        <w:jc w:val="both"/>
        <w:rPr>
          <w:rFonts w:ascii="Times New Roman" w:hAnsi="Times New Roman"/>
          <w:sz w:val="28"/>
          <w:szCs w:val="28"/>
        </w:rPr>
      </w:pPr>
    </w:p>
    <w:p w14:paraId="7462631A"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Application</w:t>
      </w:r>
    </w:p>
    <w:p w14:paraId="7D80D52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For which primes </w:t>
      </w:r>
      <w:r w:rsidRPr="003B49C4">
        <w:rPr>
          <w:rFonts w:ascii="Times New Roman" w:hAnsi="Times New Roman"/>
          <w:i/>
          <w:sz w:val="28"/>
          <w:szCs w:val="28"/>
        </w:rPr>
        <w:t>p</w:t>
      </w:r>
      <w:r w:rsidRPr="00D76CD6">
        <w:rPr>
          <w:rFonts w:ascii="Times New Roman" w:hAnsi="Times New Roman"/>
          <w:sz w:val="28"/>
          <w:szCs w:val="28"/>
        </w:rPr>
        <w:t xml:space="preserve"> is 2 a quadratic residue modulo </w:t>
      </w:r>
      <w:proofErr w:type="gramStart"/>
      <w:r w:rsidRPr="003B49C4">
        <w:rPr>
          <w:rFonts w:ascii="Times New Roman" w:hAnsi="Times New Roman"/>
          <w:i/>
          <w:sz w:val="28"/>
          <w:szCs w:val="28"/>
        </w:rPr>
        <w:t xml:space="preserve">p </w:t>
      </w:r>
      <w:r w:rsidRPr="00D76CD6">
        <w:rPr>
          <w:rFonts w:ascii="Times New Roman" w:hAnsi="Times New Roman"/>
          <w:sz w:val="28"/>
          <w:szCs w:val="28"/>
        </w:rPr>
        <w:t>?</w:t>
      </w:r>
      <w:proofErr w:type="gramEnd"/>
    </w:p>
    <w:p w14:paraId="527E2AFC"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Take </w:t>
      </w:r>
      <w:r w:rsidRPr="00572836">
        <w:rPr>
          <w:rFonts w:ascii="Times New Roman" w:hAnsi="Times New Roman"/>
          <w:position w:val="-16"/>
          <w:sz w:val="28"/>
          <w:szCs w:val="28"/>
        </w:rPr>
        <w:object w:dxaOrig="1340" w:dyaOrig="480" w14:anchorId="2DC93C27">
          <v:shape id="_x0000_i1416" type="#_x0000_t75" style="width:67.2pt;height:24pt" o:ole="">
            <v:imagedata r:id="rId523" o:title=""/>
          </v:shape>
          <o:OLEObject Type="Embed" ProgID="Equation.3" ShapeID="_x0000_i1416" DrawAspect="Content" ObjectID="_1585227582" r:id="rId725"/>
        </w:object>
      </w:r>
      <w:r w:rsidRPr="00D76CD6">
        <w:rPr>
          <w:rFonts w:ascii="Times New Roman" w:hAnsi="Times New Roman"/>
          <w:sz w:val="28"/>
          <w:szCs w:val="28"/>
        </w:rPr>
        <w:t xml:space="preserve"> and we get a list:  2, 4, </w:t>
      </w:r>
      <w:proofErr w:type="gramStart"/>
      <w:r w:rsidRPr="00D76CD6">
        <w:rPr>
          <w:rFonts w:ascii="Times New Roman" w:hAnsi="Times New Roman"/>
          <w:sz w:val="28"/>
          <w:szCs w:val="28"/>
        </w:rPr>
        <w:t>... ,</w:t>
      </w:r>
      <w:proofErr w:type="gramEnd"/>
      <w:r w:rsidRPr="00D76CD6">
        <w:rPr>
          <w:rFonts w:ascii="Times New Roman" w:hAnsi="Times New Roman"/>
          <w:sz w:val="28"/>
          <w:szCs w:val="28"/>
        </w:rPr>
        <w:t xml:space="preserve"> 2</w:t>
      </w:r>
      <w:r w:rsidRPr="003B49C4">
        <w:rPr>
          <w:rFonts w:ascii="Times New Roman" w:hAnsi="Times New Roman"/>
          <w:i/>
          <w:sz w:val="28"/>
          <w:szCs w:val="28"/>
        </w:rPr>
        <w:t>q</w:t>
      </w:r>
      <w:r w:rsidRPr="00D76CD6">
        <w:rPr>
          <w:rFonts w:ascii="Times New Roman" w:hAnsi="Times New Roman"/>
          <w:sz w:val="28"/>
          <w:szCs w:val="28"/>
        </w:rPr>
        <w:t xml:space="preserve"> = </w:t>
      </w:r>
      <w:r w:rsidRPr="003B49C4">
        <w:rPr>
          <w:rFonts w:ascii="Times New Roman" w:hAnsi="Times New Roman"/>
          <w:i/>
          <w:sz w:val="28"/>
          <w:szCs w:val="28"/>
        </w:rPr>
        <w:t>p</w:t>
      </w:r>
      <w:r w:rsidRPr="00D76CD6">
        <w:rPr>
          <w:rFonts w:ascii="Times New Roman" w:hAnsi="Times New Roman"/>
          <w:sz w:val="28"/>
          <w:szCs w:val="28"/>
        </w:rPr>
        <w:t> – 1.</w:t>
      </w:r>
    </w:p>
    <w:p w14:paraId="4D43DC17"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Put </w:t>
      </w:r>
      <w:r w:rsidRPr="003B49C4">
        <w:rPr>
          <w:rFonts w:ascii="Times New Roman" w:hAnsi="Times New Roman"/>
          <w:i/>
          <w:sz w:val="28"/>
          <w:szCs w:val="28"/>
        </w:rPr>
        <w:t>p</w:t>
      </w:r>
      <w:r w:rsidRPr="00D76CD6">
        <w:rPr>
          <w:rFonts w:ascii="Times New Roman" w:hAnsi="Times New Roman"/>
          <w:sz w:val="28"/>
          <w:szCs w:val="28"/>
        </w:rPr>
        <w:t xml:space="preserve"> = 8</w:t>
      </w:r>
      <w:r w:rsidRPr="003B49C4">
        <w:rPr>
          <w:rFonts w:ascii="Times New Roman" w:hAnsi="Times New Roman"/>
          <w:i/>
          <w:sz w:val="28"/>
          <w:szCs w:val="28"/>
        </w:rPr>
        <w:t>k</w:t>
      </w:r>
      <w:r w:rsidRPr="00D76CD6">
        <w:rPr>
          <w:rFonts w:ascii="Times New Roman" w:hAnsi="Times New Roman"/>
          <w:sz w:val="28"/>
          <w:szCs w:val="28"/>
        </w:rPr>
        <w:t xml:space="preserve"> + </w:t>
      </w:r>
      <w:r w:rsidRPr="003B49C4">
        <w:rPr>
          <w:rFonts w:ascii="Times New Roman" w:hAnsi="Times New Roman"/>
          <w:i/>
          <w:sz w:val="28"/>
          <w:szCs w:val="28"/>
        </w:rPr>
        <w:t>r</w:t>
      </w:r>
      <w:r w:rsidRPr="00D76CD6">
        <w:rPr>
          <w:rFonts w:ascii="Times New Roman" w:hAnsi="Times New Roman"/>
          <w:sz w:val="28"/>
          <w:szCs w:val="28"/>
        </w:rPr>
        <w:t xml:space="preserve"> and look at the different values of </w:t>
      </w:r>
      <w:r w:rsidRPr="003B49C4">
        <w:rPr>
          <w:rFonts w:ascii="Times New Roman" w:hAnsi="Times New Roman"/>
          <w:i/>
          <w:sz w:val="28"/>
          <w:szCs w:val="28"/>
        </w:rPr>
        <w:t>r</w:t>
      </w:r>
      <w:r w:rsidRPr="00D76CD6">
        <w:rPr>
          <w:rFonts w:ascii="Times New Roman" w:hAnsi="Times New Roman"/>
          <w:sz w:val="28"/>
          <w:szCs w:val="28"/>
        </w:rPr>
        <w:t>.</w:t>
      </w:r>
    </w:p>
    <w:p w14:paraId="3F5F3054"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Answer: 2 is a residue if </w:t>
      </w:r>
      <w:r w:rsidRPr="003B49C4">
        <w:rPr>
          <w:rFonts w:ascii="Times New Roman" w:hAnsi="Times New Roman"/>
          <w:i/>
          <w:sz w:val="28"/>
          <w:szCs w:val="28"/>
        </w:rPr>
        <w:t>r</w:t>
      </w:r>
      <w:r w:rsidRPr="00D76CD6">
        <w:rPr>
          <w:rFonts w:ascii="Times New Roman" w:hAnsi="Times New Roman"/>
          <w:sz w:val="28"/>
          <w:szCs w:val="28"/>
        </w:rPr>
        <w:t xml:space="preserve"> = 1 or 7 and a non-residue if </w:t>
      </w:r>
      <w:r w:rsidRPr="003B49C4">
        <w:rPr>
          <w:rFonts w:ascii="Times New Roman" w:hAnsi="Times New Roman"/>
          <w:i/>
          <w:sz w:val="28"/>
          <w:szCs w:val="28"/>
        </w:rPr>
        <w:t>r</w:t>
      </w:r>
      <w:r w:rsidRPr="00D76CD6">
        <w:rPr>
          <w:rFonts w:ascii="Times New Roman" w:hAnsi="Times New Roman"/>
          <w:sz w:val="28"/>
          <w:szCs w:val="28"/>
        </w:rPr>
        <w:t xml:space="preserve"> = 3 or 5.</w:t>
      </w:r>
    </w:p>
    <w:p w14:paraId="41CDD56A" w14:textId="77777777" w:rsidR="006D299A" w:rsidRPr="00D76CD6" w:rsidRDefault="006D299A" w:rsidP="006D299A">
      <w:pPr>
        <w:spacing w:line="360" w:lineRule="atLeast"/>
        <w:ind w:left="720"/>
        <w:jc w:val="both"/>
        <w:rPr>
          <w:rFonts w:ascii="Times New Roman" w:hAnsi="Times New Roman"/>
          <w:sz w:val="28"/>
          <w:szCs w:val="28"/>
        </w:rPr>
      </w:pPr>
    </w:p>
    <w:p w14:paraId="1081279D"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t>Remark</w:t>
      </w:r>
    </w:p>
    <w:p w14:paraId="45D97F4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One may phrase this as </w:t>
      </w:r>
      <w:r w:rsidRPr="003B49C4">
        <w:rPr>
          <w:rFonts w:ascii="Times New Roman" w:hAnsi="Times New Roman"/>
          <w:position w:val="-32"/>
          <w:sz w:val="28"/>
          <w:szCs w:val="28"/>
        </w:rPr>
        <w:object w:dxaOrig="1880" w:dyaOrig="780" w14:anchorId="1C156FFF">
          <v:shape id="_x0000_i1417" type="#_x0000_t75" style="width:94.4pt;height:39.2pt" o:ole="">
            <v:imagedata r:id="rId726" o:title=""/>
          </v:shape>
          <o:OLEObject Type="Embed" ProgID="Equation.3" ShapeID="_x0000_i1417" DrawAspect="Content" ObjectID="_1585227583" r:id="rId727"/>
        </w:object>
      </w:r>
      <w:r w:rsidRPr="00D76CD6">
        <w:rPr>
          <w:rFonts w:ascii="Times New Roman" w:hAnsi="Times New Roman"/>
          <w:sz w:val="28"/>
          <w:szCs w:val="28"/>
        </w:rPr>
        <w:t>.</w:t>
      </w:r>
    </w:p>
    <w:p w14:paraId="43F4F7C6" w14:textId="77777777" w:rsidR="006D299A" w:rsidRPr="00D76CD6" w:rsidRDefault="006D299A" w:rsidP="006D299A">
      <w:pPr>
        <w:spacing w:line="360" w:lineRule="atLeast"/>
        <w:ind w:left="720"/>
        <w:jc w:val="both"/>
        <w:rPr>
          <w:rFonts w:ascii="Times New Roman" w:hAnsi="Times New Roman"/>
          <w:sz w:val="28"/>
          <w:szCs w:val="28"/>
        </w:rPr>
      </w:pPr>
    </w:p>
    <w:p w14:paraId="27D2421F" w14:textId="77777777" w:rsidR="006D299A" w:rsidRPr="003B49C4" w:rsidRDefault="006D299A" w:rsidP="006D299A">
      <w:pPr>
        <w:spacing w:line="360" w:lineRule="atLeast"/>
        <w:jc w:val="both"/>
        <w:rPr>
          <w:rFonts w:ascii="Times New Roman" w:hAnsi="Times New Roman"/>
          <w:b/>
          <w:sz w:val="28"/>
          <w:szCs w:val="28"/>
        </w:rPr>
      </w:pPr>
    </w:p>
    <w:p w14:paraId="483F54E9" w14:textId="77777777" w:rsidR="006D299A" w:rsidRPr="003B49C4" w:rsidRDefault="006D299A" w:rsidP="006D299A">
      <w:pPr>
        <w:spacing w:line="360" w:lineRule="atLeast"/>
        <w:jc w:val="both"/>
        <w:rPr>
          <w:rFonts w:ascii="Times New Roman" w:hAnsi="Times New Roman"/>
          <w:b/>
          <w:sz w:val="28"/>
          <w:szCs w:val="28"/>
        </w:rPr>
      </w:pPr>
    </w:p>
    <w:p w14:paraId="40A94A95" w14:textId="77777777" w:rsidR="006D299A" w:rsidRPr="003B49C4" w:rsidRDefault="006D299A" w:rsidP="006D299A">
      <w:pPr>
        <w:spacing w:line="360" w:lineRule="atLeast"/>
        <w:jc w:val="both"/>
        <w:rPr>
          <w:rFonts w:ascii="Times New Roman" w:hAnsi="Times New Roman"/>
          <w:b/>
          <w:sz w:val="28"/>
          <w:szCs w:val="28"/>
        </w:rPr>
      </w:pPr>
      <w:r w:rsidRPr="003B49C4">
        <w:rPr>
          <w:rFonts w:ascii="Times New Roman" w:hAnsi="Times New Roman"/>
          <w:b/>
          <w:sz w:val="28"/>
          <w:szCs w:val="28"/>
        </w:rPr>
        <w:br w:type="page"/>
      </w:r>
      <w:r w:rsidRPr="003B49C4">
        <w:rPr>
          <w:rFonts w:ascii="Times New Roman" w:hAnsi="Times New Roman"/>
          <w:b/>
          <w:sz w:val="28"/>
          <w:szCs w:val="28"/>
        </w:rPr>
        <w:lastRenderedPageBreak/>
        <w:t>§3.4</w:t>
      </w:r>
      <w:r w:rsidRPr="003B49C4">
        <w:rPr>
          <w:rFonts w:ascii="Times New Roman" w:hAnsi="Times New Roman"/>
          <w:b/>
          <w:sz w:val="28"/>
          <w:szCs w:val="28"/>
        </w:rPr>
        <w:tab/>
        <w:t>The Law of Quadratic Reciprocity</w:t>
      </w:r>
    </w:p>
    <w:p w14:paraId="399F0B19" w14:textId="77777777" w:rsidR="006D299A" w:rsidRPr="00D76CD6" w:rsidRDefault="006D299A" w:rsidP="006D299A">
      <w:pPr>
        <w:spacing w:line="360" w:lineRule="atLeast"/>
        <w:jc w:val="both"/>
        <w:rPr>
          <w:rFonts w:ascii="Times New Roman" w:hAnsi="Times New Roman"/>
          <w:sz w:val="28"/>
          <w:szCs w:val="28"/>
        </w:rPr>
      </w:pPr>
    </w:p>
    <w:p w14:paraId="2579972C"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This is a result which was conjectured (independently) by Euler, Legendre and Gauss and eventually proved by Gauss (the first of seven proofs in 1796, at the age of 19) "after great effort".</w:t>
      </w:r>
    </w:p>
    <w:p w14:paraId="44A94BB3" w14:textId="77777777" w:rsidR="006D299A" w:rsidRPr="00D76CD6" w:rsidRDefault="006D299A" w:rsidP="006D299A">
      <w:pPr>
        <w:spacing w:line="360" w:lineRule="atLeast"/>
        <w:jc w:val="both"/>
        <w:rPr>
          <w:rFonts w:ascii="Times New Roman" w:hAnsi="Times New Roman"/>
          <w:sz w:val="28"/>
          <w:szCs w:val="28"/>
        </w:rPr>
      </w:pPr>
    </w:p>
    <w:p w14:paraId="2DC9EE44"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It connects the condition for a prime </w:t>
      </w:r>
      <w:r w:rsidRPr="003B49C4">
        <w:rPr>
          <w:rFonts w:ascii="Times New Roman" w:hAnsi="Times New Roman"/>
          <w:position w:val="-10"/>
          <w:sz w:val="28"/>
          <w:szCs w:val="28"/>
        </w:rPr>
        <w:object w:dxaOrig="300" w:dyaOrig="340" w14:anchorId="7D765C94">
          <v:shape id="_x0000_i1418" type="#_x0000_t75" style="width:15.2pt;height:16.8pt" o:ole="">
            <v:imagedata r:id="rId14" o:title=""/>
          </v:shape>
          <o:OLEObject Type="Embed" ProgID="Equation.3" ShapeID="_x0000_i1418" DrawAspect="Content" ObjectID="_1585227584" r:id="rId728"/>
        </w:object>
      </w:r>
      <w:r w:rsidRPr="00D76CD6">
        <w:rPr>
          <w:rFonts w:ascii="Times New Roman" w:hAnsi="Times New Roman"/>
          <w:sz w:val="28"/>
          <w:szCs w:val="28"/>
        </w:rPr>
        <w:t xml:space="preserve"> being a quadratic residue modulo a prime </w:t>
      </w:r>
      <w:bookmarkStart w:id="213" w:name="OLE_LINK203"/>
      <w:bookmarkStart w:id="214" w:name="OLE_LINK204"/>
      <w:r w:rsidRPr="003B49C4">
        <w:rPr>
          <w:rFonts w:ascii="Times New Roman" w:hAnsi="Times New Roman"/>
          <w:position w:val="-10"/>
          <w:sz w:val="28"/>
          <w:szCs w:val="28"/>
        </w:rPr>
        <w:object w:dxaOrig="320" w:dyaOrig="340" w14:anchorId="40CA9CE4">
          <v:shape id="_x0000_i1419" type="#_x0000_t75" style="width:16pt;height:16.8pt" o:ole="">
            <v:imagedata r:id="rId729" o:title=""/>
          </v:shape>
          <o:OLEObject Type="Embed" ProgID="Equation.3" ShapeID="_x0000_i1419" DrawAspect="Content" ObjectID="_1585227585" r:id="rId730"/>
        </w:object>
      </w:r>
      <w:bookmarkEnd w:id="213"/>
      <w:bookmarkEnd w:id="214"/>
      <w:r w:rsidRPr="00D76CD6">
        <w:rPr>
          <w:rFonts w:ascii="Times New Roman" w:hAnsi="Times New Roman"/>
          <w:sz w:val="28"/>
          <w:szCs w:val="28"/>
        </w:rPr>
        <w:t xml:space="preserve"> in terms of </w:t>
      </w:r>
      <w:bookmarkStart w:id="215" w:name="OLE_LINK207"/>
      <w:bookmarkStart w:id="216" w:name="OLE_LINK208"/>
      <w:r w:rsidRPr="003B49C4">
        <w:rPr>
          <w:rFonts w:ascii="Times New Roman" w:hAnsi="Times New Roman"/>
          <w:position w:val="-10"/>
          <w:sz w:val="28"/>
          <w:szCs w:val="28"/>
        </w:rPr>
        <w:object w:dxaOrig="320" w:dyaOrig="340" w14:anchorId="37F1ABDF">
          <v:shape id="_x0000_i1420" type="#_x0000_t75" style="width:16pt;height:16.8pt" o:ole="">
            <v:imagedata r:id="rId729" o:title=""/>
          </v:shape>
          <o:OLEObject Type="Embed" ProgID="Equation.3" ShapeID="_x0000_i1420" DrawAspect="Content" ObjectID="_1585227586" r:id="rId731"/>
        </w:object>
      </w:r>
      <w:bookmarkEnd w:id="215"/>
      <w:bookmarkEnd w:id="216"/>
      <w:r w:rsidRPr="00D76CD6">
        <w:rPr>
          <w:rFonts w:ascii="Times New Roman" w:hAnsi="Times New Roman"/>
          <w:sz w:val="28"/>
          <w:szCs w:val="28"/>
        </w:rPr>
        <w:t xml:space="preserve"> being a quadratic residue modulo </w:t>
      </w:r>
      <w:r w:rsidRPr="003B49C4">
        <w:rPr>
          <w:rFonts w:ascii="Times New Roman" w:hAnsi="Times New Roman"/>
          <w:position w:val="-10"/>
          <w:sz w:val="28"/>
          <w:szCs w:val="28"/>
        </w:rPr>
        <w:object w:dxaOrig="300" w:dyaOrig="340" w14:anchorId="4D5B6A12">
          <v:shape id="_x0000_i1421" type="#_x0000_t75" style="width:15.2pt;height:16.8pt" o:ole="">
            <v:imagedata r:id="rId14" o:title=""/>
          </v:shape>
          <o:OLEObject Type="Embed" ProgID="Equation.3" ShapeID="_x0000_i1421" DrawAspect="Content" ObjectID="_1585227587" r:id="rId732"/>
        </w:object>
      </w:r>
      <w:r w:rsidRPr="00D76CD6">
        <w:rPr>
          <w:rFonts w:ascii="Times New Roman" w:hAnsi="Times New Roman"/>
          <w:sz w:val="28"/>
          <w:szCs w:val="28"/>
        </w:rPr>
        <w:t>.</w:t>
      </w:r>
    </w:p>
    <w:p w14:paraId="36C6712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We can state it most conveniently using Legendre symbols.</w:t>
      </w:r>
    </w:p>
    <w:p w14:paraId="75F0E0AD" w14:textId="77777777" w:rsidR="006D299A" w:rsidRPr="00D76CD6" w:rsidRDefault="006D299A" w:rsidP="006D299A">
      <w:pPr>
        <w:spacing w:line="360" w:lineRule="atLeast"/>
        <w:jc w:val="both"/>
        <w:rPr>
          <w:rFonts w:ascii="Times New Roman" w:hAnsi="Times New Roman"/>
          <w:sz w:val="28"/>
          <w:szCs w:val="28"/>
        </w:rPr>
      </w:pPr>
    </w:p>
    <w:p w14:paraId="34E84D6D" w14:textId="77777777" w:rsidR="006D299A" w:rsidRPr="00D76CD6" w:rsidRDefault="006D299A" w:rsidP="006D299A">
      <w:pPr>
        <w:spacing w:line="360" w:lineRule="atLeast"/>
        <w:jc w:val="both"/>
        <w:rPr>
          <w:rFonts w:ascii="Times New Roman" w:hAnsi="Times New Roman"/>
          <w:sz w:val="28"/>
          <w:szCs w:val="28"/>
        </w:rPr>
      </w:pPr>
      <w:r w:rsidRPr="003B49C4">
        <w:rPr>
          <w:rFonts w:ascii="Times New Roman" w:hAnsi="Times New Roman"/>
          <w:b/>
          <w:sz w:val="28"/>
          <w:szCs w:val="28"/>
        </w:rPr>
        <w:t>Theorem</w:t>
      </w:r>
      <w:r w:rsidRPr="00D76CD6">
        <w:rPr>
          <w:rFonts w:ascii="Times New Roman" w:hAnsi="Times New Roman"/>
          <w:sz w:val="28"/>
          <w:szCs w:val="28"/>
        </w:rPr>
        <w:t xml:space="preserve"> (The Law of Quadratic Reciprocity)</w:t>
      </w:r>
    </w:p>
    <w:p w14:paraId="4EEF1CBF"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 xml:space="preserve">Let </w:t>
      </w:r>
      <w:bookmarkStart w:id="217" w:name="OLE_LINK201"/>
      <w:bookmarkStart w:id="218" w:name="OLE_LINK202"/>
      <w:r w:rsidRPr="003B49C4">
        <w:rPr>
          <w:rFonts w:ascii="Times New Roman" w:hAnsi="Times New Roman"/>
          <w:position w:val="-10"/>
          <w:sz w:val="28"/>
          <w:szCs w:val="28"/>
        </w:rPr>
        <w:object w:dxaOrig="300" w:dyaOrig="340" w14:anchorId="47010922">
          <v:shape id="_x0000_i1422" type="#_x0000_t75" style="width:15.2pt;height:16.8pt" o:ole="">
            <v:imagedata r:id="rId14" o:title=""/>
          </v:shape>
          <o:OLEObject Type="Embed" ProgID="Equation.3" ShapeID="_x0000_i1422" DrawAspect="Content" ObjectID="_1585227588" r:id="rId733"/>
        </w:object>
      </w:r>
      <w:bookmarkEnd w:id="217"/>
      <w:bookmarkEnd w:id="218"/>
      <w:r w:rsidRPr="00D76CD6">
        <w:rPr>
          <w:rFonts w:ascii="Times New Roman" w:hAnsi="Times New Roman"/>
          <w:sz w:val="28"/>
          <w:szCs w:val="28"/>
        </w:rPr>
        <w:t xml:space="preserve"> and </w:t>
      </w:r>
      <w:r w:rsidRPr="003B49C4">
        <w:rPr>
          <w:rFonts w:ascii="Times New Roman" w:hAnsi="Times New Roman"/>
          <w:position w:val="-10"/>
          <w:sz w:val="28"/>
          <w:szCs w:val="28"/>
        </w:rPr>
        <w:object w:dxaOrig="320" w:dyaOrig="340" w14:anchorId="0DC839F7">
          <v:shape id="_x0000_i1423" type="#_x0000_t75" style="width:16pt;height:16.8pt" o:ole="">
            <v:imagedata r:id="rId729" o:title=""/>
          </v:shape>
          <o:OLEObject Type="Embed" ProgID="Equation.3" ShapeID="_x0000_i1423" DrawAspect="Content" ObjectID="_1585227589" r:id="rId734"/>
        </w:object>
      </w:r>
      <w:r w:rsidRPr="00D76CD6">
        <w:rPr>
          <w:rFonts w:ascii="Times New Roman" w:hAnsi="Times New Roman"/>
          <w:sz w:val="28"/>
          <w:szCs w:val="28"/>
        </w:rPr>
        <w:t xml:space="preserve"> be distinct odd primes. Put </w:t>
      </w:r>
      <w:r w:rsidRPr="003B49C4">
        <w:rPr>
          <w:rFonts w:ascii="Times New Roman" w:hAnsi="Times New Roman"/>
          <w:position w:val="-16"/>
          <w:sz w:val="28"/>
          <w:szCs w:val="28"/>
        </w:rPr>
        <w:object w:dxaOrig="1540" w:dyaOrig="480" w14:anchorId="55647FB0">
          <v:shape id="_x0000_i1424" type="#_x0000_t75" style="width:76.8pt;height:24pt" o:ole="">
            <v:imagedata r:id="rId735" o:title=""/>
          </v:shape>
          <o:OLEObject Type="Embed" ProgID="Equation.3" ShapeID="_x0000_i1424" DrawAspect="Content" ObjectID="_1585227590" r:id="rId736"/>
        </w:object>
      </w:r>
      <w:r w:rsidRPr="00D76CD6">
        <w:rPr>
          <w:rFonts w:ascii="Times New Roman" w:hAnsi="Times New Roman"/>
          <w:sz w:val="28"/>
          <w:szCs w:val="28"/>
        </w:rPr>
        <w:t>.</w:t>
      </w:r>
    </w:p>
    <w:p w14:paraId="462EB689" w14:textId="77777777" w:rsidR="006D299A" w:rsidRPr="00D76CD6" w:rsidRDefault="006D299A" w:rsidP="006D299A">
      <w:pPr>
        <w:spacing w:line="360" w:lineRule="atLeast"/>
        <w:ind w:left="720"/>
        <w:jc w:val="both"/>
        <w:rPr>
          <w:rFonts w:ascii="Times New Roman" w:hAnsi="Times New Roman"/>
          <w:sz w:val="28"/>
          <w:szCs w:val="28"/>
        </w:rPr>
      </w:pPr>
      <w:r w:rsidRPr="00D76CD6">
        <w:rPr>
          <w:rFonts w:ascii="Times New Roman" w:hAnsi="Times New Roman"/>
          <w:sz w:val="28"/>
          <w:szCs w:val="28"/>
        </w:rPr>
        <w:tab/>
        <w:t xml:space="preserve">Then </w:t>
      </w:r>
      <w:bookmarkStart w:id="219" w:name="OLE_LINK205"/>
      <w:bookmarkStart w:id="220" w:name="OLE_LINK206"/>
      <w:r w:rsidRPr="003B49C4">
        <w:rPr>
          <w:rFonts w:ascii="Times New Roman" w:hAnsi="Times New Roman"/>
          <w:position w:val="-34"/>
          <w:sz w:val="28"/>
          <w:szCs w:val="28"/>
        </w:rPr>
        <w:object w:dxaOrig="2240" w:dyaOrig="820" w14:anchorId="0B835D4E">
          <v:shape id="_x0000_i1425" type="#_x0000_t75" style="width:112pt;height:40.8pt" o:ole="">
            <v:imagedata r:id="rId737" o:title=""/>
          </v:shape>
          <o:OLEObject Type="Embed" ProgID="Equation.3" ShapeID="_x0000_i1425" DrawAspect="Content" ObjectID="_1585227591" r:id="rId738"/>
        </w:object>
      </w:r>
      <w:bookmarkEnd w:id="219"/>
      <w:bookmarkEnd w:id="220"/>
      <w:r w:rsidRPr="00D76CD6">
        <w:rPr>
          <w:rFonts w:ascii="Times New Roman" w:hAnsi="Times New Roman"/>
          <w:sz w:val="28"/>
          <w:szCs w:val="28"/>
        </w:rPr>
        <w:t>.</w:t>
      </w:r>
    </w:p>
    <w:p w14:paraId="091D75DF"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This can be phrased as:</w:t>
      </w:r>
    </w:p>
    <w:p w14:paraId="4A3FA628" w14:textId="77777777" w:rsidR="006D299A" w:rsidRPr="003B49C4" w:rsidRDefault="006D299A" w:rsidP="006D299A">
      <w:pPr>
        <w:spacing w:line="360" w:lineRule="atLeast"/>
        <w:ind w:left="720" w:right="740"/>
        <w:jc w:val="both"/>
        <w:rPr>
          <w:rFonts w:ascii="Times New Roman" w:hAnsi="Times New Roman"/>
          <w:i/>
          <w:sz w:val="28"/>
          <w:szCs w:val="28"/>
        </w:rPr>
      </w:pPr>
      <w:r w:rsidRPr="003B49C4">
        <w:rPr>
          <w:rFonts w:ascii="Times New Roman" w:hAnsi="Times New Roman"/>
          <w:i/>
          <w:sz w:val="28"/>
          <w:szCs w:val="28"/>
        </w:rPr>
        <w:t xml:space="preserve">The quadratic character of </w:t>
      </w:r>
      <w:r w:rsidRPr="003B49C4">
        <w:rPr>
          <w:rFonts w:ascii="Times New Roman" w:hAnsi="Times New Roman"/>
          <w:i/>
          <w:position w:val="-10"/>
          <w:sz w:val="28"/>
          <w:szCs w:val="28"/>
        </w:rPr>
        <w:object w:dxaOrig="1420" w:dyaOrig="340" w14:anchorId="499F2F0F">
          <v:shape id="_x0000_i1426" type="#_x0000_t75" style="width:71.2pt;height:16.8pt" o:ole="">
            <v:imagedata r:id="rId739" o:title=""/>
          </v:shape>
          <o:OLEObject Type="Embed" ProgID="Equation.3" ShapeID="_x0000_i1426" DrawAspect="Content" ObjectID="_1585227592" r:id="rId740"/>
        </w:object>
      </w:r>
      <w:r w:rsidRPr="003B49C4">
        <w:rPr>
          <w:rFonts w:ascii="Times New Roman" w:hAnsi="Times New Roman"/>
          <w:i/>
          <w:sz w:val="28"/>
          <w:szCs w:val="28"/>
        </w:rPr>
        <w:t xml:space="preserve"> and </w:t>
      </w:r>
      <w:r w:rsidRPr="003B49C4">
        <w:rPr>
          <w:rFonts w:ascii="Times New Roman" w:hAnsi="Times New Roman"/>
          <w:i/>
          <w:position w:val="-10"/>
          <w:sz w:val="28"/>
          <w:szCs w:val="28"/>
        </w:rPr>
        <w:object w:dxaOrig="1420" w:dyaOrig="340" w14:anchorId="7ADD355A">
          <v:shape id="_x0000_i1427" type="#_x0000_t75" style="width:71.2pt;height:16.8pt" o:ole="">
            <v:imagedata r:id="rId741" o:title=""/>
          </v:shape>
          <o:OLEObject Type="Embed" ProgID="Equation.3" ShapeID="_x0000_i1427" DrawAspect="Content" ObjectID="_1585227593" r:id="rId742"/>
        </w:object>
      </w:r>
      <w:r w:rsidRPr="003B49C4">
        <w:rPr>
          <w:rFonts w:ascii="Times New Roman" w:hAnsi="Times New Roman"/>
          <w:i/>
          <w:sz w:val="28"/>
          <w:szCs w:val="28"/>
        </w:rPr>
        <w:t xml:space="preserve"> are "the same" unless both are</w:t>
      </w:r>
      <w:r w:rsidRPr="003B49C4">
        <w:rPr>
          <w:rFonts w:ascii="Times New Roman" w:hAnsi="Times New Roman"/>
          <w:sz w:val="28"/>
          <w:szCs w:val="28"/>
        </w:rPr>
        <w:t xml:space="preserve"> 3 (mod 4)</w:t>
      </w:r>
      <w:r w:rsidRPr="003B49C4">
        <w:rPr>
          <w:rFonts w:ascii="Times New Roman" w:hAnsi="Times New Roman"/>
          <w:i/>
          <w:sz w:val="28"/>
          <w:szCs w:val="28"/>
        </w:rPr>
        <w:t xml:space="preserve"> in which case they are opposite.</w:t>
      </w:r>
    </w:p>
    <w:p w14:paraId="06D62493" w14:textId="77777777" w:rsidR="006D299A" w:rsidRPr="003B49C4" w:rsidRDefault="006D299A" w:rsidP="006D299A">
      <w:pPr>
        <w:spacing w:line="360" w:lineRule="atLeast"/>
        <w:ind w:left="720" w:right="380"/>
        <w:jc w:val="both"/>
        <w:rPr>
          <w:rFonts w:ascii="Times New Roman" w:hAnsi="Times New Roman"/>
          <w:b/>
          <w:sz w:val="28"/>
          <w:szCs w:val="28"/>
        </w:rPr>
      </w:pPr>
    </w:p>
    <w:p w14:paraId="6045DF49"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Proof</w:t>
      </w:r>
    </w:p>
    <w:p w14:paraId="7393E316"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The following is a variation of a proof found by Gauss in 1808 and modified by Eisenstein (1823 – 1852).</w:t>
      </w:r>
    </w:p>
    <w:p w14:paraId="0B7BAE98" w14:textId="77777777" w:rsidR="006D299A" w:rsidRPr="00D76CD6"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We use the Gauss lemma to calculate </w:t>
      </w:r>
      <w:r w:rsidRPr="003B49C4">
        <w:rPr>
          <w:rFonts w:ascii="Times New Roman" w:hAnsi="Times New Roman"/>
          <w:position w:val="-34"/>
          <w:sz w:val="28"/>
          <w:szCs w:val="28"/>
        </w:rPr>
        <w:object w:dxaOrig="600" w:dyaOrig="820" w14:anchorId="1354B4E9">
          <v:shape id="_x0000_i1428" type="#_x0000_t75" style="width:30.4pt;height:40.8pt" o:ole="">
            <v:imagedata r:id="rId743" o:title=""/>
          </v:shape>
          <o:OLEObject Type="Embed" ProgID="Equation.3" ShapeID="_x0000_i1428" DrawAspect="Content" ObjectID="_1585227594" r:id="rId744"/>
        </w:object>
      </w:r>
      <w:r w:rsidRPr="00D76CD6">
        <w:rPr>
          <w:rFonts w:ascii="Times New Roman" w:hAnsi="Times New Roman"/>
          <w:sz w:val="28"/>
          <w:szCs w:val="28"/>
        </w:rPr>
        <w:t>.</w:t>
      </w:r>
    </w:p>
    <w:p w14:paraId="22E5AA67" w14:textId="77777777" w:rsidR="006D299A" w:rsidRPr="00D76CD6" w:rsidRDefault="006D299A" w:rsidP="006D299A">
      <w:pPr>
        <w:spacing w:line="360" w:lineRule="atLeast"/>
        <w:ind w:left="720" w:right="20"/>
        <w:jc w:val="both"/>
        <w:rPr>
          <w:rFonts w:ascii="Times New Roman" w:hAnsi="Times New Roman"/>
          <w:sz w:val="28"/>
          <w:szCs w:val="28"/>
        </w:rPr>
      </w:pPr>
      <w:r w:rsidRPr="00D76CD6">
        <w:rPr>
          <w:rFonts w:ascii="Times New Roman" w:hAnsi="Times New Roman"/>
          <w:sz w:val="28"/>
          <w:szCs w:val="28"/>
        </w:rPr>
        <w:t xml:space="preserve">Write </w:t>
      </w:r>
      <w:r w:rsidRPr="003B49C4">
        <w:rPr>
          <w:rFonts w:ascii="Times New Roman" w:hAnsi="Times New Roman"/>
          <w:position w:val="-10"/>
          <w:sz w:val="28"/>
          <w:szCs w:val="28"/>
        </w:rPr>
        <w:object w:dxaOrig="1780" w:dyaOrig="340" w14:anchorId="33AD01D2">
          <v:shape id="_x0000_i1429" type="#_x0000_t75" style="width:88.8pt;height:16.8pt" o:ole="">
            <v:imagedata r:id="rId745" o:title=""/>
          </v:shape>
          <o:OLEObject Type="Embed" ProgID="Equation.3" ShapeID="_x0000_i1429" DrawAspect="Content" ObjectID="_1585227595" r:id="rId746"/>
        </w:object>
      </w:r>
      <w:r w:rsidRPr="00D76CD6">
        <w:rPr>
          <w:rFonts w:ascii="Times New Roman" w:hAnsi="Times New Roman"/>
          <w:sz w:val="28"/>
          <w:szCs w:val="28"/>
        </w:rPr>
        <w:t xml:space="preserve"> and subtract a suitable multiple of </w:t>
      </w:r>
      <w:r w:rsidRPr="003B49C4">
        <w:rPr>
          <w:rFonts w:ascii="Times New Roman" w:hAnsi="Times New Roman"/>
          <w:position w:val="-10"/>
          <w:sz w:val="28"/>
          <w:szCs w:val="28"/>
        </w:rPr>
        <w:object w:dxaOrig="320" w:dyaOrig="340" w14:anchorId="0F2BB174">
          <v:shape id="_x0000_i1430" type="#_x0000_t75" style="width:16pt;height:16.8pt" o:ole="">
            <v:imagedata r:id="rId729" o:title=""/>
          </v:shape>
          <o:OLEObject Type="Embed" ProgID="Equation.3" ShapeID="_x0000_i1430" DrawAspect="Content" ObjectID="_1585227596" r:id="rId747"/>
        </w:object>
      </w:r>
      <w:r w:rsidRPr="00D76CD6">
        <w:rPr>
          <w:rFonts w:ascii="Times New Roman" w:hAnsi="Times New Roman"/>
          <w:sz w:val="28"/>
          <w:szCs w:val="28"/>
        </w:rPr>
        <w:t xml:space="preserve"> so that each is in the range </w:t>
      </w:r>
      <w:r w:rsidRPr="003B49C4">
        <w:rPr>
          <w:rFonts w:ascii="Times New Roman" w:hAnsi="Times New Roman"/>
          <w:position w:val="-10"/>
          <w:sz w:val="28"/>
          <w:szCs w:val="28"/>
        </w:rPr>
        <w:object w:dxaOrig="1020" w:dyaOrig="340" w14:anchorId="1A4372A7">
          <v:shape id="_x0000_i1431" type="#_x0000_t75" style="width:51.2pt;height:16.8pt" o:ole="">
            <v:imagedata r:id="rId748" o:title=""/>
          </v:shape>
          <o:OLEObject Type="Embed" ProgID="Equation.3" ShapeID="_x0000_i1431" DrawAspect="Content" ObjectID="_1585227597" r:id="rId749"/>
        </w:object>
      </w:r>
      <w:r w:rsidRPr="00D76CD6">
        <w:rPr>
          <w:rFonts w:ascii="Times New Roman" w:hAnsi="Times New Roman"/>
          <w:sz w:val="28"/>
          <w:szCs w:val="28"/>
        </w:rPr>
        <w:t>.</w:t>
      </w:r>
    </w:p>
    <w:p w14:paraId="5FC6F933" w14:textId="77777777" w:rsidR="006D299A" w:rsidRPr="00D76CD6" w:rsidRDefault="006D299A" w:rsidP="006D299A">
      <w:pPr>
        <w:spacing w:line="360" w:lineRule="atLeast"/>
        <w:ind w:left="720" w:right="20"/>
        <w:jc w:val="both"/>
        <w:rPr>
          <w:rFonts w:ascii="Times New Roman" w:hAnsi="Times New Roman"/>
          <w:sz w:val="28"/>
          <w:szCs w:val="28"/>
        </w:rPr>
      </w:pPr>
    </w:p>
    <w:p w14:paraId="6F52F3D0" w14:textId="77777777" w:rsidR="006D299A" w:rsidRPr="003B49C4" w:rsidRDefault="006D299A" w:rsidP="006D299A">
      <w:pPr>
        <w:spacing w:line="360" w:lineRule="atLeast"/>
        <w:ind w:left="720" w:right="20"/>
        <w:jc w:val="both"/>
        <w:rPr>
          <w:rFonts w:ascii="Times New Roman" w:hAnsi="Times New Roman"/>
          <w:sz w:val="28"/>
          <w:szCs w:val="28"/>
        </w:rPr>
      </w:pPr>
      <w:r w:rsidRPr="00D76CD6">
        <w:rPr>
          <w:rFonts w:ascii="Times New Roman" w:hAnsi="Times New Roman"/>
          <w:sz w:val="28"/>
          <w:szCs w:val="28"/>
        </w:rPr>
        <w:t xml:space="preserve">Then the number of minuses we get is the number of pairs </w:t>
      </w:r>
      <w:r w:rsidRPr="003B49C4">
        <w:rPr>
          <w:rFonts w:ascii="Times New Roman" w:hAnsi="Times New Roman"/>
          <w:position w:val="-10"/>
          <w:sz w:val="28"/>
          <w:szCs w:val="28"/>
        </w:rPr>
        <w:object w:dxaOrig="1080" w:dyaOrig="340" w14:anchorId="28923D65">
          <v:shape id="_x0000_i1432" type="#_x0000_t75" style="width:54.4pt;height:16.8pt" o:ole="">
            <v:imagedata r:id="rId750" o:title=""/>
          </v:shape>
          <o:OLEObject Type="Embed" ProgID="Equation.3" ShapeID="_x0000_i1432" DrawAspect="Content" ObjectID="_1585227598" r:id="rId751"/>
        </w:object>
      </w:r>
      <w:r w:rsidRPr="00D76CD6">
        <w:rPr>
          <w:rFonts w:ascii="Times New Roman" w:hAnsi="Times New Roman"/>
          <w:sz w:val="28"/>
          <w:szCs w:val="28"/>
        </w:rPr>
        <w:t xml:space="preserve"> which lie in </w:t>
      </w:r>
      <w:r w:rsidRPr="003B49C4">
        <w:rPr>
          <w:rFonts w:ascii="Times New Roman" w:hAnsi="Times New Roman"/>
          <w:position w:val="-10"/>
          <w:sz w:val="28"/>
          <w:szCs w:val="28"/>
        </w:rPr>
        <w:object w:dxaOrig="900" w:dyaOrig="340" w14:anchorId="0D4A2589">
          <v:shape id="_x0000_i1433" type="#_x0000_t75" style="width:44.8pt;height:16.8pt" o:ole="">
            <v:imagedata r:id="rId752" o:title=""/>
          </v:shape>
          <o:OLEObject Type="Embed" ProgID="Equation.3" ShapeID="_x0000_i1433" DrawAspect="Content" ObjectID="_1585227599" r:id="rId753"/>
        </w:object>
      </w:r>
      <w:r w:rsidRPr="00D76CD6">
        <w:rPr>
          <w:rFonts w:ascii="Times New Roman" w:hAnsi="Times New Roman"/>
          <w:sz w:val="28"/>
          <w:szCs w:val="28"/>
        </w:rPr>
        <w:t xml:space="preserve"> for </w:t>
      </w:r>
      <w:r w:rsidRPr="003B49C4">
        <w:rPr>
          <w:rFonts w:ascii="Times New Roman" w:hAnsi="Times New Roman"/>
          <w:i/>
          <w:sz w:val="28"/>
          <w:szCs w:val="28"/>
        </w:rPr>
        <w:t>x</w:t>
      </w:r>
      <w:r w:rsidRPr="00D76CD6">
        <w:rPr>
          <w:rFonts w:ascii="Times New Roman" w:hAnsi="Times New Roman"/>
          <w:sz w:val="28"/>
          <w:szCs w:val="28"/>
        </w:rPr>
        <w:t xml:space="preserve"> lying in the range </w:t>
      </w:r>
      <w:r w:rsidRPr="003B49C4">
        <w:rPr>
          <w:rFonts w:ascii="Times New Roman" w:hAnsi="Times New Roman"/>
          <w:position w:val="-10"/>
          <w:sz w:val="28"/>
          <w:szCs w:val="28"/>
        </w:rPr>
        <w:object w:dxaOrig="740" w:dyaOrig="340" w14:anchorId="708EA413">
          <v:shape id="_x0000_i1434" type="#_x0000_t75" style="width:36.8pt;height:16.8pt" o:ole="">
            <v:imagedata r:id="rId754" o:title=""/>
          </v:shape>
          <o:OLEObject Type="Embed" ProgID="Equation.3" ShapeID="_x0000_i1434" DrawAspect="Content" ObjectID="_1585227600" r:id="rId755"/>
        </w:object>
      </w:r>
      <w:r w:rsidRPr="00D76CD6">
        <w:rPr>
          <w:rFonts w:ascii="Times New Roman" w:hAnsi="Times New Roman"/>
          <w:sz w:val="28"/>
          <w:szCs w:val="28"/>
        </w:rPr>
        <w:t xml:space="preserve"> (</w:t>
      </w:r>
      <w:r w:rsidRPr="003B49C4">
        <w:rPr>
          <w:rFonts w:ascii="Times New Roman" w:hAnsi="Times New Roman"/>
          <w:i/>
          <w:sz w:val="28"/>
          <w:szCs w:val="28"/>
        </w:rPr>
        <w:t>x, y</w:t>
      </w:r>
      <w:r w:rsidRPr="00D76CD6">
        <w:rPr>
          <w:rFonts w:ascii="Times New Roman" w:hAnsi="Times New Roman"/>
          <w:sz w:val="28"/>
          <w:szCs w:val="28"/>
        </w:rPr>
        <w:t xml:space="preserve"> integers).</w:t>
      </w:r>
    </w:p>
    <w:bookmarkStart w:id="221" w:name="OLE_LINK224"/>
    <w:bookmarkStart w:id="222" w:name="OLE_LINK225"/>
    <w:p w14:paraId="5C606E0B" w14:textId="77777777" w:rsidR="006D299A" w:rsidRPr="003B49C4" w:rsidRDefault="006D299A" w:rsidP="006D299A">
      <w:pPr>
        <w:spacing w:line="360" w:lineRule="atLeast"/>
        <w:ind w:left="720" w:right="20"/>
        <w:jc w:val="both"/>
        <w:rPr>
          <w:rFonts w:ascii="Times New Roman" w:hAnsi="Times New Roman"/>
          <w:sz w:val="28"/>
          <w:szCs w:val="28"/>
        </w:rPr>
      </w:pPr>
      <w:r w:rsidRPr="00ED7410">
        <w:rPr>
          <w:rFonts w:ascii="Times New Roman" w:hAnsi="Times New Roman"/>
          <w:position w:val="-32"/>
          <w:sz w:val="28"/>
          <w:szCs w:val="28"/>
        </w:rPr>
        <w:object w:dxaOrig="7140" w:dyaOrig="740" w14:anchorId="2B396CA8">
          <v:shape id="_x0000_i1435" type="#_x0000_t75" style="width:356.8pt;height:36.8pt" o:ole="">
            <v:imagedata r:id="rId756" o:title=""/>
          </v:shape>
          <o:OLEObject Type="Embed" ProgID="Equation.3" ShapeID="_x0000_i1435" DrawAspect="Content" ObjectID="_1585227601" r:id="rId757"/>
        </w:object>
      </w:r>
      <w:bookmarkEnd w:id="221"/>
      <w:bookmarkEnd w:id="222"/>
      <w:r w:rsidRPr="003B49C4">
        <w:rPr>
          <w:rFonts w:ascii="Times New Roman" w:hAnsi="Times New Roman"/>
          <w:sz w:val="28"/>
          <w:szCs w:val="28"/>
        </w:rPr>
        <w:t xml:space="preserve"> and this is &lt;</w:t>
      </w:r>
      <w:r w:rsidRPr="00ED7410">
        <w:rPr>
          <w:rFonts w:ascii="Times New Roman" w:hAnsi="Times New Roman"/>
          <w:position w:val="-16"/>
          <w:sz w:val="28"/>
          <w:szCs w:val="28"/>
        </w:rPr>
        <w:object w:dxaOrig="480" w:dyaOrig="480" w14:anchorId="550A3755">
          <v:shape id="_x0000_i1436" type="#_x0000_t75" style="width:24pt;height:24pt" o:ole="">
            <v:imagedata r:id="rId758" o:title=""/>
          </v:shape>
          <o:OLEObject Type="Embed" ProgID="Equation.3" ShapeID="_x0000_i1436" DrawAspect="Content" ObjectID="_1585227602" r:id="rId759"/>
        </w:object>
      </w:r>
      <w:r w:rsidRPr="003B49C4">
        <w:rPr>
          <w:rFonts w:ascii="Times New Roman" w:hAnsi="Times New Roman"/>
          <w:sz w:val="28"/>
          <w:szCs w:val="28"/>
        </w:rPr>
        <w:t xml:space="preserve"> since </w:t>
      </w:r>
      <w:r w:rsidRPr="004D4E0C">
        <w:rPr>
          <w:rFonts w:ascii="Times New Roman" w:hAnsi="Times New Roman"/>
          <w:i/>
          <w:sz w:val="28"/>
          <w:szCs w:val="28"/>
        </w:rPr>
        <w:t>y</w:t>
      </w:r>
      <w:r w:rsidRPr="003B49C4">
        <w:rPr>
          <w:rFonts w:ascii="Times New Roman" w:hAnsi="Times New Roman"/>
          <w:sz w:val="28"/>
          <w:szCs w:val="28"/>
        </w:rPr>
        <w:t xml:space="preserve"> is an integer. Thus </w:t>
      </w:r>
      <w:bookmarkStart w:id="223" w:name="OLE_LINK222"/>
      <w:bookmarkStart w:id="224" w:name="OLE_LINK223"/>
      <w:r w:rsidRPr="00ED7410">
        <w:rPr>
          <w:rFonts w:ascii="Times New Roman" w:hAnsi="Times New Roman"/>
          <w:position w:val="-16"/>
          <w:sz w:val="28"/>
          <w:szCs w:val="28"/>
        </w:rPr>
        <w:object w:dxaOrig="1300" w:dyaOrig="480" w14:anchorId="03F98A9B">
          <v:shape id="_x0000_i1437" type="#_x0000_t75" style="width:64.8pt;height:24pt" o:ole="">
            <v:imagedata r:id="rId760" o:title=""/>
          </v:shape>
          <o:OLEObject Type="Embed" ProgID="Equation.3" ShapeID="_x0000_i1437" DrawAspect="Content" ObjectID="_1585227603" r:id="rId761"/>
        </w:object>
      </w:r>
      <w:bookmarkEnd w:id="223"/>
      <w:bookmarkEnd w:id="224"/>
      <w:r w:rsidRPr="003B49C4">
        <w:rPr>
          <w:rFonts w:ascii="Times New Roman" w:hAnsi="Times New Roman"/>
          <w:sz w:val="28"/>
          <w:szCs w:val="28"/>
        </w:rPr>
        <w:t>.</w:t>
      </w:r>
    </w:p>
    <w:p w14:paraId="7A6A8305" w14:textId="77777777" w:rsidR="006D299A" w:rsidRPr="003B49C4" w:rsidRDefault="006D299A" w:rsidP="006D299A">
      <w:pPr>
        <w:spacing w:line="360" w:lineRule="atLeast"/>
        <w:ind w:left="720" w:right="20"/>
        <w:jc w:val="both"/>
        <w:rPr>
          <w:rFonts w:ascii="Times New Roman" w:hAnsi="Times New Roman"/>
          <w:sz w:val="28"/>
          <w:szCs w:val="28"/>
        </w:rPr>
      </w:pPr>
    </w:p>
    <w:p w14:paraId="63314DA7"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So the number </w:t>
      </w:r>
      <w:r w:rsidRPr="00ED7410">
        <w:rPr>
          <w:rFonts w:ascii="Times New Roman" w:hAnsi="Times New Roman"/>
          <w:i/>
          <w:sz w:val="28"/>
          <w:szCs w:val="28"/>
        </w:rPr>
        <w:t>l</w:t>
      </w:r>
      <w:r w:rsidRPr="003B49C4">
        <w:rPr>
          <w:rFonts w:ascii="Times New Roman" w:hAnsi="Times New Roman"/>
          <w:sz w:val="28"/>
          <w:szCs w:val="28"/>
        </w:rPr>
        <w:t xml:space="preserve"> of (</w:t>
      </w:r>
      <w:r w:rsidRPr="004D4E0C">
        <w:rPr>
          <w:rFonts w:ascii="Times New Roman" w:hAnsi="Times New Roman"/>
          <w:i/>
          <w:sz w:val="28"/>
          <w:szCs w:val="28"/>
        </w:rPr>
        <w:t xml:space="preserve">x, </w:t>
      </w:r>
      <w:proofErr w:type="gramStart"/>
      <w:r w:rsidRPr="004D4E0C">
        <w:rPr>
          <w:rFonts w:ascii="Times New Roman" w:hAnsi="Times New Roman"/>
          <w:i/>
          <w:sz w:val="28"/>
          <w:szCs w:val="28"/>
        </w:rPr>
        <w:t>y</w:t>
      </w:r>
      <w:r w:rsidRPr="003B49C4">
        <w:rPr>
          <w:rFonts w:ascii="Times New Roman" w:hAnsi="Times New Roman"/>
          <w:sz w:val="28"/>
          <w:szCs w:val="28"/>
        </w:rPr>
        <w:t>)s</w:t>
      </w:r>
      <w:proofErr w:type="gramEnd"/>
      <w:r w:rsidRPr="003B49C4">
        <w:rPr>
          <w:rFonts w:ascii="Times New Roman" w:hAnsi="Times New Roman"/>
          <w:sz w:val="28"/>
          <w:szCs w:val="28"/>
        </w:rPr>
        <w:t xml:space="preserve"> to count are the number of lattice points in the rectangle </w:t>
      </w:r>
      <w:r w:rsidRPr="00ED7410">
        <w:rPr>
          <w:rFonts w:ascii="Times New Roman" w:hAnsi="Times New Roman"/>
          <w:position w:val="-16"/>
          <w:sz w:val="28"/>
          <w:szCs w:val="28"/>
        </w:rPr>
        <w:object w:dxaOrig="3040" w:dyaOrig="480" w14:anchorId="1746FDCE">
          <v:shape id="_x0000_i1438" type="#_x0000_t75" style="width:152pt;height:24pt" o:ole="">
            <v:imagedata r:id="rId762" o:title=""/>
          </v:shape>
          <o:OLEObject Type="Embed" ProgID="Equation.3" ShapeID="_x0000_i1438" DrawAspect="Content" ObjectID="_1585227604" r:id="rId763"/>
        </w:object>
      </w:r>
      <w:r w:rsidRPr="003B49C4">
        <w:rPr>
          <w:rFonts w:ascii="Times New Roman" w:hAnsi="Times New Roman"/>
          <w:sz w:val="28"/>
          <w:szCs w:val="28"/>
        </w:rPr>
        <w:t xml:space="preserve"> which satisfy </w:t>
      </w:r>
      <w:bookmarkStart w:id="225" w:name="OLE_LINK291"/>
      <w:bookmarkStart w:id="226" w:name="OLE_LINK292"/>
      <w:r w:rsidRPr="00ED7410">
        <w:rPr>
          <w:rFonts w:ascii="Times New Roman" w:hAnsi="Times New Roman"/>
          <w:position w:val="-10"/>
          <w:sz w:val="28"/>
          <w:szCs w:val="28"/>
        </w:rPr>
        <w:object w:dxaOrig="2220" w:dyaOrig="340" w14:anchorId="198382BB">
          <v:shape id="_x0000_i1439" type="#_x0000_t75" style="width:111.2pt;height:16.8pt" o:ole="">
            <v:imagedata r:id="rId764" o:title=""/>
          </v:shape>
          <o:OLEObject Type="Embed" ProgID="Equation.3" ShapeID="_x0000_i1439" DrawAspect="Content" ObjectID="_1585227605" r:id="rId765"/>
        </w:object>
      </w:r>
      <w:bookmarkEnd w:id="225"/>
      <w:bookmarkEnd w:id="226"/>
      <w:r w:rsidRPr="003B49C4">
        <w:rPr>
          <w:rFonts w:ascii="Times New Roman" w:hAnsi="Times New Roman"/>
          <w:sz w:val="28"/>
          <w:szCs w:val="28"/>
        </w:rPr>
        <w:t xml:space="preserve">. Then </w:t>
      </w:r>
      <w:bookmarkStart w:id="227" w:name="OLE_LINK226"/>
      <w:bookmarkStart w:id="228" w:name="OLE_LINK227"/>
      <w:r w:rsidRPr="00ED7410">
        <w:rPr>
          <w:rFonts w:ascii="Times New Roman" w:hAnsi="Times New Roman"/>
          <w:position w:val="-34"/>
          <w:sz w:val="28"/>
          <w:szCs w:val="28"/>
        </w:rPr>
        <w:object w:dxaOrig="1420" w:dyaOrig="820" w14:anchorId="653B10EE">
          <v:shape id="_x0000_i1440" type="#_x0000_t75" style="width:71.2pt;height:40.8pt" o:ole="">
            <v:imagedata r:id="rId766" o:title=""/>
          </v:shape>
          <o:OLEObject Type="Embed" ProgID="Equation.3" ShapeID="_x0000_i1440" DrawAspect="Content" ObjectID="_1585227606" r:id="rId767"/>
        </w:object>
      </w:r>
      <w:bookmarkEnd w:id="227"/>
      <w:bookmarkEnd w:id="228"/>
      <w:r w:rsidRPr="003B49C4">
        <w:rPr>
          <w:rFonts w:ascii="Times New Roman" w:hAnsi="Times New Roman"/>
          <w:sz w:val="28"/>
          <w:szCs w:val="28"/>
        </w:rPr>
        <w:t xml:space="preserve">. </w:t>
      </w:r>
      <w:proofErr w:type="gramStart"/>
      <w:r w:rsidRPr="003B49C4">
        <w:rPr>
          <w:rFonts w:ascii="Times New Roman" w:hAnsi="Times New Roman"/>
          <w:sz w:val="28"/>
          <w:szCs w:val="28"/>
        </w:rPr>
        <w:t>Similarly</w:t>
      </w:r>
      <w:proofErr w:type="gramEnd"/>
      <w:r w:rsidRPr="003B49C4">
        <w:rPr>
          <w:rFonts w:ascii="Times New Roman" w:hAnsi="Times New Roman"/>
          <w:sz w:val="28"/>
          <w:szCs w:val="28"/>
        </w:rPr>
        <w:t xml:space="preserve"> </w:t>
      </w:r>
      <w:r w:rsidRPr="00ED7410">
        <w:rPr>
          <w:rFonts w:ascii="Times New Roman" w:hAnsi="Times New Roman"/>
          <w:position w:val="-34"/>
          <w:sz w:val="28"/>
          <w:szCs w:val="28"/>
        </w:rPr>
        <w:object w:dxaOrig="1500" w:dyaOrig="820" w14:anchorId="260561DD">
          <v:shape id="_x0000_i1441" type="#_x0000_t75" style="width:75.2pt;height:40.8pt" o:ole="">
            <v:imagedata r:id="rId768" o:title=""/>
          </v:shape>
          <o:OLEObject Type="Embed" ProgID="Equation.3" ShapeID="_x0000_i1441" DrawAspect="Content" ObjectID="_1585227607" r:id="rId769"/>
        </w:object>
      </w:r>
      <w:r w:rsidRPr="003B49C4">
        <w:rPr>
          <w:rFonts w:ascii="Times New Roman" w:hAnsi="Times New Roman"/>
          <w:sz w:val="28"/>
          <w:szCs w:val="28"/>
        </w:rPr>
        <w:t xml:space="preserve"> where m is the number of lattice points in the rectangle satisfying </w:t>
      </w:r>
      <w:r w:rsidRPr="00ED7410">
        <w:rPr>
          <w:rFonts w:ascii="Times New Roman" w:hAnsi="Times New Roman"/>
          <w:position w:val="-10"/>
          <w:sz w:val="28"/>
          <w:szCs w:val="28"/>
        </w:rPr>
        <w:object w:dxaOrig="2180" w:dyaOrig="340" w14:anchorId="3788283D">
          <v:shape id="_x0000_i1442" type="#_x0000_t75" style="width:108.8pt;height:16.8pt" o:ole="">
            <v:imagedata r:id="rId770" o:title=""/>
          </v:shape>
          <o:OLEObject Type="Embed" ProgID="Equation.3" ShapeID="_x0000_i1442" DrawAspect="Content" ObjectID="_1585227608" r:id="rId771"/>
        </w:object>
      </w:r>
    </w:p>
    <w:p w14:paraId="757CDCCD" w14:textId="77777777" w:rsidR="006D299A" w:rsidRPr="003B49C4" w:rsidRDefault="006D299A" w:rsidP="006D299A">
      <w:pPr>
        <w:spacing w:line="360" w:lineRule="atLeast"/>
        <w:ind w:left="720" w:right="14"/>
        <w:jc w:val="both"/>
        <w:rPr>
          <w:rFonts w:ascii="Times New Roman" w:hAnsi="Times New Roman"/>
          <w:sz w:val="28"/>
          <w:szCs w:val="28"/>
        </w:rPr>
      </w:pPr>
      <w:r w:rsidRPr="003B49C4">
        <w:rPr>
          <w:rFonts w:ascii="Times New Roman" w:hAnsi="Times New Roman"/>
          <w:sz w:val="28"/>
          <w:szCs w:val="28"/>
        </w:rPr>
        <w:lastRenderedPageBreak/>
        <w:t xml:space="preserve">We are trying to show that </w:t>
      </w:r>
      <w:r w:rsidRPr="00ED7410">
        <w:rPr>
          <w:rFonts w:ascii="Times New Roman" w:hAnsi="Times New Roman"/>
          <w:position w:val="-6"/>
          <w:sz w:val="28"/>
          <w:szCs w:val="28"/>
        </w:rPr>
        <w:object w:dxaOrig="1980" w:dyaOrig="360" w14:anchorId="7D7C748A">
          <v:shape id="_x0000_i1443" type="#_x0000_t75" style="width:99.2pt;height:18.4pt" o:ole="">
            <v:imagedata r:id="rId772" o:title=""/>
          </v:shape>
          <o:OLEObject Type="Embed" ProgID="Equation.3" ShapeID="_x0000_i1443" DrawAspect="Content" ObjectID="_1585227609" r:id="rId773"/>
        </w:object>
      </w:r>
      <w:r w:rsidRPr="003B49C4">
        <w:rPr>
          <w:rFonts w:ascii="Times New Roman" w:hAnsi="Times New Roman"/>
          <w:sz w:val="28"/>
          <w:szCs w:val="28"/>
        </w:rPr>
        <w:t xml:space="preserve"> or equivalently that </w:t>
      </w:r>
      <w:r w:rsidRPr="00ED7410">
        <w:rPr>
          <w:rFonts w:ascii="Times New Roman" w:hAnsi="Times New Roman"/>
          <w:position w:val="-10"/>
          <w:sz w:val="28"/>
          <w:szCs w:val="28"/>
        </w:rPr>
        <w:object w:dxaOrig="1560" w:dyaOrig="340" w14:anchorId="2A8FBDCE">
          <v:shape id="_x0000_i1444" type="#_x0000_t75" style="width:78.4pt;height:16.8pt" o:ole="">
            <v:imagedata r:id="rId774" o:title=""/>
          </v:shape>
          <o:OLEObject Type="Embed" ProgID="Equation.3" ShapeID="_x0000_i1444" DrawAspect="Content" ObjectID="_1585227610" r:id="rId775"/>
        </w:object>
      </w:r>
      <w:r w:rsidRPr="003B49C4">
        <w:rPr>
          <w:rFonts w:ascii="Times New Roman" w:hAnsi="Times New Roman"/>
          <w:sz w:val="28"/>
          <w:szCs w:val="28"/>
        </w:rPr>
        <w:t xml:space="preserve"> is even. </w:t>
      </w:r>
    </w:p>
    <w:p w14:paraId="522F9C35" w14:textId="77777777" w:rsidR="006D299A" w:rsidRPr="003B49C4" w:rsidRDefault="006D299A" w:rsidP="006D299A">
      <w:pPr>
        <w:spacing w:line="360" w:lineRule="atLeast"/>
        <w:ind w:left="720" w:right="14"/>
        <w:jc w:val="both"/>
        <w:rPr>
          <w:rFonts w:ascii="Times New Roman" w:hAnsi="Times New Roman"/>
          <w:sz w:val="28"/>
          <w:szCs w:val="28"/>
        </w:rPr>
      </w:pPr>
      <w:r w:rsidRPr="003B49C4">
        <w:rPr>
          <w:rFonts w:ascii="Times New Roman" w:hAnsi="Times New Roman"/>
          <w:sz w:val="28"/>
          <w:szCs w:val="28"/>
        </w:rPr>
        <w:t>This number is the number of lattice points in the upper and lower triangles of the diagram below.</w:t>
      </w:r>
    </w:p>
    <w:p w14:paraId="07888149" w14:textId="77777777" w:rsidR="006D299A" w:rsidRPr="003B49C4" w:rsidRDefault="00423F81" w:rsidP="006D299A">
      <w:pPr>
        <w:spacing w:line="360" w:lineRule="atLeast"/>
        <w:ind w:left="720" w:right="20"/>
        <w:jc w:val="center"/>
        <w:rPr>
          <w:rFonts w:ascii="Times New Roman" w:hAnsi="Times New Roman"/>
          <w:sz w:val="28"/>
          <w:szCs w:val="28"/>
        </w:rPr>
      </w:pPr>
      <w:r>
        <w:rPr>
          <w:rFonts w:ascii="Times New Roman" w:hAnsi="Times New Roman"/>
          <w:noProof/>
          <w:sz w:val="28"/>
          <w:szCs w:val="28"/>
          <w:lang w:val="en-GB" w:eastAsia="zh-CN"/>
        </w:rPr>
        <w:drawing>
          <wp:inline distT="0" distB="0" distL="0" distR="0" wp14:anchorId="6771626C" wp14:editId="03D9BA3B">
            <wp:extent cx="3952240" cy="2966720"/>
            <wp:effectExtent l="25400" t="0" r="1016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776"/>
                    <a:srcRect/>
                    <a:stretch>
                      <a:fillRect/>
                    </a:stretch>
                  </pic:blipFill>
                  <pic:spPr bwMode="auto">
                    <a:xfrm>
                      <a:off x="0" y="0"/>
                      <a:ext cx="3952240" cy="2966720"/>
                    </a:xfrm>
                    <a:prstGeom prst="rect">
                      <a:avLst/>
                    </a:prstGeom>
                    <a:noFill/>
                    <a:ln w="9525">
                      <a:noFill/>
                      <a:miter lim="800000"/>
                      <a:headEnd/>
                      <a:tailEnd/>
                    </a:ln>
                  </pic:spPr>
                </pic:pic>
              </a:graphicData>
            </a:graphic>
          </wp:inline>
        </w:drawing>
      </w:r>
    </w:p>
    <w:p w14:paraId="1AD493CE" w14:textId="77777777" w:rsidR="006D299A" w:rsidRPr="00ED7410" w:rsidRDefault="006D299A" w:rsidP="006D299A">
      <w:pPr>
        <w:spacing w:line="360" w:lineRule="atLeast"/>
        <w:ind w:right="20"/>
        <w:jc w:val="both"/>
        <w:rPr>
          <w:rFonts w:ascii="Times New Roman" w:hAnsi="Times New Roman"/>
          <w:sz w:val="28"/>
          <w:szCs w:val="28"/>
        </w:rPr>
      </w:pPr>
      <w:r w:rsidRPr="00ED7410">
        <w:rPr>
          <w:rFonts w:ascii="Times New Roman" w:hAnsi="Times New Roman"/>
          <w:sz w:val="28"/>
          <w:szCs w:val="28"/>
        </w:rPr>
        <w:t xml:space="preserve">The map </w:t>
      </w:r>
      <w:r w:rsidRPr="00ED7410">
        <w:rPr>
          <w:rFonts w:ascii="Times New Roman" w:hAnsi="Times New Roman"/>
          <w:position w:val="-16"/>
          <w:sz w:val="28"/>
          <w:szCs w:val="28"/>
        </w:rPr>
        <w:object w:dxaOrig="4100" w:dyaOrig="480" w14:anchorId="52CA199D">
          <v:shape id="_x0000_i1445" type="#_x0000_t75" style="width:204.8pt;height:24pt" o:ole="">
            <v:imagedata r:id="rId777" o:title=""/>
          </v:shape>
          <o:OLEObject Type="Embed" ProgID="Equation.3" ShapeID="_x0000_i1445" DrawAspect="Content" ObjectID="_1585227611" r:id="rId778"/>
        </w:object>
      </w:r>
      <w:r w:rsidRPr="00ED7410">
        <w:rPr>
          <w:rFonts w:ascii="Times New Roman" w:hAnsi="Times New Roman"/>
          <w:sz w:val="28"/>
          <w:szCs w:val="28"/>
        </w:rPr>
        <w:t xml:space="preserve"> gives a 1-1 correspondence between the top triangle and the bottom one and so the total number of lattice points is even as required.</w:t>
      </w:r>
    </w:p>
    <w:p w14:paraId="683707D8" w14:textId="77777777" w:rsidR="006D299A" w:rsidRPr="003B49C4" w:rsidRDefault="006D299A" w:rsidP="006D299A">
      <w:pPr>
        <w:spacing w:line="360" w:lineRule="atLeast"/>
        <w:ind w:right="20"/>
        <w:jc w:val="both"/>
        <w:rPr>
          <w:rFonts w:ascii="Times New Roman" w:hAnsi="Times New Roman"/>
          <w:b/>
          <w:sz w:val="28"/>
          <w:szCs w:val="28"/>
        </w:rPr>
      </w:pPr>
    </w:p>
    <w:p w14:paraId="2234EAA6"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Applications</w:t>
      </w:r>
    </w:p>
    <w:p w14:paraId="631A9B79"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To calculate Legendre symbols:</w:t>
      </w:r>
    </w:p>
    <w:p w14:paraId="0ECB6181"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2B683E99"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1)</w:t>
      </w:r>
      <w:r w:rsidRPr="003B49C4">
        <w:rPr>
          <w:rFonts w:ascii="Times New Roman" w:hAnsi="Times New Roman"/>
          <w:sz w:val="28"/>
          <w:szCs w:val="28"/>
        </w:rPr>
        <w:tab/>
      </w:r>
      <w:r w:rsidRPr="003B49C4">
        <w:rPr>
          <w:rFonts w:ascii="Times New Roman" w:hAnsi="Times New Roman"/>
          <w:position w:val="-30"/>
          <w:sz w:val="28"/>
          <w:szCs w:val="28"/>
        </w:rPr>
        <w:object w:dxaOrig="4880" w:dyaOrig="740" w14:anchorId="2E456E02">
          <v:shape id="_x0000_i1446" type="#_x0000_t75" style="width:244pt;height:36.8pt" o:ole="">
            <v:imagedata r:id="rId779" o:title=""/>
          </v:shape>
          <o:OLEObject Type="Embed" ProgID="Equation.3" ShapeID="_x0000_i1446" DrawAspect="Content" ObjectID="_1585227612" r:id="rId780"/>
        </w:object>
      </w:r>
      <w:r w:rsidRPr="003B49C4">
        <w:rPr>
          <w:rFonts w:ascii="Times New Roman" w:hAnsi="Times New Roman"/>
          <w:sz w:val="28"/>
          <w:szCs w:val="28"/>
        </w:rPr>
        <w:t xml:space="preserve"> </w:t>
      </w:r>
      <w:proofErr w:type="gramStart"/>
      <w:r w:rsidRPr="003B49C4">
        <w:rPr>
          <w:rFonts w:ascii="Times New Roman" w:hAnsi="Times New Roman"/>
          <w:sz w:val="28"/>
          <w:szCs w:val="28"/>
        </w:rPr>
        <w:t>so</w:t>
      </w:r>
      <w:proofErr w:type="gramEnd"/>
      <w:r w:rsidRPr="003B49C4">
        <w:rPr>
          <w:rFonts w:ascii="Times New Roman" w:hAnsi="Times New Roman"/>
          <w:sz w:val="28"/>
          <w:szCs w:val="28"/>
        </w:rPr>
        <w:t xml:space="preserve"> 15 is a qr mod 71</w:t>
      </w:r>
    </w:p>
    <w:p w14:paraId="593637E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(in </w:t>
      </w:r>
      <w:proofErr w:type="gramStart"/>
      <w:r w:rsidRPr="003B49C4">
        <w:rPr>
          <w:rFonts w:ascii="Times New Roman" w:hAnsi="Times New Roman"/>
          <w:sz w:val="28"/>
          <w:szCs w:val="28"/>
        </w:rPr>
        <w:t>fact</w:t>
      </w:r>
      <w:proofErr w:type="gramEnd"/>
      <w:r w:rsidRPr="003B49C4">
        <w:rPr>
          <w:rFonts w:ascii="Times New Roman" w:hAnsi="Times New Roman"/>
          <w:sz w:val="28"/>
          <w:szCs w:val="28"/>
        </w:rPr>
        <w:t xml:space="preserve"> √15 = ±21 mod 71)</w:t>
      </w:r>
    </w:p>
    <w:p w14:paraId="100BFF07" w14:textId="77777777" w:rsidR="006D299A" w:rsidRPr="003B49C4" w:rsidRDefault="006D299A" w:rsidP="006D299A">
      <w:pPr>
        <w:spacing w:line="360" w:lineRule="atLeast"/>
        <w:ind w:left="720" w:right="20"/>
        <w:jc w:val="both"/>
        <w:rPr>
          <w:rFonts w:ascii="Times New Roman" w:hAnsi="Times New Roman"/>
          <w:sz w:val="28"/>
          <w:szCs w:val="28"/>
        </w:rPr>
      </w:pPr>
    </w:p>
    <w:p w14:paraId="37435C0D"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2)</w:t>
      </w:r>
      <w:r w:rsidRPr="003B49C4">
        <w:rPr>
          <w:rFonts w:ascii="Times New Roman" w:hAnsi="Times New Roman"/>
          <w:sz w:val="28"/>
          <w:szCs w:val="28"/>
        </w:rPr>
        <w:tab/>
      </w:r>
      <w:r w:rsidRPr="003B49C4">
        <w:rPr>
          <w:rFonts w:ascii="Times New Roman" w:hAnsi="Times New Roman"/>
          <w:position w:val="-30"/>
          <w:sz w:val="28"/>
          <w:szCs w:val="28"/>
        </w:rPr>
        <w:object w:dxaOrig="5980" w:dyaOrig="740" w14:anchorId="389A11A0">
          <v:shape id="_x0000_i1447" type="#_x0000_t75" style="width:299.2pt;height:36.8pt" o:ole="">
            <v:imagedata r:id="rId781" o:title=""/>
          </v:shape>
          <o:OLEObject Type="Embed" ProgID="Equation.3" ShapeID="_x0000_i1447" DrawAspect="Content" ObjectID="_1585227613" r:id="rId782"/>
        </w:object>
      </w:r>
    </w:p>
    <w:p w14:paraId="2E2F3484"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    *: since we can always take out squared factors</w:t>
      </w:r>
    </w:p>
    <w:p w14:paraId="63FE84F7" w14:textId="77777777" w:rsidR="006D299A" w:rsidRPr="00D76CD6"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  **: since 97 = 8</w:t>
      </w:r>
      <w:r w:rsidRPr="003B49C4">
        <w:rPr>
          <w:rFonts w:ascii="Times New Roman" w:hAnsi="Times New Roman"/>
          <w:i/>
          <w:sz w:val="28"/>
          <w:szCs w:val="28"/>
        </w:rPr>
        <w:t>k</w:t>
      </w:r>
      <w:r w:rsidRPr="003B49C4">
        <w:rPr>
          <w:rFonts w:ascii="Times New Roman" w:hAnsi="Times New Roman"/>
          <w:sz w:val="28"/>
          <w:szCs w:val="28"/>
        </w:rPr>
        <w:t xml:space="preserve"> + 1</w:t>
      </w:r>
      <w:r w:rsidRPr="003B49C4">
        <w:rPr>
          <w:rFonts w:ascii="Times New Roman" w:hAnsi="Times New Roman"/>
          <w:sz w:val="28"/>
          <w:szCs w:val="28"/>
        </w:rPr>
        <w:tab/>
      </w:r>
      <w:r w:rsidRPr="003B49C4">
        <w:rPr>
          <w:rFonts w:ascii="Times New Roman" w:hAnsi="Times New Roman"/>
          <w:sz w:val="28"/>
          <w:szCs w:val="28"/>
        </w:rPr>
        <w:tab/>
        <w:t xml:space="preserve">***: since </w:t>
      </w:r>
      <w:r w:rsidRPr="003B49C4">
        <w:rPr>
          <w:rFonts w:ascii="Times New Roman" w:hAnsi="Times New Roman"/>
          <w:position w:val="-32"/>
          <w:sz w:val="28"/>
          <w:szCs w:val="28"/>
        </w:rPr>
        <w:object w:dxaOrig="1420" w:dyaOrig="780" w14:anchorId="09A30B3C">
          <v:shape id="_x0000_i1448" type="#_x0000_t75" style="width:71.2pt;height:39.2pt" o:ole="">
            <v:imagedata r:id="rId704" o:title=""/>
          </v:shape>
          <o:OLEObject Type="Embed" ProgID="Equation.3" ShapeID="_x0000_i1448" DrawAspect="Content" ObjectID="_1585227614" r:id="rId783"/>
        </w:object>
      </w:r>
    </w:p>
    <w:p w14:paraId="363FEFD7"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3)</w:t>
      </w:r>
      <w:r w:rsidRPr="00D76CD6">
        <w:rPr>
          <w:rFonts w:ascii="Times New Roman" w:hAnsi="Times New Roman"/>
          <w:sz w:val="28"/>
          <w:szCs w:val="28"/>
        </w:rPr>
        <w:tab/>
        <w:t xml:space="preserve">When is 3 a quadratic residue mod </w:t>
      </w:r>
      <w:proofErr w:type="gramStart"/>
      <w:r w:rsidRPr="003B49C4">
        <w:rPr>
          <w:rFonts w:ascii="Times New Roman" w:hAnsi="Times New Roman"/>
          <w:i/>
          <w:sz w:val="28"/>
          <w:szCs w:val="28"/>
        </w:rPr>
        <w:t>p</w:t>
      </w:r>
      <w:r w:rsidRPr="00D76CD6">
        <w:rPr>
          <w:rFonts w:ascii="Times New Roman" w:hAnsi="Times New Roman"/>
          <w:sz w:val="28"/>
          <w:szCs w:val="28"/>
        </w:rPr>
        <w:t xml:space="preserve"> ?</w:t>
      </w:r>
      <w:proofErr w:type="gramEnd"/>
    </w:p>
    <w:bookmarkStart w:id="229" w:name="OLE_LINK211"/>
    <w:bookmarkStart w:id="230" w:name="OLE_LINK212"/>
    <w:bookmarkStart w:id="231" w:name="OLE_LINK213"/>
    <w:p w14:paraId="4DE0EB76"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position w:val="-32"/>
          <w:sz w:val="28"/>
          <w:szCs w:val="28"/>
        </w:rPr>
        <w:object w:dxaOrig="1140" w:dyaOrig="780" w14:anchorId="4EF2A3AF">
          <v:shape id="_x0000_i1449" type="#_x0000_t75" style="width:56.8pt;height:39.2pt" o:ole="">
            <v:imagedata r:id="rId784" o:title=""/>
          </v:shape>
          <o:OLEObject Type="Embed" ProgID="Equation.3" ShapeID="_x0000_i1449" DrawAspect="Content" ObjectID="_1585227615" r:id="rId785"/>
        </w:object>
      </w:r>
      <w:bookmarkEnd w:id="229"/>
      <w:bookmarkEnd w:id="230"/>
      <w:bookmarkEnd w:id="231"/>
      <w:r w:rsidRPr="003B49C4">
        <w:rPr>
          <w:rFonts w:ascii="Times New Roman" w:hAnsi="Times New Roman"/>
          <w:sz w:val="28"/>
          <w:szCs w:val="28"/>
        </w:rPr>
        <w:t xml:space="preserve"> if </w:t>
      </w:r>
      <w:r w:rsidRPr="003B49C4">
        <w:rPr>
          <w:rFonts w:ascii="Times New Roman" w:hAnsi="Times New Roman"/>
          <w:i/>
          <w:sz w:val="28"/>
          <w:szCs w:val="28"/>
        </w:rPr>
        <w:t>p</w:t>
      </w:r>
      <w:r w:rsidRPr="003B49C4">
        <w:rPr>
          <w:rFonts w:ascii="Times New Roman" w:hAnsi="Times New Roman"/>
          <w:sz w:val="28"/>
          <w:szCs w:val="28"/>
        </w:rPr>
        <w:t xml:space="preserve"> = 1 mod 4 and </w:t>
      </w:r>
      <w:r w:rsidRPr="003B49C4">
        <w:rPr>
          <w:rFonts w:ascii="Times New Roman" w:hAnsi="Times New Roman"/>
          <w:position w:val="-32"/>
          <w:sz w:val="28"/>
          <w:szCs w:val="28"/>
        </w:rPr>
        <w:object w:dxaOrig="1300" w:dyaOrig="780" w14:anchorId="4D7E54D4">
          <v:shape id="_x0000_i1450" type="#_x0000_t75" style="width:64.8pt;height:39.2pt" o:ole="">
            <v:imagedata r:id="rId786" o:title=""/>
          </v:shape>
          <o:OLEObject Type="Embed" ProgID="Equation.3" ShapeID="_x0000_i1450" DrawAspect="Content" ObjectID="_1585227616" r:id="rId787"/>
        </w:object>
      </w:r>
      <w:r w:rsidRPr="003B49C4">
        <w:rPr>
          <w:rFonts w:ascii="Times New Roman" w:hAnsi="Times New Roman"/>
          <w:sz w:val="28"/>
          <w:szCs w:val="28"/>
        </w:rPr>
        <w:t xml:space="preserve"> if </w:t>
      </w:r>
      <w:r w:rsidRPr="003B49C4">
        <w:rPr>
          <w:rFonts w:ascii="Times New Roman" w:hAnsi="Times New Roman"/>
          <w:i/>
          <w:sz w:val="28"/>
          <w:szCs w:val="28"/>
        </w:rPr>
        <w:t>p</w:t>
      </w:r>
      <w:r w:rsidRPr="003B49C4">
        <w:rPr>
          <w:rFonts w:ascii="Times New Roman" w:hAnsi="Times New Roman"/>
          <w:sz w:val="28"/>
          <w:szCs w:val="28"/>
        </w:rPr>
        <w:t xml:space="preserve"> = 3 mod 4.</w:t>
      </w:r>
    </w:p>
    <w:p w14:paraId="48B5FE56"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The only quadratic residue mod 3 is 1 so </w:t>
      </w:r>
    </w:p>
    <w:p w14:paraId="08EAF55F" w14:textId="77777777" w:rsidR="006D299A" w:rsidRPr="00F919D6" w:rsidRDefault="006D299A" w:rsidP="006D299A">
      <w:pPr>
        <w:spacing w:line="360" w:lineRule="atLeast"/>
        <w:ind w:left="720" w:right="20"/>
        <w:jc w:val="both"/>
        <w:rPr>
          <w:rFonts w:ascii="Times New Roman" w:hAnsi="Times New Roman"/>
          <w:sz w:val="28"/>
          <w:szCs w:val="28"/>
          <w:lang w:val="da-DK"/>
        </w:rPr>
      </w:pPr>
      <w:r w:rsidRPr="003B49C4">
        <w:rPr>
          <w:rFonts w:ascii="Times New Roman" w:hAnsi="Times New Roman"/>
          <w:position w:val="-32"/>
          <w:sz w:val="28"/>
          <w:szCs w:val="28"/>
        </w:rPr>
        <w:object w:dxaOrig="840" w:dyaOrig="780" w14:anchorId="02892435">
          <v:shape id="_x0000_i1451" type="#_x0000_t75" style="width:42.4pt;height:39.2pt" o:ole="">
            <v:imagedata r:id="rId788" o:title=""/>
          </v:shape>
          <o:OLEObject Type="Embed" ProgID="Equation.3" ShapeID="_x0000_i1451" DrawAspect="Content" ObjectID="_1585227617" r:id="rId789"/>
        </w:object>
      </w:r>
      <w:r w:rsidRPr="00F919D6">
        <w:rPr>
          <w:rFonts w:ascii="Times New Roman" w:hAnsi="Times New Roman"/>
          <w:sz w:val="28"/>
          <w:szCs w:val="28"/>
          <w:lang w:val="da-DK"/>
        </w:rPr>
        <w:t xml:space="preserve"> </w:t>
      </w:r>
      <w:r w:rsidRPr="00F919D6">
        <w:rPr>
          <w:rFonts w:ascii="Times New Roman" w:hAnsi="Times New Roman"/>
          <w:sz w:val="28"/>
          <w:szCs w:val="28"/>
          <w:lang w:val="da-DK"/>
        </w:rPr>
        <w:tab/>
      </w:r>
      <w:bookmarkStart w:id="232" w:name="OLE_LINK214"/>
      <w:bookmarkStart w:id="233" w:name="OLE_LINK215"/>
      <w:r w:rsidRPr="00F919D6">
        <w:rPr>
          <w:rFonts w:ascii="Times New Roman" w:hAnsi="Times New Roman"/>
          <w:sz w:val="28"/>
          <w:szCs w:val="28"/>
          <w:lang w:val="da-DK"/>
        </w:rPr>
        <w:t xml:space="preserve">if </w:t>
      </w:r>
      <w:r w:rsidRPr="00F919D6">
        <w:rPr>
          <w:rFonts w:ascii="Times New Roman" w:hAnsi="Times New Roman"/>
          <w:i/>
          <w:sz w:val="28"/>
          <w:szCs w:val="28"/>
          <w:lang w:val="da-DK"/>
        </w:rPr>
        <w:t>p</w:t>
      </w:r>
      <w:r w:rsidRPr="00F919D6">
        <w:rPr>
          <w:rFonts w:ascii="Times New Roman" w:hAnsi="Times New Roman"/>
          <w:sz w:val="28"/>
          <w:szCs w:val="28"/>
          <w:lang w:val="da-DK"/>
        </w:rPr>
        <w:t xml:space="preserve"> = 1 (mod 4) and 1 (mod 3</w:t>
      </w:r>
      <w:bookmarkEnd w:id="232"/>
      <w:bookmarkEnd w:id="233"/>
      <w:r w:rsidRPr="00F919D6">
        <w:rPr>
          <w:rFonts w:ascii="Times New Roman" w:hAnsi="Times New Roman"/>
          <w:sz w:val="28"/>
          <w:szCs w:val="28"/>
          <w:lang w:val="da-DK"/>
        </w:rPr>
        <w:t xml:space="preserve">)  </w:t>
      </w:r>
      <w:r w:rsidRPr="003B49C4">
        <w:rPr>
          <w:rFonts w:ascii="Times New Roman" w:hAnsi="Times New Roman"/>
          <w:sz w:val="28"/>
          <w:szCs w:val="28"/>
        </w:rPr>
        <w:sym w:font="Symbol" w:char="F0DB"/>
      </w:r>
      <w:r w:rsidRPr="00F919D6">
        <w:rPr>
          <w:rFonts w:ascii="Times New Roman" w:hAnsi="Times New Roman"/>
          <w:sz w:val="28"/>
          <w:szCs w:val="28"/>
          <w:lang w:val="da-DK"/>
        </w:rPr>
        <w:t xml:space="preserve"> </w:t>
      </w:r>
      <w:r w:rsidRPr="00F919D6">
        <w:rPr>
          <w:rFonts w:ascii="Times New Roman" w:hAnsi="Times New Roman"/>
          <w:i/>
          <w:sz w:val="28"/>
          <w:szCs w:val="28"/>
          <w:lang w:val="da-DK"/>
        </w:rPr>
        <w:t>p</w:t>
      </w:r>
      <w:r w:rsidRPr="00F919D6">
        <w:rPr>
          <w:rFonts w:ascii="Times New Roman" w:hAnsi="Times New Roman"/>
          <w:sz w:val="28"/>
          <w:szCs w:val="28"/>
          <w:lang w:val="da-DK"/>
        </w:rPr>
        <w:t xml:space="preserve"> = 1 (mod 12)</w:t>
      </w:r>
    </w:p>
    <w:p w14:paraId="38D405F8" w14:textId="77777777" w:rsidR="006D299A" w:rsidRPr="00F919D6" w:rsidRDefault="006D299A" w:rsidP="006D299A">
      <w:pPr>
        <w:spacing w:line="360" w:lineRule="atLeast"/>
        <w:ind w:left="720" w:right="20"/>
        <w:jc w:val="both"/>
        <w:rPr>
          <w:rFonts w:ascii="Times New Roman" w:hAnsi="Times New Roman"/>
          <w:sz w:val="28"/>
          <w:szCs w:val="28"/>
          <w:lang w:val="da-DK"/>
        </w:rPr>
      </w:pPr>
      <w:r w:rsidRPr="00F919D6">
        <w:rPr>
          <w:rFonts w:ascii="Times New Roman" w:hAnsi="Times New Roman"/>
          <w:sz w:val="28"/>
          <w:szCs w:val="28"/>
          <w:lang w:val="da-DK"/>
        </w:rPr>
        <w:lastRenderedPageBreak/>
        <w:tab/>
        <w:t>or</w:t>
      </w:r>
      <w:r w:rsidRPr="00F919D6">
        <w:rPr>
          <w:rFonts w:ascii="Times New Roman" w:hAnsi="Times New Roman"/>
          <w:sz w:val="28"/>
          <w:szCs w:val="28"/>
          <w:lang w:val="da-DK"/>
        </w:rPr>
        <w:tab/>
        <w:t xml:space="preserve">if </w:t>
      </w:r>
      <w:r w:rsidRPr="00F919D6">
        <w:rPr>
          <w:rFonts w:ascii="Times New Roman" w:hAnsi="Times New Roman"/>
          <w:i/>
          <w:sz w:val="28"/>
          <w:szCs w:val="28"/>
          <w:lang w:val="da-DK"/>
        </w:rPr>
        <w:t>p</w:t>
      </w:r>
      <w:r w:rsidRPr="00F919D6">
        <w:rPr>
          <w:rFonts w:ascii="Times New Roman" w:hAnsi="Times New Roman"/>
          <w:sz w:val="28"/>
          <w:szCs w:val="28"/>
          <w:lang w:val="da-DK"/>
        </w:rPr>
        <w:t xml:space="preserve"> = 3 (mod 4) and 2 (mod 3)  </w:t>
      </w:r>
      <w:r w:rsidRPr="003B49C4">
        <w:rPr>
          <w:rFonts w:ascii="Times New Roman" w:hAnsi="Times New Roman"/>
          <w:sz w:val="28"/>
          <w:szCs w:val="28"/>
        </w:rPr>
        <w:sym w:font="Symbol" w:char="F0DB"/>
      </w:r>
      <w:r w:rsidRPr="00F919D6">
        <w:rPr>
          <w:rFonts w:ascii="Times New Roman" w:hAnsi="Times New Roman"/>
          <w:sz w:val="28"/>
          <w:szCs w:val="28"/>
          <w:lang w:val="da-DK"/>
        </w:rPr>
        <w:t xml:space="preserve"> </w:t>
      </w:r>
      <w:r w:rsidRPr="00F919D6">
        <w:rPr>
          <w:rFonts w:ascii="Times New Roman" w:hAnsi="Times New Roman"/>
          <w:i/>
          <w:sz w:val="28"/>
          <w:szCs w:val="28"/>
          <w:lang w:val="da-DK"/>
        </w:rPr>
        <w:t>p</w:t>
      </w:r>
      <w:r w:rsidRPr="00F919D6">
        <w:rPr>
          <w:rFonts w:ascii="Times New Roman" w:hAnsi="Times New Roman"/>
          <w:sz w:val="28"/>
          <w:szCs w:val="28"/>
          <w:lang w:val="da-DK"/>
        </w:rPr>
        <w:t xml:space="preserve"> = 11 (mod 12)</w:t>
      </w:r>
    </w:p>
    <w:p w14:paraId="38F5C75F" w14:textId="77777777" w:rsidR="006D299A" w:rsidRPr="00F919D6" w:rsidRDefault="006D299A" w:rsidP="006D299A">
      <w:pPr>
        <w:spacing w:line="360" w:lineRule="atLeast"/>
        <w:ind w:left="720" w:right="20"/>
        <w:jc w:val="both"/>
        <w:rPr>
          <w:rFonts w:ascii="Times New Roman" w:hAnsi="Times New Roman"/>
          <w:sz w:val="28"/>
          <w:szCs w:val="28"/>
          <w:lang w:val="it-IT"/>
        </w:rPr>
      </w:pPr>
      <w:r w:rsidRPr="00F919D6">
        <w:rPr>
          <w:rFonts w:ascii="Times New Roman" w:hAnsi="Times New Roman"/>
          <w:sz w:val="28"/>
          <w:szCs w:val="28"/>
          <w:lang w:val="da-DK"/>
        </w:rPr>
        <w:tab/>
      </w:r>
      <w:r w:rsidRPr="00F919D6">
        <w:rPr>
          <w:rFonts w:ascii="Times New Roman" w:hAnsi="Times New Roman"/>
          <w:sz w:val="28"/>
          <w:szCs w:val="28"/>
          <w:lang w:val="it-IT"/>
        </w:rPr>
        <w:t>i.e.</w:t>
      </w:r>
      <w:r w:rsidRPr="00F919D6">
        <w:rPr>
          <w:rFonts w:ascii="Times New Roman" w:hAnsi="Times New Roman"/>
          <w:sz w:val="28"/>
          <w:szCs w:val="28"/>
          <w:lang w:val="it-IT"/>
        </w:rPr>
        <w:tab/>
      </w:r>
      <w:r w:rsidRPr="00F919D6">
        <w:rPr>
          <w:rFonts w:ascii="Times New Roman" w:hAnsi="Times New Roman"/>
          <w:i/>
          <w:sz w:val="28"/>
          <w:szCs w:val="28"/>
          <w:lang w:val="it-IT"/>
        </w:rPr>
        <w:t>p</w:t>
      </w:r>
      <w:r w:rsidRPr="00F919D6">
        <w:rPr>
          <w:rFonts w:ascii="Times New Roman" w:hAnsi="Times New Roman"/>
          <w:sz w:val="28"/>
          <w:szCs w:val="28"/>
          <w:lang w:val="it-IT"/>
        </w:rPr>
        <w:t xml:space="preserve"> = ±1 (mod 12)</w:t>
      </w:r>
    </w:p>
    <w:p w14:paraId="47EE5DE7" w14:textId="77777777" w:rsidR="006D299A" w:rsidRPr="00F919D6" w:rsidRDefault="006D299A" w:rsidP="006D299A">
      <w:pPr>
        <w:spacing w:line="360" w:lineRule="atLeast"/>
        <w:ind w:right="20"/>
        <w:jc w:val="both"/>
        <w:rPr>
          <w:rFonts w:ascii="Times New Roman" w:hAnsi="Times New Roman"/>
          <w:sz w:val="28"/>
          <w:szCs w:val="28"/>
          <w:lang w:val="it-IT"/>
        </w:rPr>
      </w:pPr>
      <w:r w:rsidRPr="00F919D6">
        <w:rPr>
          <w:rFonts w:ascii="Times New Roman" w:hAnsi="Times New Roman"/>
          <w:b/>
          <w:sz w:val="28"/>
          <w:szCs w:val="28"/>
          <w:lang w:val="it-IT"/>
        </w:rPr>
        <w:t>§3.5</w:t>
      </w:r>
      <w:r w:rsidRPr="00F919D6">
        <w:rPr>
          <w:rFonts w:ascii="Times New Roman" w:hAnsi="Times New Roman"/>
          <w:b/>
          <w:sz w:val="28"/>
          <w:szCs w:val="28"/>
          <w:lang w:val="it-IT"/>
        </w:rPr>
        <w:tab/>
        <w:t>Square roots modulo non-primes</w:t>
      </w:r>
    </w:p>
    <w:p w14:paraId="1E955152" w14:textId="77777777" w:rsidR="006D299A" w:rsidRPr="00F919D6" w:rsidRDefault="006D299A" w:rsidP="006D299A">
      <w:pPr>
        <w:spacing w:line="360" w:lineRule="atLeast"/>
        <w:ind w:right="20"/>
        <w:jc w:val="both"/>
        <w:rPr>
          <w:rFonts w:ascii="Times New Roman" w:hAnsi="Times New Roman"/>
          <w:sz w:val="28"/>
          <w:szCs w:val="28"/>
          <w:lang w:val="it-IT"/>
        </w:rPr>
      </w:pPr>
    </w:p>
    <w:p w14:paraId="615D6791"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As seen earlier, working modulo non-primes, a number may have more than two square roots.</w:t>
      </w:r>
    </w:p>
    <w:p w14:paraId="575B0908" w14:textId="77777777" w:rsidR="006D299A" w:rsidRPr="003B49C4" w:rsidRDefault="006D299A" w:rsidP="006D299A">
      <w:pPr>
        <w:spacing w:line="360" w:lineRule="atLeast"/>
        <w:ind w:right="20"/>
        <w:jc w:val="both"/>
        <w:rPr>
          <w:rFonts w:ascii="Times New Roman" w:hAnsi="Times New Roman"/>
          <w:sz w:val="28"/>
          <w:szCs w:val="28"/>
        </w:rPr>
      </w:pPr>
    </w:p>
    <w:p w14:paraId="5A764C33"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Theorem</w:t>
      </w:r>
    </w:p>
    <w:p w14:paraId="075627A2"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Let </w:t>
      </w:r>
      <w:r w:rsidRPr="003B49C4">
        <w:rPr>
          <w:rFonts w:ascii="Times New Roman" w:hAnsi="Times New Roman"/>
          <w:position w:val="-10"/>
          <w:sz w:val="28"/>
          <w:szCs w:val="28"/>
        </w:rPr>
        <w:object w:dxaOrig="840" w:dyaOrig="340" w14:anchorId="623EBAE7">
          <v:shape id="_x0000_i1452" type="#_x0000_t75" style="width:42.4pt;height:16.8pt" o:ole="">
            <v:imagedata r:id="rId790" o:title=""/>
          </v:shape>
          <o:OLEObject Type="Embed" ProgID="Equation.3" ShapeID="_x0000_i1452" DrawAspect="Content" ObjectID="_1585227618" r:id="rId791"/>
        </w:object>
      </w:r>
      <w:r w:rsidRPr="003B49C4">
        <w:rPr>
          <w:rFonts w:ascii="Times New Roman" w:hAnsi="Times New Roman"/>
          <w:sz w:val="28"/>
          <w:szCs w:val="28"/>
        </w:rPr>
        <w:t xml:space="preserve"> with </w:t>
      </w:r>
      <w:bookmarkStart w:id="234" w:name="OLE_LINK230"/>
      <w:bookmarkStart w:id="235" w:name="OLE_LINK231"/>
      <w:r w:rsidRPr="003B49C4">
        <w:rPr>
          <w:rFonts w:ascii="Times New Roman" w:hAnsi="Times New Roman"/>
          <w:position w:val="-10"/>
          <w:sz w:val="28"/>
          <w:szCs w:val="28"/>
        </w:rPr>
        <w:object w:dxaOrig="2140" w:dyaOrig="420" w14:anchorId="1B950BDC">
          <v:shape id="_x0000_i1453" type="#_x0000_t75" style="width:107.2pt;height:20.8pt" o:ole="">
            <v:imagedata r:id="rId792" o:title=""/>
          </v:shape>
          <o:OLEObject Type="Embed" ProgID="Equation.3" ShapeID="_x0000_i1453" DrawAspect="Content" ObjectID="_1585227619" r:id="rId793"/>
        </w:object>
      </w:r>
      <w:bookmarkEnd w:id="234"/>
      <w:bookmarkEnd w:id="235"/>
      <w:r w:rsidRPr="003B49C4">
        <w:rPr>
          <w:rFonts w:ascii="Times New Roman" w:hAnsi="Times New Roman"/>
          <w:sz w:val="28"/>
          <w:szCs w:val="28"/>
        </w:rPr>
        <w:t xml:space="preserve"> a product of distinct prime powers. Then </w:t>
      </w:r>
      <w:r w:rsidRPr="003B49C4">
        <w:rPr>
          <w:rFonts w:ascii="Times New Roman" w:hAnsi="Times New Roman"/>
          <w:i/>
          <w:sz w:val="28"/>
          <w:szCs w:val="28"/>
        </w:rPr>
        <w:t>a</w:t>
      </w:r>
      <w:r w:rsidRPr="003B49C4">
        <w:rPr>
          <w:rFonts w:ascii="Times New Roman" w:hAnsi="Times New Roman"/>
          <w:sz w:val="28"/>
          <w:szCs w:val="28"/>
        </w:rPr>
        <w:t xml:space="preserve"> has a square root if and only if </w:t>
      </w:r>
      <w:r w:rsidRPr="003B49C4">
        <w:rPr>
          <w:rFonts w:ascii="Times New Roman" w:hAnsi="Times New Roman"/>
          <w:i/>
          <w:sz w:val="28"/>
          <w:szCs w:val="28"/>
        </w:rPr>
        <w:t>a</w:t>
      </w:r>
      <w:r w:rsidRPr="003B49C4">
        <w:rPr>
          <w:rFonts w:ascii="Times New Roman" w:hAnsi="Times New Roman"/>
          <w:sz w:val="28"/>
          <w:szCs w:val="28"/>
        </w:rPr>
        <w:t xml:space="preserve"> has a square root modulo each </w:t>
      </w:r>
      <w:bookmarkStart w:id="236" w:name="OLE_LINK232"/>
      <w:bookmarkStart w:id="237" w:name="OLE_LINK233"/>
      <w:bookmarkStart w:id="238" w:name="OLE_LINK234"/>
      <w:r w:rsidRPr="003B49C4">
        <w:rPr>
          <w:rFonts w:ascii="Times New Roman" w:hAnsi="Times New Roman"/>
          <w:position w:val="-10"/>
          <w:sz w:val="28"/>
          <w:szCs w:val="28"/>
        </w:rPr>
        <w:object w:dxaOrig="440" w:dyaOrig="420" w14:anchorId="3FF4BC88">
          <v:shape id="_x0000_i1454" type="#_x0000_t75" style="width:22.4pt;height:20.8pt" o:ole="">
            <v:imagedata r:id="rId794" o:title=""/>
          </v:shape>
          <o:OLEObject Type="Embed" ProgID="Equation.3" ShapeID="_x0000_i1454" DrawAspect="Content" ObjectID="_1585227620" r:id="rId795"/>
        </w:object>
      </w:r>
      <w:bookmarkEnd w:id="236"/>
      <w:bookmarkEnd w:id="237"/>
      <w:bookmarkEnd w:id="238"/>
      <w:r w:rsidRPr="003B49C4">
        <w:rPr>
          <w:rFonts w:ascii="Times New Roman" w:hAnsi="Times New Roman"/>
          <w:sz w:val="28"/>
          <w:szCs w:val="28"/>
        </w:rPr>
        <w:t>.</w:t>
      </w:r>
    </w:p>
    <w:p w14:paraId="0F3B22EF"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If </w:t>
      </w:r>
      <w:r w:rsidRPr="003B49C4">
        <w:rPr>
          <w:rFonts w:ascii="Times New Roman" w:hAnsi="Times New Roman"/>
          <w:i/>
          <w:sz w:val="28"/>
          <w:szCs w:val="28"/>
        </w:rPr>
        <w:t>a</w:t>
      </w:r>
      <w:r w:rsidRPr="003B49C4">
        <w:rPr>
          <w:rFonts w:ascii="Times New Roman" w:hAnsi="Times New Roman"/>
          <w:sz w:val="28"/>
          <w:szCs w:val="28"/>
        </w:rPr>
        <w:t xml:space="preserve"> has </w:t>
      </w:r>
      <w:r w:rsidRPr="003B49C4">
        <w:rPr>
          <w:rFonts w:ascii="Times New Roman" w:hAnsi="Times New Roman"/>
          <w:position w:val="-10"/>
          <w:sz w:val="28"/>
          <w:szCs w:val="28"/>
        </w:rPr>
        <w:object w:dxaOrig="340" w:dyaOrig="340" w14:anchorId="2AF17D6E">
          <v:shape id="_x0000_i1455" type="#_x0000_t75" style="width:16.8pt;height:16.8pt" o:ole="">
            <v:imagedata r:id="rId796" o:title=""/>
          </v:shape>
          <o:OLEObject Type="Embed" ProgID="Equation.3" ShapeID="_x0000_i1455" DrawAspect="Content" ObjectID="_1585227621" r:id="rId797"/>
        </w:object>
      </w:r>
      <w:r w:rsidRPr="003B49C4">
        <w:rPr>
          <w:rFonts w:ascii="Times New Roman" w:hAnsi="Times New Roman"/>
          <w:sz w:val="28"/>
          <w:szCs w:val="28"/>
        </w:rPr>
        <w:t xml:space="preserve"> roots modulo </w:t>
      </w:r>
      <w:r w:rsidRPr="003B49C4">
        <w:rPr>
          <w:rFonts w:ascii="Times New Roman" w:hAnsi="Times New Roman"/>
          <w:position w:val="-10"/>
          <w:sz w:val="28"/>
          <w:szCs w:val="28"/>
        </w:rPr>
        <w:object w:dxaOrig="440" w:dyaOrig="420" w14:anchorId="0D65BE81">
          <v:shape id="_x0000_i1456" type="#_x0000_t75" style="width:22.4pt;height:20.8pt" o:ole="">
            <v:imagedata r:id="rId794" o:title=""/>
          </v:shape>
          <o:OLEObject Type="Embed" ProgID="Equation.3" ShapeID="_x0000_i1456" DrawAspect="Content" ObjectID="_1585227622" r:id="rId798"/>
        </w:object>
      </w:r>
      <w:r w:rsidRPr="003B49C4">
        <w:rPr>
          <w:rFonts w:ascii="Times New Roman" w:hAnsi="Times New Roman"/>
          <w:sz w:val="28"/>
          <w:szCs w:val="28"/>
        </w:rPr>
        <w:t xml:space="preserve"> then it has </w:t>
      </w:r>
      <w:r w:rsidRPr="003B49C4">
        <w:rPr>
          <w:rFonts w:ascii="Times New Roman" w:hAnsi="Times New Roman"/>
          <w:position w:val="-10"/>
          <w:sz w:val="28"/>
          <w:szCs w:val="28"/>
        </w:rPr>
        <w:object w:dxaOrig="1340" w:dyaOrig="340" w14:anchorId="134A10AA">
          <v:shape id="_x0000_i1457" type="#_x0000_t75" style="width:67.2pt;height:16.8pt" o:ole="">
            <v:imagedata r:id="rId799" o:title=""/>
          </v:shape>
          <o:OLEObject Type="Embed" ProgID="Equation.3" ShapeID="_x0000_i1457" DrawAspect="Content" ObjectID="_1585227623" r:id="rId800"/>
        </w:object>
      </w:r>
      <w:r w:rsidRPr="003B49C4">
        <w:rPr>
          <w:rFonts w:ascii="Times New Roman" w:hAnsi="Times New Roman"/>
          <w:sz w:val="28"/>
          <w:szCs w:val="28"/>
        </w:rPr>
        <w:t xml:space="preserve"> roots modulo </w:t>
      </w:r>
      <w:r w:rsidRPr="003B49C4">
        <w:rPr>
          <w:rFonts w:ascii="Times New Roman" w:hAnsi="Times New Roman"/>
          <w:i/>
          <w:sz w:val="28"/>
          <w:szCs w:val="28"/>
        </w:rPr>
        <w:t>n</w:t>
      </w:r>
      <w:r w:rsidRPr="003B49C4">
        <w:rPr>
          <w:rFonts w:ascii="Times New Roman" w:hAnsi="Times New Roman"/>
          <w:sz w:val="28"/>
          <w:szCs w:val="28"/>
        </w:rPr>
        <w:t>.</w:t>
      </w:r>
    </w:p>
    <w:p w14:paraId="6AB7DD53" w14:textId="77777777" w:rsidR="006D299A" w:rsidRPr="003B49C4" w:rsidRDefault="006D299A" w:rsidP="006D299A">
      <w:pPr>
        <w:spacing w:line="360" w:lineRule="atLeast"/>
        <w:ind w:left="720" w:right="20"/>
        <w:jc w:val="both"/>
        <w:rPr>
          <w:rFonts w:ascii="Times New Roman" w:hAnsi="Times New Roman"/>
          <w:sz w:val="28"/>
          <w:szCs w:val="28"/>
        </w:rPr>
      </w:pPr>
    </w:p>
    <w:p w14:paraId="2AB2A354"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Proof</w:t>
      </w:r>
    </w:p>
    <w:p w14:paraId="22308FC1"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Use the Chinese remainder theorem to reduce the problem to one modulo each </w:t>
      </w:r>
      <w:r w:rsidRPr="003B49C4">
        <w:rPr>
          <w:rFonts w:ascii="Times New Roman" w:hAnsi="Times New Roman"/>
          <w:position w:val="-10"/>
          <w:sz w:val="28"/>
          <w:szCs w:val="28"/>
        </w:rPr>
        <w:object w:dxaOrig="440" w:dyaOrig="420" w14:anchorId="1B6E0D45">
          <v:shape id="_x0000_i1458" type="#_x0000_t75" style="width:22.4pt;height:20.8pt" o:ole="">
            <v:imagedata r:id="rId794" o:title=""/>
          </v:shape>
          <o:OLEObject Type="Embed" ProgID="Equation.3" ShapeID="_x0000_i1458" DrawAspect="Content" ObjectID="_1585227624" r:id="rId801"/>
        </w:object>
      </w:r>
      <w:r w:rsidRPr="003B49C4">
        <w:rPr>
          <w:rFonts w:ascii="Times New Roman" w:hAnsi="Times New Roman"/>
          <w:sz w:val="28"/>
          <w:szCs w:val="28"/>
        </w:rPr>
        <w:t>.</w:t>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00423F81">
        <w:rPr>
          <w:noProof/>
          <w:color w:val="000000"/>
          <w:sz w:val="28"/>
          <w:lang w:val="en-GB" w:eastAsia="zh-CN"/>
        </w:rPr>
        <w:drawing>
          <wp:inline distT="0" distB="0" distL="0" distR="0" wp14:anchorId="67FFDCCA" wp14:editId="5DC63195">
            <wp:extent cx="132080" cy="132080"/>
            <wp:effectExtent l="2540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3C07A878" w14:textId="77777777" w:rsidR="006D299A" w:rsidRPr="003B49C4" w:rsidRDefault="006D299A" w:rsidP="006D299A">
      <w:pPr>
        <w:spacing w:line="360" w:lineRule="atLeast"/>
        <w:ind w:left="720" w:right="20"/>
        <w:jc w:val="both"/>
        <w:rPr>
          <w:rFonts w:ascii="Times New Roman" w:hAnsi="Times New Roman"/>
          <w:sz w:val="28"/>
          <w:szCs w:val="28"/>
        </w:rPr>
      </w:pPr>
    </w:p>
    <w:p w14:paraId="0CD6D6C5"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Example</w:t>
      </w:r>
    </w:p>
    <w:p w14:paraId="28F9E882"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Let </w:t>
      </w:r>
      <w:r w:rsidRPr="003B49C4">
        <w:rPr>
          <w:rFonts w:ascii="Times New Roman" w:hAnsi="Times New Roman"/>
          <w:i/>
          <w:sz w:val="28"/>
          <w:szCs w:val="28"/>
        </w:rPr>
        <w:t>n</w:t>
      </w:r>
      <w:r w:rsidRPr="003B49C4">
        <w:rPr>
          <w:rFonts w:ascii="Times New Roman" w:hAnsi="Times New Roman"/>
          <w:sz w:val="28"/>
          <w:szCs w:val="28"/>
        </w:rPr>
        <w:t xml:space="preserve"> = 30 = 2 </w:t>
      </w:r>
      <w:r w:rsidRPr="003B49C4">
        <w:rPr>
          <w:rFonts w:ascii="Times New Roman" w:hAnsi="Times New Roman"/>
          <w:sz w:val="28"/>
          <w:szCs w:val="28"/>
        </w:rPr>
        <w:sym w:font="Symbol" w:char="F0B4"/>
      </w:r>
      <w:r w:rsidRPr="003B49C4">
        <w:rPr>
          <w:rFonts w:ascii="Times New Roman" w:hAnsi="Times New Roman"/>
          <w:sz w:val="28"/>
          <w:szCs w:val="28"/>
        </w:rPr>
        <w:t xml:space="preserve"> 3 </w:t>
      </w:r>
      <w:r w:rsidRPr="003B49C4">
        <w:rPr>
          <w:rFonts w:ascii="Times New Roman" w:hAnsi="Times New Roman"/>
          <w:sz w:val="28"/>
          <w:szCs w:val="28"/>
        </w:rPr>
        <w:sym w:font="Symbol" w:char="F0B4"/>
      </w:r>
      <w:r w:rsidRPr="003B49C4">
        <w:rPr>
          <w:rFonts w:ascii="Times New Roman" w:hAnsi="Times New Roman"/>
          <w:sz w:val="28"/>
          <w:szCs w:val="28"/>
        </w:rPr>
        <w:t xml:space="preserve"> 5.</w:t>
      </w:r>
    </w:p>
    <w:p w14:paraId="16598BC3"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Then 15 has one square root </w:t>
      </w:r>
      <w:proofErr w:type="gramStart"/>
      <w:r w:rsidRPr="003B49C4">
        <w:rPr>
          <w:rFonts w:ascii="Times New Roman" w:hAnsi="Times New Roman"/>
          <w:sz w:val="28"/>
          <w:szCs w:val="28"/>
        </w:rPr>
        <w:t>( =</w:t>
      </w:r>
      <w:proofErr w:type="gramEnd"/>
      <w:r w:rsidRPr="003B49C4">
        <w:rPr>
          <w:rFonts w:ascii="Times New Roman" w:hAnsi="Times New Roman"/>
          <w:sz w:val="28"/>
          <w:szCs w:val="28"/>
        </w:rPr>
        <w:t xml:space="preserve"> 1) mod 2 and one root ( = 0) mod 3 and mod 5. Hence it has one root </w:t>
      </w:r>
      <w:proofErr w:type="gramStart"/>
      <w:r w:rsidRPr="003B49C4">
        <w:rPr>
          <w:rFonts w:ascii="Times New Roman" w:hAnsi="Times New Roman"/>
          <w:sz w:val="28"/>
          <w:szCs w:val="28"/>
        </w:rPr>
        <w:t>( =</w:t>
      </w:r>
      <w:proofErr w:type="gramEnd"/>
      <w:r w:rsidRPr="003B49C4">
        <w:rPr>
          <w:rFonts w:ascii="Times New Roman" w:hAnsi="Times New Roman"/>
          <w:sz w:val="28"/>
          <w:szCs w:val="28"/>
        </w:rPr>
        <w:t xml:space="preserve"> 15) mod 30</w:t>
      </w:r>
    </w:p>
    <w:p w14:paraId="045364B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By contrast 19 has one square root </w:t>
      </w:r>
      <w:proofErr w:type="gramStart"/>
      <w:r w:rsidRPr="003B49C4">
        <w:rPr>
          <w:rFonts w:ascii="Times New Roman" w:hAnsi="Times New Roman"/>
          <w:sz w:val="28"/>
          <w:szCs w:val="28"/>
        </w:rPr>
        <w:t>( =</w:t>
      </w:r>
      <w:proofErr w:type="gramEnd"/>
      <w:r w:rsidRPr="003B49C4">
        <w:rPr>
          <w:rFonts w:ascii="Times New Roman" w:hAnsi="Times New Roman"/>
          <w:sz w:val="28"/>
          <w:szCs w:val="28"/>
        </w:rPr>
        <w:t xml:space="preserve"> 1) mod 2 and two roots ( = ±1) mod 3 and two roots ( = ±2) mod 5. Hence it has four roots </w:t>
      </w:r>
      <w:proofErr w:type="gramStart"/>
      <w:r w:rsidRPr="003B49C4">
        <w:rPr>
          <w:rFonts w:ascii="Times New Roman" w:hAnsi="Times New Roman"/>
          <w:sz w:val="28"/>
          <w:szCs w:val="28"/>
        </w:rPr>
        <w:t>( =</w:t>
      </w:r>
      <w:proofErr w:type="gramEnd"/>
      <w:r w:rsidRPr="003B49C4">
        <w:rPr>
          <w:rFonts w:ascii="Times New Roman" w:hAnsi="Times New Roman"/>
          <w:sz w:val="28"/>
          <w:szCs w:val="28"/>
        </w:rPr>
        <w:t xml:space="preserve"> ±7, ±13) mod 30.</w:t>
      </w:r>
    </w:p>
    <w:p w14:paraId="0E4BDF7B" w14:textId="77777777" w:rsidR="006D299A" w:rsidRPr="003B49C4" w:rsidRDefault="006D299A" w:rsidP="006D299A">
      <w:pPr>
        <w:spacing w:line="360" w:lineRule="atLeast"/>
        <w:ind w:right="20"/>
        <w:jc w:val="both"/>
        <w:rPr>
          <w:rFonts w:ascii="Times New Roman" w:hAnsi="Times New Roman"/>
          <w:sz w:val="28"/>
          <w:szCs w:val="28"/>
        </w:rPr>
      </w:pPr>
    </w:p>
    <w:p w14:paraId="0FC93619"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 xml:space="preserve">The problem of determining if </w:t>
      </w:r>
      <w:r w:rsidRPr="003B49C4">
        <w:rPr>
          <w:rFonts w:ascii="Times New Roman" w:hAnsi="Times New Roman"/>
          <w:i/>
          <w:sz w:val="28"/>
          <w:szCs w:val="28"/>
        </w:rPr>
        <w:t>a</w:t>
      </w:r>
      <w:r w:rsidRPr="003B49C4">
        <w:rPr>
          <w:rFonts w:ascii="Times New Roman" w:hAnsi="Times New Roman"/>
          <w:sz w:val="28"/>
          <w:szCs w:val="28"/>
        </w:rPr>
        <w:t xml:space="preserve"> has a root modulo an odd prime power is made easier by:</w:t>
      </w:r>
    </w:p>
    <w:p w14:paraId="352D0A57" w14:textId="77777777" w:rsidR="006D299A" w:rsidRPr="003B49C4" w:rsidRDefault="006D299A" w:rsidP="006D299A">
      <w:pPr>
        <w:spacing w:line="360" w:lineRule="atLeast"/>
        <w:ind w:right="20"/>
        <w:jc w:val="both"/>
        <w:rPr>
          <w:rFonts w:ascii="Times New Roman" w:hAnsi="Times New Roman"/>
          <w:sz w:val="28"/>
          <w:szCs w:val="28"/>
        </w:rPr>
      </w:pPr>
    </w:p>
    <w:p w14:paraId="1BF27A5C"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Theorem</w:t>
      </w:r>
    </w:p>
    <w:p w14:paraId="404CCB3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Let </w:t>
      </w:r>
      <w:r w:rsidRPr="0005164C">
        <w:rPr>
          <w:rFonts w:ascii="Times New Roman" w:hAnsi="Times New Roman"/>
          <w:i/>
          <w:sz w:val="28"/>
          <w:szCs w:val="28"/>
        </w:rPr>
        <w:t>p</w:t>
      </w:r>
      <w:r w:rsidRPr="003B49C4">
        <w:rPr>
          <w:rFonts w:ascii="Times New Roman" w:hAnsi="Times New Roman"/>
          <w:sz w:val="28"/>
          <w:szCs w:val="28"/>
        </w:rPr>
        <w:t xml:space="preserve"> be an odd prime. The element </w:t>
      </w:r>
      <w:r w:rsidRPr="003B49C4">
        <w:rPr>
          <w:rFonts w:ascii="Times New Roman" w:hAnsi="Times New Roman"/>
          <w:i/>
          <w:sz w:val="28"/>
          <w:szCs w:val="28"/>
        </w:rPr>
        <w:t>a</w:t>
      </w:r>
      <w:r w:rsidRPr="003B49C4">
        <w:rPr>
          <w:rFonts w:ascii="Times New Roman" w:hAnsi="Times New Roman"/>
          <w:sz w:val="28"/>
          <w:szCs w:val="28"/>
        </w:rPr>
        <w:t xml:space="preserve"> (≠ 0 mod </w:t>
      </w:r>
      <w:r w:rsidRPr="003B49C4">
        <w:rPr>
          <w:rFonts w:ascii="Times New Roman" w:hAnsi="Times New Roman"/>
          <w:i/>
          <w:sz w:val="28"/>
          <w:szCs w:val="28"/>
        </w:rPr>
        <w:t>p</w:t>
      </w:r>
      <w:r w:rsidRPr="003B49C4">
        <w:rPr>
          <w:rFonts w:ascii="Times New Roman" w:hAnsi="Times New Roman"/>
          <w:sz w:val="28"/>
          <w:szCs w:val="28"/>
        </w:rPr>
        <w:t xml:space="preserve">) has a square root modulo </w:t>
      </w:r>
      <w:r w:rsidRPr="003B49C4">
        <w:rPr>
          <w:rFonts w:ascii="Times New Roman" w:hAnsi="Times New Roman"/>
          <w:position w:val="-8"/>
          <w:sz w:val="28"/>
          <w:szCs w:val="28"/>
        </w:rPr>
        <w:object w:dxaOrig="340" w:dyaOrig="380" w14:anchorId="1769192B">
          <v:shape id="_x0000_i1459" type="#_x0000_t75" style="width:16.8pt;height:19.2pt" o:ole="">
            <v:imagedata r:id="rId59" o:title=""/>
          </v:shape>
          <o:OLEObject Type="Embed" ProgID="Equation.3" ShapeID="_x0000_i1459" DrawAspect="Content" ObjectID="_1585227625" r:id="rId802"/>
        </w:object>
      </w:r>
      <w:r w:rsidRPr="003B49C4">
        <w:rPr>
          <w:rFonts w:ascii="Times New Roman" w:hAnsi="Times New Roman"/>
          <w:sz w:val="28"/>
          <w:szCs w:val="28"/>
        </w:rPr>
        <w:t xml:space="preserve"> if and only if it has a square root modulo </w:t>
      </w:r>
      <w:r w:rsidRPr="003B49C4">
        <w:rPr>
          <w:rFonts w:ascii="Times New Roman" w:hAnsi="Times New Roman"/>
          <w:i/>
          <w:sz w:val="28"/>
          <w:szCs w:val="28"/>
        </w:rPr>
        <w:t>p</w:t>
      </w:r>
      <w:r w:rsidRPr="003B49C4">
        <w:rPr>
          <w:rFonts w:ascii="Times New Roman" w:hAnsi="Times New Roman"/>
          <w:sz w:val="28"/>
          <w:szCs w:val="28"/>
        </w:rPr>
        <w:t>.</w:t>
      </w:r>
    </w:p>
    <w:p w14:paraId="5D1D4590" w14:textId="77777777" w:rsidR="006D299A" w:rsidRPr="003B49C4" w:rsidRDefault="006D299A" w:rsidP="006D299A">
      <w:pPr>
        <w:spacing w:line="360" w:lineRule="atLeast"/>
        <w:ind w:left="720" w:right="20"/>
        <w:jc w:val="both"/>
        <w:rPr>
          <w:rFonts w:ascii="Times New Roman" w:hAnsi="Times New Roman"/>
          <w:sz w:val="28"/>
          <w:szCs w:val="28"/>
        </w:rPr>
      </w:pPr>
    </w:p>
    <w:p w14:paraId="470288D1" w14:textId="77777777" w:rsidR="006D299A" w:rsidRPr="003B49C4" w:rsidRDefault="006D299A" w:rsidP="006D299A">
      <w:pPr>
        <w:spacing w:line="360" w:lineRule="atLeast"/>
        <w:ind w:left="720" w:right="20"/>
        <w:jc w:val="both"/>
        <w:rPr>
          <w:rFonts w:ascii="Times New Roman" w:hAnsi="Times New Roman"/>
          <w:b/>
          <w:sz w:val="28"/>
          <w:szCs w:val="28"/>
        </w:rPr>
      </w:pPr>
      <w:r w:rsidRPr="003B49C4">
        <w:rPr>
          <w:rFonts w:ascii="Times New Roman" w:hAnsi="Times New Roman"/>
          <w:b/>
          <w:sz w:val="28"/>
          <w:szCs w:val="28"/>
        </w:rPr>
        <w:t>Proof</w:t>
      </w:r>
    </w:p>
    <w:p w14:paraId="47479C28"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If </w:t>
      </w:r>
      <w:bookmarkStart w:id="239" w:name="OLE_LINK237"/>
      <w:bookmarkStart w:id="240" w:name="OLE_LINK238"/>
      <w:r w:rsidRPr="003B49C4">
        <w:rPr>
          <w:rFonts w:ascii="Times New Roman" w:hAnsi="Times New Roman"/>
          <w:position w:val="-10"/>
          <w:sz w:val="28"/>
          <w:szCs w:val="28"/>
        </w:rPr>
        <w:object w:dxaOrig="1880" w:dyaOrig="400" w14:anchorId="35F739A6">
          <v:shape id="_x0000_i1460" type="#_x0000_t75" style="width:94.4pt;height:20pt" o:ole="">
            <v:imagedata r:id="rId803" o:title=""/>
          </v:shape>
          <o:OLEObject Type="Embed" ProgID="Equation.3" ShapeID="_x0000_i1460" DrawAspect="Content" ObjectID="_1585227626" r:id="rId804"/>
        </w:object>
      </w:r>
      <w:bookmarkEnd w:id="239"/>
      <w:bookmarkEnd w:id="240"/>
      <w:r w:rsidRPr="003B49C4">
        <w:rPr>
          <w:rFonts w:ascii="Times New Roman" w:hAnsi="Times New Roman"/>
          <w:sz w:val="28"/>
          <w:szCs w:val="28"/>
        </w:rPr>
        <w:t xml:space="preserve"> then clearly </w:t>
      </w:r>
      <w:r w:rsidRPr="003B49C4">
        <w:rPr>
          <w:rFonts w:ascii="Times New Roman" w:hAnsi="Times New Roman"/>
          <w:position w:val="-10"/>
          <w:sz w:val="28"/>
          <w:szCs w:val="28"/>
        </w:rPr>
        <w:object w:dxaOrig="1740" w:dyaOrig="400" w14:anchorId="686B6387">
          <v:shape id="_x0000_i1461" type="#_x0000_t75" style="width:87.2pt;height:20pt" o:ole="">
            <v:imagedata r:id="rId805" o:title=""/>
          </v:shape>
          <o:OLEObject Type="Embed" ProgID="Equation.3" ShapeID="_x0000_i1461" DrawAspect="Content" ObjectID="_1585227627" r:id="rId806"/>
        </w:object>
      </w:r>
      <w:r w:rsidRPr="003B49C4">
        <w:rPr>
          <w:rFonts w:ascii="Times New Roman" w:hAnsi="Times New Roman"/>
          <w:sz w:val="28"/>
          <w:szCs w:val="28"/>
        </w:rPr>
        <w:t>.</w:t>
      </w:r>
    </w:p>
    <w:p w14:paraId="213E8965"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For the converse, if </w:t>
      </w:r>
      <w:r w:rsidRPr="003B49C4">
        <w:rPr>
          <w:rFonts w:ascii="Times New Roman" w:hAnsi="Times New Roman"/>
          <w:i/>
          <w:sz w:val="28"/>
          <w:szCs w:val="28"/>
        </w:rPr>
        <w:t>a</w:t>
      </w:r>
      <w:r w:rsidRPr="003B49C4">
        <w:rPr>
          <w:rFonts w:ascii="Times New Roman" w:hAnsi="Times New Roman"/>
          <w:sz w:val="28"/>
          <w:szCs w:val="28"/>
        </w:rPr>
        <w:t xml:space="preserve"> has a root mod </w:t>
      </w:r>
      <w:r w:rsidRPr="003B49C4">
        <w:rPr>
          <w:rFonts w:ascii="Times New Roman" w:hAnsi="Times New Roman"/>
          <w:i/>
          <w:sz w:val="28"/>
          <w:szCs w:val="28"/>
        </w:rPr>
        <w:t>p</w:t>
      </w:r>
      <w:r w:rsidRPr="003B49C4">
        <w:rPr>
          <w:rFonts w:ascii="Times New Roman" w:hAnsi="Times New Roman"/>
          <w:sz w:val="28"/>
          <w:szCs w:val="28"/>
        </w:rPr>
        <w:t xml:space="preserve"> put </w:t>
      </w:r>
      <w:r w:rsidRPr="003B49C4">
        <w:rPr>
          <w:rFonts w:ascii="Times New Roman" w:hAnsi="Times New Roman"/>
          <w:position w:val="-10"/>
          <w:sz w:val="28"/>
          <w:szCs w:val="28"/>
        </w:rPr>
        <w:object w:dxaOrig="1720" w:dyaOrig="400" w14:anchorId="7AD62428">
          <v:shape id="_x0000_i1462" type="#_x0000_t75" style="width:86.4pt;height:20pt" o:ole="">
            <v:imagedata r:id="rId807" o:title=""/>
          </v:shape>
          <o:OLEObject Type="Embed" ProgID="Equation.3" ShapeID="_x0000_i1462" DrawAspect="Content" ObjectID="_1585227628" r:id="rId808"/>
        </w:object>
      </w:r>
      <w:r w:rsidRPr="003B49C4">
        <w:rPr>
          <w:rFonts w:ascii="Times New Roman" w:hAnsi="Times New Roman"/>
          <w:sz w:val="28"/>
          <w:szCs w:val="28"/>
        </w:rPr>
        <w:t xml:space="preserve"> and then put </w:t>
      </w:r>
      <w:r w:rsidRPr="0005164C">
        <w:rPr>
          <w:rFonts w:ascii="Times New Roman" w:hAnsi="Times New Roman"/>
          <w:position w:val="-8"/>
          <w:sz w:val="28"/>
          <w:szCs w:val="28"/>
        </w:rPr>
        <w:object w:dxaOrig="1140" w:dyaOrig="300" w14:anchorId="043604E0">
          <v:shape id="_x0000_i1463" type="#_x0000_t75" style="width:56.8pt;height:15.2pt" o:ole="">
            <v:imagedata r:id="rId809" o:title=""/>
          </v:shape>
          <o:OLEObject Type="Embed" ProgID="Equation.3" ShapeID="_x0000_i1463" DrawAspect="Content" ObjectID="_1585227629" r:id="rId810"/>
        </w:object>
      </w:r>
      <w:r w:rsidRPr="003B49C4">
        <w:rPr>
          <w:rFonts w:ascii="Times New Roman" w:hAnsi="Times New Roman"/>
          <w:sz w:val="28"/>
          <w:szCs w:val="28"/>
        </w:rPr>
        <w:t xml:space="preserve"> and solve </w:t>
      </w:r>
      <w:r w:rsidRPr="003B49C4">
        <w:rPr>
          <w:rFonts w:ascii="Times New Roman" w:hAnsi="Times New Roman"/>
          <w:position w:val="-10"/>
          <w:sz w:val="28"/>
          <w:szCs w:val="28"/>
        </w:rPr>
        <w:object w:dxaOrig="1880" w:dyaOrig="400" w14:anchorId="2765C00C">
          <v:shape id="_x0000_i1464" type="#_x0000_t75" style="width:94.4pt;height:20pt" o:ole="">
            <v:imagedata r:id="rId811" o:title=""/>
          </v:shape>
          <o:OLEObject Type="Embed" ProgID="Equation.3" ShapeID="_x0000_i1464" DrawAspect="Content" ObjectID="_1585227630" r:id="rId812"/>
        </w:object>
      </w:r>
      <w:r w:rsidRPr="003B49C4">
        <w:rPr>
          <w:rFonts w:ascii="Times New Roman" w:hAnsi="Times New Roman"/>
          <w:sz w:val="28"/>
          <w:szCs w:val="28"/>
        </w:rPr>
        <w:t>. This is</w:t>
      </w:r>
    </w:p>
    <w:bookmarkStart w:id="241" w:name="OLE_LINK235"/>
    <w:bookmarkStart w:id="242" w:name="OLE_LINK236"/>
    <w:p w14:paraId="77299984"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position w:val="-8"/>
          <w:sz w:val="28"/>
          <w:szCs w:val="28"/>
        </w:rPr>
        <w:object w:dxaOrig="3700" w:dyaOrig="380" w14:anchorId="05854875">
          <v:shape id="_x0000_i1465" type="#_x0000_t75" style="width:184.8pt;height:19.2pt" o:ole="">
            <v:imagedata r:id="rId813" o:title=""/>
          </v:shape>
          <o:OLEObject Type="Embed" ProgID="Equation.3" ShapeID="_x0000_i1465" DrawAspect="Content" ObjectID="_1585227631" r:id="rId814"/>
        </w:object>
      </w:r>
      <w:bookmarkEnd w:id="241"/>
      <w:bookmarkEnd w:id="242"/>
      <w:r w:rsidRPr="003B49C4">
        <w:rPr>
          <w:rFonts w:ascii="Times New Roman" w:hAnsi="Times New Roman"/>
          <w:sz w:val="28"/>
          <w:szCs w:val="28"/>
        </w:rPr>
        <w:t xml:space="preserve"> or </w:t>
      </w:r>
      <w:r w:rsidRPr="003B49C4">
        <w:rPr>
          <w:rFonts w:ascii="Times New Roman" w:hAnsi="Times New Roman"/>
          <w:position w:val="-10"/>
          <w:sz w:val="28"/>
          <w:szCs w:val="28"/>
        </w:rPr>
        <w:object w:dxaOrig="2660" w:dyaOrig="400" w14:anchorId="6539578A">
          <v:shape id="_x0000_i1466" type="#_x0000_t75" style="width:132.8pt;height:20pt" o:ole="">
            <v:imagedata r:id="rId815" o:title=""/>
          </v:shape>
          <o:OLEObject Type="Embed" ProgID="Equation.3" ShapeID="_x0000_i1466" DrawAspect="Content" ObjectID="_1585227632" r:id="rId816"/>
        </w:object>
      </w:r>
      <w:r w:rsidRPr="003B49C4">
        <w:rPr>
          <w:rFonts w:ascii="Times New Roman" w:hAnsi="Times New Roman"/>
          <w:sz w:val="28"/>
          <w:szCs w:val="28"/>
        </w:rPr>
        <w:t xml:space="preserve"> and we can solve this for </w:t>
      </w:r>
      <w:r w:rsidRPr="003B49C4">
        <w:rPr>
          <w:rFonts w:ascii="Times New Roman" w:hAnsi="Times New Roman"/>
          <w:i/>
          <w:sz w:val="28"/>
          <w:szCs w:val="28"/>
        </w:rPr>
        <w:t>bp</w:t>
      </w:r>
      <w:r w:rsidRPr="003B49C4">
        <w:rPr>
          <w:rFonts w:ascii="Times New Roman" w:hAnsi="Times New Roman"/>
          <w:sz w:val="28"/>
          <w:szCs w:val="28"/>
        </w:rPr>
        <w:t xml:space="preserve"> since 2</w:t>
      </w:r>
      <w:r w:rsidRPr="003B49C4">
        <w:rPr>
          <w:rFonts w:ascii="Times New Roman" w:hAnsi="Times New Roman"/>
          <w:i/>
          <w:sz w:val="28"/>
          <w:szCs w:val="28"/>
        </w:rPr>
        <w:t>y</w:t>
      </w:r>
      <w:r w:rsidRPr="003B49C4">
        <w:rPr>
          <w:rFonts w:ascii="Times New Roman" w:hAnsi="Times New Roman"/>
          <w:sz w:val="28"/>
          <w:szCs w:val="28"/>
        </w:rPr>
        <w:t xml:space="preserve"> and </w:t>
      </w:r>
      <w:r w:rsidRPr="003B49C4">
        <w:rPr>
          <w:rFonts w:ascii="Times New Roman" w:hAnsi="Times New Roman"/>
          <w:i/>
          <w:sz w:val="28"/>
          <w:szCs w:val="28"/>
        </w:rPr>
        <w:t>p</w:t>
      </w:r>
      <w:r w:rsidRPr="003B49C4">
        <w:rPr>
          <w:rFonts w:ascii="Times New Roman" w:hAnsi="Times New Roman"/>
          <w:sz w:val="28"/>
          <w:szCs w:val="28"/>
        </w:rPr>
        <w:t xml:space="preserve"> are coprime.</w:t>
      </w:r>
    </w:p>
    <w:p w14:paraId="11F35524" w14:textId="77777777" w:rsidR="006D299A" w:rsidRPr="003B49C4" w:rsidRDefault="006D299A" w:rsidP="006D299A">
      <w:pPr>
        <w:spacing w:line="360" w:lineRule="atLeast"/>
        <w:ind w:left="720" w:right="20"/>
        <w:jc w:val="both"/>
        <w:rPr>
          <w:rFonts w:ascii="Times New Roman" w:hAnsi="Times New Roman"/>
          <w:sz w:val="28"/>
          <w:szCs w:val="28"/>
        </w:rPr>
      </w:pPr>
      <w:proofErr w:type="gramStart"/>
      <w:r w:rsidRPr="003B49C4">
        <w:rPr>
          <w:rFonts w:ascii="Times New Roman" w:hAnsi="Times New Roman"/>
          <w:sz w:val="28"/>
          <w:szCs w:val="28"/>
        </w:rPr>
        <w:lastRenderedPageBreak/>
        <w:t>Similarly  we</w:t>
      </w:r>
      <w:proofErr w:type="gramEnd"/>
      <w:r w:rsidRPr="003B49C4">
        <w:rPr>
          <w:rFonts w:ascii="Times New Roman" w:hAnsi="Times New Roman"/>
          <w:sz w:val="28"/>
          <w:szCs w:val="28"/>
        </w:rPr>
        <w:t xml:space="preserve"> may start with a root modulo </w:t>
      </w:r>
      <w:r w:rsidRPr="003B49C4">
        <w:rPr>
          <w:rFonts w:ascii="Times New Roman" w:hAnsi="Times New Roman"/>
          <w:position w:val="-8"/>
          <w:sz w:val="28"/>
          <w:szCs w:val="28"/>
        </w:rPr>
        <w:object w:dxaOrig="340" w:dyaOrig="380" w14:anchorId="63E03B52">
          <v:shape id="_x0000_i1467" type="#_x0000_t75" style="width:16.8pt;height:19.2pt" o:ole="">
            <v:imagedata r:id="rId817" o:title=""/>
          </v:shape>
          <o:OLEObject Type="Embed" ProgID="Equation.3" ShapeID="_x0000_i1467" DrawAspect="Content" ObjectID="_1585227633" r:id="rId818"/>
        </w:object>
      </w:r>
      <w:r w:rsidRPr="003B49C4">
        <w:rPr>
          <w:rFonts w:ascii="Times New Roman" w:hAnsi="Times New Roman"/>
          <w:sz w:val="28"/>
          <w:szCs w:val="28"/>
        </w:rPr>
        <w:t xml:space="preserve"> find a root modulo </w:t>
      </w:r>
      <w:bookmarkStart w:id="243" w:name="OLE_LINK239"/>
      <w:bookmarkStart w:id="244" w:name="OLE_LINK240"/>
      <w:r w:rsidRPr="003B49C4">
        <w:rPr>
          <w:rFonts w:ascii="Times New Roman" w:hAnsi="Times New Roman"/>
          <w:position w:val="-8"/>
          <w:sz w:val="28"/>
          <w:szCs w:val="28"/>
        </w:rPr>
        <w:object w:dxaOrig="320" w:dyaOrig="380" w14:anchorId="2C50B219">
          <v:shape id="_x0000_i1468" type="#_x0000_t75" style="width:16pt;height:19.2pt" o:ole="">
            <v:imagedata r:id="rId819" o:title=""/>
          </v:shape>
          <o:OLEObject Type="Embed" ProgID="Equation.3" ShapeID="_x0000_i1468" DrawAspect="Content" ObjectID="_1585227634" r:id="rId820"/>
        </w:object>
      </w:r>
      <w:bookmarkEnd w:id="243"/>
      <w:bookmarkEnd w:id="244"/>
      <w:r w:rsidRPr="003B49C4">
        <w:rPr>
          <w:rFonts w:ascii="Times New Roman" w:hAnsi="Times New Roman"/>
          <w:sz w:val="28"/>
          <w:szCs w:val="28"/>
        </w:rPr>
        <w:t xml:space="preserve"> etc.</w:t>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3B49C4">
        <w:rPr>
          <w:rFonts w:ascii="Times New Roman" w:hAnsi="Times New Roman"/>
          <w:sz w:val="28"/>
          <w:szCs w:val="28"/>
        </w:rPr>
        <w:tab/>
      </w:r>
      <w:r w:rsidRPr="00D76CD6">
        <w:rPr>
          <w:rFonts w:ascii="Times New Roman" w:hAnsi="Times New Roman"/>
          <w:sz w:val="28"/>
          <w:szCs w:val="28"/>
        </w:rPr>
        <w:tab/>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2ECD45D8" wp14:editId="13FD445E">
            <wp:extent cx="132080" cy="132080"/>
            <wp:effectExtent l="2540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3F16070B" w14:textId="77777777" w:rsidR="006D299A" w:rsidRPr="003B49C4" w:rsidRDefault="006D299A" w:rsidP="006D299A">
      <w:pPr>
        <w:spacing w:line="360" w:lineRule="atLeast"/>
        <w:ind w:right="20"/>
        <w:jc w:val="both"/>
        <w:rPr>
          <w:rFonts w:ascii="Times New Roman" w:hAnsi="Times New Roman"/>
          <w:b/>
          <w:sz w:val="28"/>
          <w:szCs w:val="28"/>
        </w:rPr>
      </w:pPr>
    </w:p>
    <w:p w14:paraId="4B18F6FB"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Remark</w:t>
      </w:r>
    </w:p>
    <w:p w14:paraId="17C7C7B0" w14:textId="77777777" w:rsidR="006D299A" w:rsidRPr="003B49C4" w:rsidRDefault="006D299A" w:rsidP="006D299A">
      <w:pPr>
        <w:spacing w:line="360" w:lineRule="atLeast"/>
        <w:ind w:left="720" w:right="20"/>
        <w:jc w:val="both"/>
        <w:rPr>
          <w:rFonts w:ascii="Times New Roman" w:hAnsi="Times New Roman"/>
          <w:sz w:val="28"/>
          <w:szCs w:val="28"/>
          <w:vertAlign w:val="superscript"/>
        </w:rPr>
      </w:pPr>
      <w:r w:rsidRPr="003B49C4">
        <w:rPr>
          <w:rFonts w:ascii="Times New Roman" w:hAnsi="Times New Roman"/>
          <w:sz w:val="28"/>
          <w:szCs w:val="28"/>
        </w:rPr>
        <w:t xml:space="preserve">The number of square roots modulo a prime power is not obvious. For </w:t>
      </w:r>
      <w:proofErr w:type="gramStart"/>
      <w:r w:rsidRPr="003B49C4">
        <w:rPr>
          <w:rFonts w:ascii="Times New Roman" w:hAnsi="Times New Roman"/>
          <w:sz w:val="28"/>
          <w:szCs w:val="28"/>
        </w:rPr>
        <w:t>example</w:t>
      </w:r>
      <w:proofErr w:type="gramEnd"/>
      <w:r w:rsidRPr="003B49C4">
        <w:rPr>
          <w:rFonts w:ascii="Times New Roman" w:hAnsi="Times New Roman"/>
          <w:sz w:val="28"/>
          <w:szCs w:val="28"/>
        </w:rPr>
        <w:t xml:space="preserve"> modulo 27 the element 9 has six square roots (±3, ±6, ±12).</w:t>
      </w:r>
    </w:p>
    <w:p w14:paraId="66446FDF" w14:textId="77777777" w:rsidR="006D299A" w:rsidRPr="003B49C4" w:rsidRDefault="006D299A" w:rsidP="006D299A">
      <w:pPr>
        <w:spacing w:line="360" w:lineRule="atLeast"/>
        <w:ind w:right="20"/>
        <w:jc w:val="both"/>
        <w:rPr>
          <w:rFonts w:ascii="Times New Roman" w:hAnsi="Times New Roman"/>
          <w:sz w:val="28"/>
          <w:szCs w:val="28"/>
        </w:rPr>
      </w:pPr>
    </w:p>
    <w:p w14:paraId="6A849C0B"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There is a generalisation of the Legendre symbol which is helpful in calculation.</w:t>
      </w:r>
    </w:p>
    <w:p w14:paraId="7C63509F" w14:textId="77777777" w:rsidR="006D299A" w:rsidRPr="003B49C4" w:rsidRDefault="006D299A" w:rsidP="006D299A">
      <w:pPr>
        <w:spacing w:line="360" w:lineRule="atLeast"/>
        <w:ind w:right="20"/>
        <w:jc w:val="both"/>
        <w:rPr>
          <w:rFonts w:ascii="Times New Roman" w:hAnsi="Times New Roman"/>
          <w:sz w:val="28"/>
          <w:szCs w:val="28"/>
        </w:rPr>
      </w:pPr>
    </w:p>
    <w:p w14:paraId="0918E2EB"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Definition</w:t>
      </w:r>
    </w:p>
    <w:p w14:paraId="1AC60E4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Let </w:t>
      </w:r>
      <w:r w:rsidRPr="003B49C4">
        <w:rPr>
          <w:rFonts w:ascii="Times New Roman" w:hAnsi="Times New Roman"/>
          <w:i/>
          <w:sz w:val="28"/>
          <w:szCs w:val="28"/>
        </w:rPr>
        <w:t>a, n</w:t>
      </w:r>
      <w:r w:rsidRPr="003B49C4">
        <w:rPr>
          <w:rFonts w:ascii="Times New Roman" w:hAnsi="Times New Roman"/>
          <w:sz w:val="28"/>
          <w:szCs w:val="28"/>
        </w:rPr>
        <w:t xml:space="preserve"> be coprime where </w:t>
      </w:r>
      <w:r w:rsidRPr="003B49C4">
        <w:rPr>
          <w:rFonts w:ascii="Times New Roman" w:hAnsi="Times New Roman"/>
          <w:position w:val="-10"/>
          <w:sz w:val="28"/>
          <w:szCs w:val="28"/>
        </w:rPr>
        <w:object w:dxaOrig="1600" w:dyaOrig="340" w14:anchorId="763475E7">
          <v:shape id="_x0000_i1469" type="#_x0000_t75" style="width:80pt;height:16.8pt" o:ole="">
            <v:imagedata r:id="rId821" o:title=""/>
          </v:shape>
          <o:OLEObject Type="Embed" ProgID="Equation.3" ShapeID="_x0000_i1469" DrawAspect="Content" ObjectID="_1585227635" r:id="rId822"/>
        </w:object>
      </w:r>
      <w:r w:rsidRPr="003B49C4">
        <w:rPr>
          <w:rFonts w:ascii="Times New Roman" w:hAnsi="Times New Roman"/>
          <w:sz w:val="28"/>
          <w:szCs w:val="28"/>
        </w:rPr>
        <w:t xml:space="preserve"> is a product of (not necessarily distinct) odd primes. </w:t>
      </w:r>
    </w:p>
    <w:p w14:paraId="3B1EFA36"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Then the </w:t>
      </w:r>
      <w:r w:rsidRPr="003B49C4">
        <w:rPr>
          <w:rFonts w:ascii="Times New Roman" w:hAnsi="Times New Roman"/>
          <w:b/>
          <w:sz w:val="28"/>
          <w:szCs w:val="28"/>
        </w:rPr>
        <w:t>Jacobi symbol</w:t>
      </w:r>
      <w:r w:rsidRPr="003B49C4">
        <w:rPr>
          <w:rFonts w:ascii="Times New Roman" w:hAnsi="Times New Roman"/>
          <w:sz w:val="28"/>
          <w:szCs w:val="28"/>
        </w:rPr>
        <w:t xml:space="preserve"> is </w:t>
      </w:r>
      <w:r w:rsidRPr="003B49C4">
        <w:rPr>
          <w:rFonts w:ascii="Times New Roman" w:hAnsi="Times New Roman"/>
          <w:position w:val="-34"/>
          <w:sz w:val="28"/>
          <w:szCs w:val="28"/>
        </w:rPr>
        <w:object w:dxaOrig="2640" w:dyaOrig="820" w14:anchorId="559C221E">
          <v:shape id="_x0000_i1470" type="#_x0000_t75" style="width:132pt;height:40.8pt" o:ole="">
            <v:imagedata r:id="rId823" o:title=""/>
          </v:shape>
          <o:OLEObject Type="Embed" ProgID="Equation.3" ShapeID="_x0000_i1470" DrawAspect="Content" ObjectID="_1585227636" r:id="rId824"/>
        </w:object>
      </w:r>
      <w:r w:rsidRPr="003B49C4">
        <w:rPr>
          <w:rFonts w:ascii="Times New Roman" w:hAnsi="Times New Roman"/>
          <w:sz w:val="28"/>
          <w:szCs w:val="28"/>
        </w:rPr>
        <w:t>.</w:t>
      </w:r>
    </w:p>
    <w:p w14:paraId="2E71AE7A" w14:textId="77777777" w:rsidR="006D299A" w:rsidRPr="003B49C4" w:rsidRDefault="006D299A" w:rsidP="006D299A">
      <w:pPr>
        <w:spacing w:line="360" w:lineRule="atLeast"/>
        <w:ind w:left="720" w:right="20"/>
        <w:jc w:val="both"/>
        <w:rPr>
          <w:rFonts w:ascii="Times New Roman" w:hAnsi="Times New Roman"/>
          <w:sz w:val="28"/>
          <w:szCs w:val="28"/>
        </w:rPr>
      </w:pPr>
    </w:p>
    <w:p w14:paraId="5A3F5563" w14:textId="77777777" w:rsidR="006D299A" w:rsidRPr="003B49C4" w:rsidRDefault="006D299A" w:rsidP="006D299A">
      <w:pPr>
        <w:spacing w:line="360" w:lineRule="atLeast"/>
        <w:ind w:right="20"/>
        <w:jc w:val="both"/>
        <w:rPr>
          <w:rFonts w:ascii="Times New Roman" w:hAnsi="Times New Roman"/>
          <w:b/>
          <w:sz w:val="28"/>
          <w:szCs w:val="28"/>
        </w:rPr>
      </w:pPr>
      <w:r w:rsidRPr="003B49C4">
        <w:rPr>
          <w:rFonts w:ascii="Times New Roman" w:hAnsi="Times New Roman"/>
          <w:b/>
          <w:sz w:val="28"/>
          <w:szCs w:val="28"/>
        </w:rPr>
        <w:t>Remarks</w:t>
      </w:r>
    </w:p>
    <w:p w14:paraId="4ABB935A"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1)</w:t>
      </w:r>
      <w:r w:rsidRPr="003B49C4">
        <w:rPr>
          <w:rFonts w:ascii="Times New Roman" w:hAnsi="Times New Roman"/>
          <w:sz w:val="28"/>
          <w:szCs w:val="28"/>
        </w:rPr>
        <w:tab/>
        <w:t xml:space="preserve">If </w:t>
      </w:r>
      <w:r w:rsidRPr="003B49C4">
        <w:rPr>
          <w:rFonts w:ascii="Times New Roman" w:hAnsi="Times New Roman"/>
          <w:i/>
          <w:sz w:val="28"/>
          <w:szCs w:val="28"/>
        </w:rPr>
        <w:t>n</w:t>
      </w:r>
      <w:r w:rsidRPr="003B49C4">
        <w:rPr>
          <w:rFonts w:ascii="Times New Roman" w:hAnsi="Times New Roman"/>
          <w:sz w:val="28"/>
          <w:szCs w:val="28"/>
        </w:rPr>
        <w:t xml:space="preserve"> is an odd prime this coincides with the Legendre symbol.</w:t>
      </w:r>
    </w:p>
    <w:p w14:paraId="1910BC1D" w14:textId="77777777" w:rsidR="006D299A" w:rsidRPr="003B49C4" w:rsidRDefault="006D299A" w:rsidP="006D299A">
      <w:pPr>
        <w:spacing w:line="360" w:lineRule="atLeast"/>
        <w:ind w:right="20"/>
        <w:jc w:val="both"/>
        <w:rPr>
          <w:rFonts w:ascii="Times New Roman" w:hAnsi="Times New Roman"/>
          <w:sz w:val="28"/>
          <w:szCs w:val="28"/>
        </w:rPr>
      </w:pPr>
    </w:p>
    <w:p w14:paraId="320D64E6"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2)</w:t>
      </w:r>
      <w:r w:rsidRPr="003B49C4">
        <w:rPr>
          <w:rFonts w:ascii="Times New Roman" w:hAnsi="Times New Roman"/>
          <w:sz w:val="28"/>
          <w:szCs w:val="28"/>
        </w:rPr>
        <w:tab/>
        <w:t xml:space="preserve">If </w:t>
      </w:r>
      <w:bookmarkStart w:id="245" w:name="OLE_LINK241"/>
      <w:bookmarkStart w:id="246" w:name="OLE_LINK242"/>
      <w:r w:rsidRPr="003B49C4">
        <w:rPr>
          <w:rFonts w:ascii="Times New Roman" w:hAnsi="Times New Roman"/>
          <w:position w:val="-30"/>
          <w:sz w:val="28"/>
          <w:szCs w:val="28"/>
        </w:rPr>
        <w:object w:dxaOrig="820" w:dyaOrig="740" w14:anchorId="61D5B4D5">
          <v:shape id="_x0000_i1471" type="#_x0000_t75" style="width:40.8pt;height:36.8pt" o:ole="">
            <v:imagedata r:id="rId825" o:title=""/>
          </v:shape>
          <o:OLEObject Type="Embed" ProgID="Equation.3" ShapeID="_x0000_i1471" DrawAspect="Content" ObjectID="_1585227637" r:id="rId826"/>
        </w:object>
      </w:r>
      <w:bookmarkEnd w:id="245"/>
      <w:bookmarkEnd w:id="246"/>
      <w:r w:rsidRPr="003B49C4">
        <w:rPr>
          <w:rFonts w:ascii="Times New Roman" w:hAnsi="Times New Roman"/>
          <w:sz w:val="28"/>
          <w:szCs w:val="28"/>
        </w:rPr>
        <w:t xml:space="preserve"> then it does </w:t>
      </w:r>
      <w:r w:rsidRPr="003B49C4">
        <w:rPr>
          <w:rFonts w:ascii="Times New Roman" w:hAnsi="Times New Roman"/>
          <w:i/>
          <w:sz w:val="28"/>
          <w:szCs w:val="28"/>
        </w:rPr>
        <w:t>not</w:t>
      </w:r>
      <w:r w:rsidRPr="003B49C4">
        <w:rPr>
          <w:rFonts w:ascii="Times New Roman" w:hAnsi="Times New Roman"/>
          <w:sz w:val="28"/>
          <w:szCs w:val="28"/>
        </w:rPr>
        <w:t xml:space="preserve"> necessarily follow that </w:t>
      </w:r>
      <w:r w:rsidRPr="003B49C4">
        <w:rPr>
          <w:rFonts w:ascii="Times New Roman" w:hAnsi="Times New Roman"/>
          <w:i/>
          <w:sz w:val="28"/>
          <w:szCs w:val="28"/>
        </w:rPr>
        <w:t>a</w:t>
      </w:r>
      <w:r w:rsidRPr="003B49C4">
        <w:rPr>
          <w:rFonts w:ascii="Times New Roman" w:hAnsi="Times New Roman"/>
          <w:sz w:val="28"/>
          <w:szCs w:val="28"/>
        </w:rPr>
        <w:t xml:space="preserve"> has a square root modulo </w:t>
      </w:r>
      <w:r w:rsidRPr="003B49C4">
        <w:rPr>
          <w:rFonts w:ascii="Times New Roman" w:hAnsi="Times New Roman"/>
          <w:i/>
          <w:sz w:val="28"/>
          <w:szCs w:val="28"/>
        </w:rPr>
        <w:t>n</w:t>
      </w:r>
      <w:r w:rsidRPr="003B49C4">
        <w:rPr>
          <w:rFonts w:ascii="Times New Roman" w:hAnsi="Times New Roman"/>
          <w:sz w:val="28"/>
          <w:szCs w:val="28"/>
        </w:rPr>
        <w:t xml:space="preserve">. For </w:t>
      </w:r>
      <w:proofErr w:type="gramStart"/>
      <w:r w:rsidRPr="003B49C4">
        <w:rPr>
          <w:rFonts w:ascii="Times New Roman" w:hAnsi="Times New Roman"/>
          <w:sz w:val="28"/>
          <w:szCs w:val="28"/>
        </w:rPr>
        <w:t>example</w:t>
      </w:r>
      <w:proofErr w:type="gramEnd"/>
      <w:r w:rsidRPr="003B49C4">
        <w:rPr>
          <w:rFonts w:ascii="Times New Roman" w:hAnsi="Times New Roman"/>
          <w:sz w:val="28"/>
          <w:szCs w:val="28"/>
        </w:rPr>
        <w:t xml:space="preserve"> </w:t>
      </w:r>
      <w:r w:rsidRPr="003B49C4">
        <w:rPr>
          <w:rFonts w:ascii="Times New Roman" w:hAnsi="Times New Roman"/>
          <w:position w:val="-30"/>
          <w:sz w:val="28"/>
          <w:szCs w:val="28"/>
        </w:rPr>
        <w:object w:dxaOrig="3020" w:dyaOrig="740" w14:anchorId="5E874AB6">
          <v:shape id="_x0000_i1472" type="#_x0000_t75" style="width:151.2pt;height:36.8pt" o:ole="">
            <v:imagedata r:id="rId827" o:title=""/>
          </v:shape>
          <o:OLEObject Type="Embed" ProgID="Equation.3" ShapeID="_x0000_i1472" DrawAspect="Content" ObjectID="_1585227638" r:id="rId828"/>
        </w:object>
      </w:r>
      <w:r w:rsidRPr="003B49C4">
        <w:rPr>
          <w:rFonts w:ascii="Times New Roman" w:hAnsi="Times New Roman"/>
          <w:sz w:val="28"/>
          <w:szCs w:val="28"/>
        </w:rPr>
        <w:t xml:space="preserve"> but 2 has no square root mod 15. </w:t>
      </w:r>
      <w:proofErr w:type="gramStart"/>
      <w:r w:rsidRPr="003B49C4">
        <w:rPr>
          <w:rFonts w:ascii="Times New Roman" w:hAnsi="Times New Roman"/>
          <w:sz w:val="28"/>
          <w:szCs w:val="28"/>
        </w:rPr>
        <w:t>However</w:t>
      </w:r>
      <w:proofErr w:type="gramEnd"/>
      <w:r w:rsidRPr="003B49C4">
        <w:rPr>
          <w:rFonts w:ascii="Times New Roman" w:hAnsi="Times New Roman"/>
          <w:sz w:val="28"/>
          <w:szCs w:val="28"/>
        </w:rPr>
        <w:t xml:space="preserve"> if </w:t>
      </w:r>
      <w:r w:rsidRPr="003B49C4">
        <w:rPr>
          <w:rFonts w:ascii="Times New Roman" w:hAnsi="Times New Roman"/>
          <w:position w:val="-30"/>
          <w:sz w:val="28"/>
          <w:szCs w:val="28"/>
        </w:rPr>
        <w:object w:dxaOrig="1000" w:dyaOrig="740" w14:anchorId="074A0136">
          <v:shape id="_x0000_i1473" type="#_x0000_t75" style="width:50.4pt;height:36.8pt" o:ole="">
            <v:imagedata r:id="rId829" o:title=""/>
          </v:shape>
          <o:OLEObject Type="Embed" ProgID="Equation.3" ShapeID="_x0000_i1473" DrawAspect="Content" ObjectID="_1585227639" r:id="rId830"/>
        </w:object>
      </w:r>
      <w:r w:rsidRPr="003B49C4">
        <w:rPr>
          <w:rFonts w:ascii="Times New Roman" w:hAnsi="Times New Roman"/>
          <w:sz w:val="28"/>
          <w:szCs w:val="28"/>
        </w:rPr>
        <w:t xml:space="preserve"> then </w:t>
      </w:r>
      <w:r w:rsidRPr="003B49C4">
        <w:rPr>
          <w:rFonts w:ascii="Times New Roman" w:hAnsi="Times New Roman"/>
          <w:i/>
          <w:sz w:val="28"/>
          <w:szCs w:val="28"/>
        </w:rPr>
        <w:t>a</w:t>
      </w:r>
      <w:r w:rsidRPr="003B49C4">
        <w:rPr>
          <w:rFonts w:ascii="Times New Roman" w:hAnsi="Times New Roman"/>
          <w:sz w:val="28"/>
          <w:szCs w:val="28"/>
        </w:rPr>
        <w:t xml:space="preserve"> has no square root.</w:t>
      </w:r>
    </w:p>
    <w:p w14:paraId="46E4A684"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4CD5036C"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The following may be deduced from the results for Legendre symbols.</w:t>
      </w:r>
    </w:p>
    <w:p w14:paraId="22F12E89"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1993119E" w14:textId="77777777" w:rsidR="006D299A" w:rsidRPr="003B49C4" w:rsidRDefault="006D299A" w:rsidP="006D299A">
      <w:pPr>
        <w:spacing w:line="360" w:lineRule="atLeast"/>
        <w:ind w:left="720" w:right="20" w:hanging="720"/>
        <w:jc w:val="both"/>
        <w:rPr>
          <w:rFonts w:ascii="Times New Roman" w:hAnsi="Times New Roman"/>
          <w:b/>
          <w:sz w:val="28"/>
          <w:szCs w:val="28"/>
        </w:rPr>
      </w:pPr>
      <w:r w:rsidRPr="003B49C4">
        <w:rPr>
          <w:rFonts w:ascii="Times New Roman" w:hAnsi="Times New Roman"/>
          <w:b/>
          <w:sz w:val="28"/>
          <w:szCs w:val="28"/>
        </w:rPr>
        <w:t>Properties</w:t>
      </w:r>
    </w:p>
    <w:p w14:paraId="3A1797B1" w14:textId="77777777" w:rsidR="006D299A" w:rsidRPr="003B49C4" w:rsidRDefault="006D299A" w:rsidP="006D299A">
      <w:pPr>
        <w:spacing w:line="360" w:lineRule="atLeast"/>
        <w:ind w:left="720" w:right="20" w:hanging="720"/>
        <w:jc w:val="both"/>
        <w:rPr>
          <w:rFonts w:ascii="Times New Roman" w:hAnsi="Times New Roman"/>
          <w:sz w:val="28"/>
          <w:szCs w:val="28"/>
        </w:rPr>
      </w:pPr>
      <w:bookmarkStart w:id="247" w:name="OLE_LINK243"/>
      <w:bookmarkStart w:id="248" w:name="OLE_LINK244"/>
      <w:r w:rsidRPr="003B49C4">
        <w:rPr>
          <w:rFonts w:ascii="Times New Roman" w:hAnsi="Times New Roman"/>
          <w:sz w:val="28"/>
          <w:szCs w:val="28"/>
        </w:rPr>
        <w:t>1)</w:t>
      </w:r>
      <w:r w:rsidRPr="003B49C4">
        <w:rPr>
          <w:rFonts w:ascii="Times New Roman" w:hAnsi="Times New Roman"/>
          <w:sz w:val="28"/>
          <w:szCs w:val="28"/>
        </w:rPr>
        <w:tab/>
        <w:t xml:space="preserve">If </w:t>
      </w:r>
      <w:r w:rsidRPr="003B49C4">
        <w:rPr>
          <w:rFonts w:ascii="Times New Roman" w:hAnsi="Times New Roman"/>
          <w:i/>
          <w:sz w:val="28"/>
          <w:szCs w:val="28"/>
        </w:rPr>
        <w:t>a, b</w:t>
      </w:r>
      <w:r w:rsidRPr="003B49C4">
        <w:rPr>
          <w:rFonts w:ascii="Times New Roman" w:hAnsi="Times New Roman"/>
          <w:sz w:val="28"/>
          <w:szCs w:val="28"/>
        </w:rPr>
        <w:t xml:space="preserve"> </w:t>
      </w:r>
      <w:proofErr w:type="gramStart"/>
      <w:r w:rsidRPr="003B49C4">
        <w:rPr>
          <w:rFonts w:ascii="Times New Roman" w:hAnsi="Times New Roman"/>
          <w:sz w:val="28"/>
          <w:szCs w:val="28"/>
        </w:rPr>
        <w:t>are</w:t>
      </w:r>
      <w:proofErr w:type="gramEnd"/>
      <w:r w:rsidRPr="003B49C4">
        <w:rPr>
          <w:rFonts w:ascii="Times New Roman" w:hAnsi="Times New Roman"/>
          <w:sz w:val="28"/>
          <w:szCs w:val="28"/>
        </w:rPr>
        <w:t xml:space="preserve"> coprime to the odd </w:t>
      </w:r>
      <w:r w:rsidRPr="003B49C4">
        <w:rPr>
          <w:rFonts w:ascii="Times New Roman" w:hAnsi="Times New Roman"/>
          <w:i/>
          <w:sz w:val="28"/>
          <w:szCs w:val="28"/>
        </w:rPr>
        <w:t>n</w:t>
      </w:r>
      <w:r w:rsidRPr="003B49C4">
        <w:rPr>
          <w:rFonts w:ascii="Times New Roman" w:hAnsi="Times New Roman"/>
          <w:sz w:val="28"/>
          <w:szCs w:val="28"/>
        </w:rPr>
        <w:t xml:space="preserve"> then </w:t>
      </w:r>
      <w:r w:rsidRPr="003B49C4">
        <w:rPr>
          <w:rFonts w:ascii="Times New Roman" w:hAnsi="Times New Roman"/>
          <w:position w:val="-30"/>
          <w:sz w:val="28"/>
          <w:szCs w:val="28"/>
        </w:rPr>
        <w:object w:dxaOrig="1640" w:dyaOrig="740" w14:anchorId="3D1D26F8">
          <v:shape id="_x0000_i1474" type="#_x0000_t75" style="width:82.4pt;height:36.8pt" o:ole="">
            <v:imagedata r:id="rId831" o:title=""/>
          </v:shape>
          <o:OLEObject Type="Embed" ProgID="Equation.3" ShapeID="_x0000_i1474" DrawAspect="Content" ObjectID="_1585227640" r:id="rId832"/>
        </w:object>
      </w:r>
      <w:r w:rsidRPr="003B49C4">
        <w:rPr>
          <w:rFonts w:ascii="Times New Roman" w:hAnsi="Times New Roman"/>
          <w:sz w:val="28"/>
          <w:szCs w:val="28"/>
        </w:rPr>
        <w:t>.</w:t>
      </w:r>
    </w:p>
    <w:bookmarkEnd w:id="247"/>
    <w:bookmarkEnd w:id="248"/>
    <w:p w14:paraId="36232B1B"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7E39816C"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2)</w:t>
      </w:r>
      <w:r w:rsidRPr="003B49C4">
        <w:rPr>
          <w:rFonts w:ascii="Times New Roman" w:hAnsi="Times New Roman"/>
          <w:sz w:val="28"/>
          <w:szCs w:val="28"/>
        </w:rPr>
        <w:tab/>
        <w:t xml:space="preserve">If </w:t>
      </w:r>
      <w:r w:rsidRPr="003B49C4">
        <w:rPr>
          <w:rFonts w:ascii="Times New Roman" w:hAnsi="Times New Roman"/>
          <w:i/>
          <w:sz w:val="28"/>
          <w:szCs w:val="28"/>
        </w:rPr>
        <w:t>a</w:t>
      </w:r>
      <w:r w:rsidRPr="003B49C4">
        <w:rPr>
          <w:rFonts w:ascii="Times New Roman" w:hAnsi="Times New Roman"/>
          <w:sz w:val="28"/>
          <w:szCs w:val="28"/>
        </w:rPr>
        <w:t xml:space="preserve"> is are coprime to the odd </w:t>
      </w:r>
      <w:r w:rsidRPr="003B49C4">
        <w:rPr>
          <w:rFonts w:ascii="Times New Roman" w:hAnsi="Times New Roman"/>
          <w:i/>
          <w:sz w:val="28"/>
          <w:szCs w:val="28"/>
        </w:rPr>
        <w:t>m</w:t>
      </w:r>
      <w:r w:rsidRPr="003B49C4">
        <w:rPr>
          <w:rFonts w:ascii="Times New Roman" w:hAnsi="Times New Roman"/>
          <w:sz w:val="28"/>
          <w:szCs w:val="28"/>
        </w:rPr>
        <w:t xml:space="preserve">, </w:t>
      </w:r>
      <w:r w:rsidRPr="003B49C4">
        <w:rPr>
          <w:rFonts w:ascii="Times New Roman" w:hAnsi="Times New Roman"/>
          <w:i/>
          <w:sz w:val="28"/>
          <w:szCs w:val="28"/>
        </w:rPr>
        <w:t>n</w:t>
      </w:r>
      <w:r w:rsidRPr="003B49C4">
        <w:rPr>
          <w:rFonts w:ascii="Times New Roman" w:hAnsi="Times New Roman"/>
          <w:sz w:val="28"/>
          <w:szCs w:val="28"/>
        </w:rPr>
        <w:t xml:space="preserve"> then </w:t>
      </w:r>
      <w:bookmarkStart w:id="249" w:name="OLE_LINK245"/>
      <w:bookmarkStart w:id="250" w:name="OLE_LINK246"/>
      <w:r w:rsidRPr="003B49C4">
        <w:rPr>
          <w:rFonts w:ascii="Times New Roman" w:hAnsi="Times New Roman"/>
          <w:position w:val="-30"/>
          <w:sz w:val="28"/>
          <w:szCs w:val="28"/>
        </w:rPr>
        <w:object w:dxaOrig="1780" w:dyaOrig="740" w14:anchorId="226CD455">
          <v:shape id="_x0000_i1475" type="#_x0000_t75" style="width:88.8pt;height:36.8pt" o:ole="">
            <v:imagedata r:id="rId833" o:title=""/>
          </v:shape>
          <o:OLEObject Type="Embed" ProgID="Equation.3" ShapeID="_x0000_i1475" DrawAspect="Content" ObjectID="_1585227641" r:id="rId834"/>
        </w:object>
      </w:r>
      <w:bookmarkEnd w:id="249"/>
      <w:bookmarkEnd w:id="250"/>
      <w:r w:rsidRPr="003B49C4">
        <w:rPr>
          <w:rFonts w:ascii="Times New Roman" w:hAnsi="Times New Roman"/>
          <w:sz w:val="28"/>
          <w:szCs w:val="28"/>
        </w:rPr>
        <w:t>.</w:t>
      </w:r>
    </w:p>
    <w:p w14:paraId="7F270B89"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17F277FD"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3)</w:t>
      </w:r>
      <w:r w:rsidRPr="003B49C4">
        <w:rPr>
          <w:rFonts w:ascii="Times New Roman" w:hAnsi="Times New Roman"/>
          <w:sz w:val="28"/>
          <w:szCs w:val="28"/>
        </w:rPr>
        <w:tab/>
      </w:r>
      <w:bookmarkStart w:id="251" w:name="OLE_LINK247"/>
      <w:bookmarkStart w:id="252" w:name="OLE_LINK248"/>
      <w:bookmarkStart w:id="253" w:name="OLE_LINK249"/>
      <w:r w:rsidRPr="003B49C4">
        <w:rPr>
          <w:rFonts w:ascii="Times New Roman" w:hAnsi="Times New Roman"/>
          <w:position w:val="-30"/>
          <w:sz w:val="28"/>
          <w:szCs w:val="28"/>
        </w:rPr>
        <w:object w:dxaOrig="1860" w:dyaOrig="740" w14:anchorId="441A8B5C">
          <v:shape id="_x0000_i1476" type="#_x0000_t75" style="width:92.8pt;height:36.8pt" o:ole="">
            <v:imagedata r:id="rId835" o:title=""/>
          </v:shape>
          <o:OLEObject Type="Embed" ProgID="Equation.3" ShapeID="_x0000_i1476" DrawAspect="Content" ObjectID="_1585227642" r:id="rId836"/>
        </w:object>
      </w:r>
      <w:bookmarkEnd w:id="251"/>
      <w:bookmarkEnd w:id="252"/>
      <w:bookmarkEnd w:id="253"/>
      <w:r w:rsidRPr="003B49C4">
        <w:rPr>
          <w:rFonts w:ascii="Times New Roman" w:hAnsi="Times New Roman"/>
          <w:sz w:val="28"/>
          <w:szCs w:val="28"/>
        </w:rPr>
        <w:t xml:space="preserve"> ; </w:t>
      </w:r>
      <w:r w:rsidRPr="003B49C4">
        <w:rPr>
          <w:rFonts w:ascii="Times New Roman" w:hAnsi="Times New Roman"/>
          <w:position w:val="-30"/>
          <w:sz w:val="28"/>
          <w:szCs w:val="28"/>
        </w:rPr>
        <w:object w:dxaOrig="1840" w:dyaOrig="740" w14:anchorId="49611107">
          <v:shape id="_x0000_i1477" type="#_x0000_t75" style="width:92pt;height:36.8pt" o:ole="">
            <v:imagedata r:id="rId837" o:title=""/>
          </v:shape>
          <o:OLEObject Type="Embed" ProgID="Equation.3" ShapeID="_x0000_i1477" DrawAspect="Content" ObjectID="_1585227643" r:id="rId838"/>
        </w:object>
      </w:r>
    </w:p>
    <w:p w14:paraId="4BF1EA12"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1AAD811E"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4)</w:t>
      </w:r>
      <w:r w:rsidRPr="003B49C4">
        <w:rPr>
          <w:rFonts w:ascii="Times New Roman" w:hAnsi="Times New Roman"/>
          <w:sz w:val="28"/>
          <w:szCs w:val="28"/>
        </w:rPr>
        <w:tab/>
        <w:t>(</w:t>
      </w:r>
      <w:r w:rsidRPr="003B49C4">
        <w:rPr>
          <w:rFonts w:ascii="Times New Roman" w:hAnsi="Times New Roman"/>
          <w:i/>
          <w:sz w:val="28"/>
          <w:szCs w:val="28"/>
        </w:rPr>
        <w:t>Quadratic reciprocity</w:t>
      </w:r>
      <w:r w:rsidRPr="003B49C4">
        <w:rPr>
          <w:rFonts w:ascii="Times New Roman" w:hAnsi="Times New Roman"/>
          <w:sz w:val="28"/>
          <w:szCs w:val="28"/>
        </w:rPr>
        <w:t xml:space="preserve">) </w:t>
      </w:r>
    </w:p>
    <w:p w14:paraId="0D3F27CE"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lastRenderedPageBreak/>
        <w:tab/>
        <w:t xml:space="preserve">If </w:t>
      </w:r>
      <w:r w:rsidRPr="003B49C4">
        <w:rPr>
          <w:rFonts w:ascii="Times New Roman" w:hAnsi="Times New Roman"/>
          <w:i/>
          <w:sz w:val="28"/>
          <w:szCs w:val="28"/>
        </w:rPr>
        <w:t>m, n</w:t>
      </w:r>
      <w:r w:rsidRPr="003B49C4">
        <w:rPr>
          <w:rFonts w:ascii="Times New Roman" w:hAnsi="Times New Roman"/>
          <w:sz w:val="28"/>
          <w:szCs w:val="28"/>
        </w:rPr>
        <w:t xml:space="preserve"> </w:t>
      </w:r>
      <w:proofErr w:type="gramStart"/>
      <w:r w:rsidRPr="003B49C4">
        <w:rPr>
          <w:rFonts w:ascii="Times New Roman" w:hAnsi="Times New Roman"/>
          <w:sz w:val="28"/>
          <w:szCs w:val="28"/>
        </w:rPr>
        <w:t>are</w:t>
      </w:r>
      <w:proofErr w:type="gramEnd"/>
      <w:r w:rsidRPr="003B49C4">
        <w:rPr>
          <w:rFonts w:ascii="Times New Roman" w:hAnsi="Times New Roman"/>
          <w:sz w:val="28"/>
          <w:szCs w:val="28"/>
        </w:rPr>
        <w:t xml:space="preserve"> coprime then </w:t>
      </w:r>
      <w:r w:rsidRPr="003B49C4">
        <w:rPr>
          <w:rFonts w:ascii="Times New Roman" w:hAnsi="Times New Roman"/>
          <w:position w:val="-30"/>
          <w:sz w:val="28"/>
          <w:szCs w:val="28"/>
        </w:rPr>
        <w:object w:dxaOrig="2760" w:dyaOrig="740" w14:anchorId="2BD713C2">
          <v:shape id="_x0000_i1478" type="#_x0000_t75" style="width:138.4pt;height:36.8pt" o:ole="">
            <v:imagedata r:id="rId839" o:title=""/>
          </v:shape>
          <o:OLEObject Type="Embed" ProgID="Equation.3" ShapeID="_x0000_i1478" DrawAspect="Content" ObjectID="_1585227644" r:id="rId840"/>
        </w:object>
      </w:r>
      <w:r w:rsidRPr="003B49C4">
        <w:rPr>
          <w:rFonts w:ascii="Times New Roman" w:hAnsi="Times New Roman"/>
          <w:sz w:val="28"/>
          <w:szCs w:val="28"/>
        </w:rPr>
        <w:t>.</w:t>
      </w:r>
    </w:p>
    <w:p w14:paraId="4AE6BD63"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10FC579C" w14:textId="77777777" w:rsidR="006D299A" w:rsidRPr="003B49C4" w:rsidRDefault="006D299A" w:rsidP="006D299A">
      <w:pPr>
        <w:spacing w:line="360" w:lineRule="atLeast"/>
        <w:ind w:left="720" w:right="20" w:hanging="720"/>
        <w:jc w:val="both"/>
        <w:rPr>
          <w:rFonts w:ascii="Times New Roman" w:hAnsi="Times New Roman"/>
          <w:b/>
          <w:sz w:val="28"/>
          <w:szCs w:val="28"/>
        </w:rPr>
      </w:pPr>
    </w:p>
    <w:p w14:paraId="3BB9AA94" w14:textId="77777777" w:rsidR="006D299A" w:rsidRPr="003B49C4" w:rsidRDefault="006D299A" w:rsidP="006D299A">
      <w:pPr>
        <w:spacing w:line="360" w:lineRule="atLeast"/>
        <w:ind w:left="720" w:right="20" w:hanging="720"/>
        <w:jc w:val="both"/>
        <w:rPr>
          <w:rFonts w:ascii="Times New Roman" w:hAnsi="Times New Roman"/>
          <w:b/>
          <w:sz w:val="28"/>
          <w:szCs w:val="28"/>
        </w:rPr>
      </w:pPr>
      <w:r w:rsidRPr="003B49C4">
        <w:rPr>
          <w:rFonts w:ascii="Times New Roman" w:hAnsi="Times New Roman"/>
          <w:b/>
          <w:sz w:val="28"/>
          <w:szCs w:val="28"/>
        </w:rPr>
        <w:t>Example</w:t>
      </w:r>
    </w:p>
    <w:p w14:paraId="5CD1BE5D"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1)</w:t>
      </w:r>
      <w:r w:rsidRPr="003B49C4">
        <w:rPr>
          <w:rFonts w:ascii="Times New Roman" w:hAnsi="Times New Roman"/>
          <w:sz w:val="28"/>
          <w:szCs w:val="28"/>
        </w:rPr>
        <w:tab/>
      </w:r>
      <w:r w:rsidRPr="003B49C4">
        <w:rPr>
          <w:rFonts w:ascii="Times New Roman" w:hAnsi="Times New Roman"/>
          <w:position w:val="-30"/>
          <w:sz w:val="28"/>
          <w:szCs w:val="28"/>
        </w:rPr>
        <w:object w:dxaOrig="3680" w:dyaOrig="800" w14:anchorId="751DC7A0">
          <v:shape id="_x0000_i1479" type="#_x0000_t75" style="width:184pt;height:40pt" o:ole="">
            <v:imagedata r:id="rId841" o:title=""/>
          </v:shape>
          <o:OLEObject Type="Embed" ProgID="Equation.3" ShapeID="_x0000_i1479" DrawAspect="Content" ObjectID="_1585227645" r:id="rId842"/>
        </w:object>
      </w:r>
      <w:r w:rsidRPr="003B49C4">
        <w:rPr>
          <w:rFonts w:ascii="Times New Roman" w:hAnsi="Times New Roman"/>
          <w:sz w:val="28"/>
          <w:szCs w:val="28"/>
        </w:rPr>
        <w:t xml:space="preserve"> and </w:t>
      </w:r>
      <w:proofErr w:type="gramStart"/>
      <w:r w:rsidRPr="003B49C4">
        <w:rPr>
          <w:rFonts w:ascii="Times New Roman" w:hAnsi="Times New Roman"/>
          <w:sz w:val="28"/>
          <w:szCs w:val="28"/>
        </w:rPr>
        <w:t>so</w:t>
      </w:r>
      <w:proofErr w:type="gramEnd"/>
      <w:r w:rsidRPr="003B49C4">
        <w:rPr>
          <w:rFonts w:ascii="Times New Roman" w:hAnsi="Times New Roman"/>
          <w:sz w:val="28"/>
          <w:szCs w:val="28"/>
        </w:rPr>
        <w:t xml:space="preserve"> 11 has no square root mod 27</w:t>
      </w:r>
    </w:p>
    <w:p w14:paraId="7580E460" w14:textId="77777777" w:rsidR="006D299A" w:rsidRPr="003B49C4" w:rsidRDefault="006D299A" w:rsidP="006D299A">
      <w:pPr>
        <w:spacing w:line="360" w:lineRule="atLeast"/>
        <w:ind w:left="720" w:right="20"/>
        <w:jc w:val="both"/>
        <w:rPr>
          <w:rFonts w:ascii="Times New Roman" w:hAnsi="Times New Roman"/>
          <w:sz w:val="28"/>
          <w:szCs w:val="28"/>
        </w:rPr>
      </w:pPr>
    </w:p>
    <w:p w14:paraId="6CC63AF9"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2)</w:t>
      </w:r>
      <w:r w:rsidRPr="003B49C4">
        <w:rPr>
          <w:rFonts w:ascii="Times New Roman" w:hAnsi="Times New Roman"/>
          <w:sz w:val="28"/>
          <w:szCs w:val="28"/>
        </w:rPr>
        <w:tab/>
        <w:t>The Jacobi symbol may be used to calculate Legendre symbols</w:t>
      </w:r>
    </w:p>
    <w:p w14:paraId="0BD1454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position w:val="-30"/>
          <w:sz w:val="28"/>
          <w:szCs w:val="28"/>
        </w:rPr>
        <w:object w:dxaOrig="5860" w:dyaOrig="740" w14:anchorId="12803047">
          <v:shape id="_x0000_i1480" type="#_x0000_t75" style="width:292.8pt;height:36.8pt" o:ole="">
            <v:imagedata r:id="rId843" o:title=""/>
          </v:shape>
          <o:OLEObject Type="Embed" ProgID="Equation.3" ShapeID="_x0000_i1480" DrawAspect="Content" ObjectID="_1585227646" r:id="rId844"/>
        </w:object>
      </w:r>
    </w:p>
    <w:p w14:paraId="765BF1D6"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Hence (since 2999 is a prime) this Legendre symbol is +1 and so 335 is a quadratic residue (</w:t>
      </w:r>
      <w:r w:rsidRPr="003B49C4">
        <w:rPr>
          <w:rFonts w:ascii="Times New Roman" w:hAnsi="Times New Roman"/>
          <w:position w:val="-10"/>
          <w:sz w:val="28"/>
          <w:szCs w:val="28"/>
        </w:rPr>
        <w:object w:dxaOrig="3020" w:dyaOrig="380" w14:anchorId="5AC8BDAD">
          <v:shape id="_x0000_i1481" type="#_x0000_t75" style="width:151.2pt;height:19.2pt" o:ole="">
            <v:imagedata r:id="rId845" o:title=""/>
          </v:shape>
          <o:OLEObject Type="Embed" ProgID="Equation.3" ShapeID="_x0000_i1481" DrawAspect="Content" ObjectID="_1585227647" r:id="rId846"/>
        </w:object>
      </w:r>
      <w:r w:rsidRPr="003B49C4">
        <w:rPr>
          <w:rFonts w:ascii="Times New Roman" w:hAnsi="Times New Roman"/>
          <w:sz w:val="28"/>
          <w:szCs w:val="28"/>
        </w:rPr>
        <w:t>)</w:t>
      </w:r>
    </w:p>
    <w:p w14:paraId="4059834C"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450ECB75" w14:textId="77777777" w:rsidR="006D299A" w:rsidRPr="003B49C4" w:rsidRDefault="006D299A" w:rsidP="006D299A">
      <w:pPr>
        <w:spacing w:line="360" w:lineRule="atLeast"/>
        <w:ind w:left="720" w:right="20" w:hanging="720"/>
        <w:jc w:val="both"/>
        <w:rPr>
          <w:rFonts w:ascii="Times New Roman" w:hAnsi="Times New Roman"/>
          <w:b/>
          <w:sz w:val="28"/>
          <w:szCs w:val="28"/>
        </w:rPr>
      </w:pPr>
      <w:r w:rsidRPr="003B49C4">
        <w:rPr>
          <w:rFonts w:ascii="Times New Roman" w:hAnsi="Times New Roman"/>
          <w:b/>
          <w:sz w:val="28"/>
          <w:szCs w:val="28"/>
        </w:rPr>
        <w:t>Remark</w:t>
      </w:r>
    </w:p>
    <w:p w14:paraId="63A020F7"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ab/>
        <w:t>Although the above methods do not construct square roots there are computationally efficient ways to do so.</w:t>
      </w:r>
    </w:p>
    <w:p w14:paraId="111D9F4A" w14:textId="77777777" w:rsidR="006D299A" w:rsidRPr="003B49C4" w:rsidRDefault="006D299A" w:rsidP="006D299A">
      <w:pPr>
        <w:spacing w:line="360" w:lineRule="atLeast"/>
        <w:ind w:left="720" w:right="380" w:hanging="720"/>
        <w:jc w:val="both"/>
        <w:rPr>
          <w:rFonts w:ascii="Times New Roman" w:hAnsi="Times New Roman"/>
          <w:sz w:val="28"/>
          <w:szCs w:val="28"/>
        </w:rPr>
      </w:pPr>
    </w:p>
    <w:p w14:paraId="3874A184" w14:textId="77777777" w:rsidR="006D299A" w:rsidRPr="00F9093F" w:rsidRDefault="006D299A" w:rsidP="006D299A">
      <w:pPr>
        <w:spacing w:line="360" w:lineRule="atLeast"/>
        <w:jc w:val="both"/>
        <w:rPr>
          <w:rFonts w:ascii="Times New Roman" w:hAnsi="Times New Roman"/>
          <w:b/>
          <w:sz w:val="28"/>
        </w:rPr>
      </w:pPr>
      <w:bookmarkStart w:id="254" w:name="OLE_LINK228"/>
      <w:bookmarkStart w:id="255" w:name="OLE_LINK229"/>
    </w:p>
    <w:p w14:paraId="6D65114D" w14:textId="77777777" w:rsidR="006D299A" w:rsidRPr="00F9093F" w:rsidRDefault="006D299A" w:rsidP="006D299A">
      <w:pPr>
        <w:spacing w:line="360" w:lineRule="atLeast"/>
        <w:jc w:val="both"/>
        <w:rPr>
          <w:rFonts w:ascii="Times New Roman" w:hAnsi="Times New Roman"/>
          <w:b/>
          <w:sz w:val="28"/>
        </w:rPr>
      </w:pPr>
    </w:p>
    <w:p w14:paraId="5955BAB2" w14:textId="77777777" w:rsidR="006D299A" w:rsidRPr="00F9093F" w:rsidRDefault="006D299A" w:rsidP="006D299A">
      <w:pPr>
        <w:spacing w:line="360" w:lineRule="atLeast"/>
        <w:jc w:val="both"/>
        <w:rPr>
          <w:rFonts w:ascii="Times New Roman" w:hAnsi="Times New Roman"/>
          <w:b/>
          <w:sz w:val="28"/>
        </w:rPr>
      </w:pPr>
    </w:p>
    <w:p w14:paraId="48E82517" w14:textId="77777777" w:rsidR="006D299A" w:rsidRPr="00F9093F" w:rsidRDefault="006D299A" w:rsidP="006D299A">
      <w:pPr>
        <w:spacing w:line="360" w:lineRule="atLeast"/>
        <w:jc w:val="both"/>
        <w:rPr>
          <w:rFonts w:ascii="Times New Roman" w:hAnsi="Times New Roman"/>
          <w:b/>
          <w:sz w:val="28"/>
        </w:rPr>
      </w:pPr>
    </w:p>
    <w:p w14:paraId="0CE3C8D0" w14:textId="77777777" w:rsidR="006D299A" w:rsidRPr="00F9093F" w:rsidRDefault="006D299A" w:rsidP="006D299A">
      <w:pPr>
        <w:spacing w:line="360" w:lineRule="atLeast"/>
        <w:jc w:val="both"/>
        <w:rPr>
          <w:rFonts w:ascii="Times New Roman" w:hAnsi="Times New Roman"/>
          <w:b/>
          <w:sz w:val="28"/>
        </w:rPr>
      </w:pPr>
    </w:p>
    <w:p w14:paraId="199B84CB" w14:textId="77777777" w:rsidR="006D299A" w:rsidRPr="00F9093F" w:rsidRDefault="006D299A" w:rsidP="006D299A">
      <w:pPr>
        <w:spacing w:line="360" w:lineRule="atLeast"/>
        <w:jc w:val="both"/>
        <w:rPr>
          <w:rFonts w:ascii="Times New Roman" w:hAnsi="Times New Roman"/>
          <w:b/>
          <w:sz w:val="28"/>
        </w:rPr>
      </w:pPr>
    </w:p>
    <w:p w14:paraId="7E42202E"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br w:type="page"/>
      </w:r>
      <w:r w:rsidRPr="00F9093F">
        <w:rPr>
          <w:rFonts w:ascii="Times New Roman" w:hAnsi="Times New Roman"/>
          <w:b/>
          <w:sz w:val="28"/>
        </w:rPr>
        <w:lastRenderedPageBreak/>
        <w:t>§4</w:t>
      </w:r>
      <w:r w:rsidRPr="00F9093F">
        <w:rPr>
          <w:rFonts w:ascii="Times New Roman" w:hAnsi="Times New Roman"/>
          <w:b/>
          <w:sz w:val="28"/>
        </w:rPr>
        <w:tab/>
        <w:t>CONTINUED FRACTIONS</w:t>
      </w:r>
    </w:p>
    <w:p w14:paraId="49D98D01" w14:textId="77777777" w:rsidR="006D299A" w:rsidRPr="00F9093F" w:rsidRDefault="006D299A" w:rsidP="006D299A">
      <w:pPr>
        <w:spacing w:line="360" w:lineRule="atLeast"/>
        <w:jc w:val="both"/>
        <w:rPr>
          <w:rFonts w:ascii="Times New Roman" w:hAnsi="Times New Roman"/>
          <w:sz w:val="28"/>
        </w:rPr>
      </w:pPr>
    </w:p>
    <w:p w14:paraId="3A0348CA"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§4.1</w:t>
      </w:r>
      <w:r w:rsidRPr="00F9093F">
        <w:rPr>
          <w:rFonts w:ascii="Times New Roman" w:hAnsi="Times New Roman"/>
          <w:b/>
          <w:sz w:val="28"/>
        </w:rPr>
        <w:tab/>
        <w:t>Introduction</w:t>
      </w:r>
    </w:p>
    <w:p w14:paraId="2B0C36AA" w14:textId="77777777" w:rsidR="006D299A" w:rsidRPr="00F9093F" w:rsidRDefault="006D299A" w:rsidP="006D299A">
      <w:pPr>
        <w:spacing w:line="360" w:lineRule="atLeast"/>
        <w:jc w:val="both"/>
        <w:rPr>
          <w:rFonts w:ascii="Times New Roman" w:hAnsi="Times New Roman"/>
          <w:sz w:val="28"/>
        </w:rPr>
      </w:pPr>
    </w:p>
    <w:p w14:paraId="0E99E3F7"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Definition</w:t>
      </w:r>
    </w:p>
    <w:p w14:paraId="40CB23CB"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You can think of calculating the decimal expansion of a (positive) real number as the result of implementing the algorithm:</w:t>
      </w:r>
    </w:p>
    <w:p w14:paraId="4C28EAE7" w14:textId="77777777" w:rsidR="006D299A" w:rsidRPr="00F9093F" w:rsidRDefault="006D299A" w:rsidP="006D299A">
      <w:pPr>
        <w:spacing w:line="360" w:lineRule="atLeast"/>
        <w:ind w:left="720"/>
        <w:jc w:val="both"/>
        <w:rPr>
          <w:rFonts w:ascii="Times New Roman" w:hAnsi="Times New Roman"/>
          <w:sz w:val="28"/>
        </w:rPr>
      </w:pPr>
    </w:p>
    <w:p w14:paraId="58C876AF"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 Make a note of the integer part of the number. Subtract this from the number.  </w:t>
      </w:r>
      <w:proofErr w:type="gramStart"/>
      <w:r w:rsidRPr="00F9093F">
        <w:rPr>
          <w:rFonts w:ascii="Times New Roman" w:hAnsi="Times New Roman"/>
          <w:sz w:val="28"/>
        </w:rPr>
        <w:t>This  gives</w:t>
      </w:r>
      <w:proofErr w:type="gramEnd"/>
      <w:r w:rsidRPr="00F9093F">
        <w:rPr>
          <w:rFonts w:ascii="Times New Roman" w:hAnsi="Times New Roman"/>
          <w:sz w:val="28"/>
        </w:rPr>
        <w:t xml:space="preserve"> a number </w:t>
      </w:r>
      <w:r w:rsidRPr="00F9093F">
        <w:rPr>
          <w:rFonts w:ascii="Times New Roman" w:hAnsi="Times New Roman"/>
          <w:i/>
          <w:sz w:val="28"/>
        </w:rPr>
        <w:t>x</w:t>
      </w:r>
      <w:r w:rsidRPr="00F9093F">
        <w:rPr>
          <w:rFonts w:ascii="Times New Roman" w:hAnsi="Times New Roman"/>
          <w:sz w:val="28"/>
        </w:rPr>
        <w:t xml:space="preserve"> in the range [0,1). If </w:t>
      </w:r>
      <w:r w:rsidRPr="00F9093F">
        <w:rPr>
          <w:rFonts w:ascii="Times New Roman" w:hAnsi="Times New Roman"/>
          <w:i/>
          <w:sz w:val="28"/>
        </w:rPr>
        <w:t>x</w:t>
      </w:r>
      <w:r w:rsidRPr="00F9093F">
        <w:rPr>
          <w:rFonts w:ascii="Times New Roman" w:hAnsi="Times New Roman"/>
          <w:sz w:val="28"/>
        </w:rPr>
        <w:t xml:space="preserve"> ≠ 0 then:</w:t>
      </w:r>
    </w:p>
    <w:p w14:paraId="1D7DFE7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ab/>
      </w:r>
      <w:r w:rsidRPr="00F9093F">
        <w:rPr>
          <w:rFonts w:ascii="Times New Roman" w:hAnsi="Times New Roman"/>
          <w:sz w:val="28"/>
        </w:rPr>
        <w:tab/>
        <w:t>*</w:t>
      </w:r>
      <w:proofErr w:type="gramStart"/>
      <w:r w:rsidRPr="00F9093F">
        <w:rPr>
          <w:rFonts w:ascii="Times New Roman" w:hAnsi="Times New Roman"/>
          <w:sz w:val="28"/>
        </w:rPr>
        <w:t xml:space="preserve">*  </w:t>
      </w:r>
      <w:r w:rsidRPr="00F9093F">
        <w:rPr>
          <w:rFonts w:ascii="Times New Roman" w:hAnsi="Times New Roman"/>
          <w:i/>
          <w:sz w:val="28"/>
        </w:rPr>
        <w:t>Multiply</w:t>
      </w:r>
      <w:proofErr w:type="gramEnd"/>
      <w:r w:rsidRPr="00F9093F">
        <w:rPr>
          <w:rFonts w:ascii="Times New Roman" w:hAnsi="Times New Roman"/>
          <w:i/>
          <w:sz w:val="28"/>
        </w:rPr>
        <w:t xml:space="preserve"> x by </w:t>
      </w:r>
      <w:r w:rsidRPr="00F9093F">
        <w:rPr>
          <w:rFonts w:ascii="Times New Roman" w:hAnsi="Times New Roman"/>
          <w:sz w:val="28"/>
        </w:rPr>
        <w:t>10  **</w:t>
      </w:r>
    </w:p>
    <w:p w14:paraId="05976AAE"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This (perhaps) gives a number ≥ 1. Now repeat the loop from (*).</w:t>
      </w:r>
    </w:p>
    <w:p w14:paraId="1CE45414" w14:textId="77777777" w:rsidR="006D299A" w:rsidRPr="00F9093F" w:rsidRDefault="006D299A" w:rsidP="006D299A">
      <w:pPr>
        <w:spacing w:line="360" w:lineRule="atLeast"/>
        <w:ind w:left="720"/>
        <w:jc w:val="both"/>
        <w:rPr>
          <w:rFonts w:ascii="Times New Roman" w:hAnsi="Times New Roman"/>
          <w:sz w:val="28"/>
        </w:rPr>
      </w:pPr>
    </w:p>
    <w:p w14:paraId="7E7A45F3"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We can replace the step </w:t>
      </w:r>
      <w:proofErr w:type="gramStart"/>
      <w:r w:rsidRPr="00F9093F">
        <w:rPr>
          <w:rFonts w:ascii="Times New Roman" w:hAnsi="Times New Roman"/>
          <w:sz w:val="28"/>
        </w:rPr>
        <w:t>at  *</w:t>
      </w:r>
      <w:proofErr w:type="gramEnd"/>
      <w:r w:rsidRPr="00F9093F">
        <w:rPr>
          <w:rFonts w:ascii="Times New Roman" w:hAnsi="Times New Roman"/>
          <w:sz w:val="28"/>
        </w:rPr>
        <w:t xml:space="preserve">*  ...  ** by anything else that makes </w:t>
      </w:r>
      <w:r w:rsidRPr="00F9093F">
        <w:rPr>
          <w:rFonts w:ascii="Times New Roman" w:hAnsi="Times New Roman"/>
          <w:i/>
          <w:sz w:val="28"/>
        </w:rPr>
        <w:t>x</w:t>
      </w:r>
      <w:r w:rsidRPr="00F9093F">
        <w:rPr>
          <w:rFonts w:ascii="Times New Roman" w:hAnsi="Times New Roman"/>
          <w:sz w:val="28"/>
        </w:rPr>
        <w:t xml:space="preserve"> bigger.</w:t>
      </w:r>
    </w:p>
    <w:p w14:paraId="33DA6E71"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In particular, if we put in:</w:t>
      </w:r>
    </w:p>
    <w:p w14:paraId="5DCBC5EE"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ab/>
      </w:r>
      <w:r w:rsidRPr="00F9093F">
        <w:rPr>
          <w:rFonts w:ascii="Times New Roman" w:hAnsi="Times New Roman"/>
          <w:sz w:val="28"/>
        </w:rPr>
        <w:tab/>
        <w:t>*</w:t>
      </w:r>
      <w:proofErr w:type="gramStart"/>
      <w:r w:rsidRPr="00F9093F">
        <w:rPr>
          <w:rFonts w:ascii="Times New Roman" w:hAnsi="Times New Roman"/>
          <w:sz w:val="28"/>
        </w:rPr>
        <w:t xml:space="preserve">*  </w:t>
      </w:r>
      <w:r w:rsidRPr="00F9093F">
        <w:rPr>
          <w:rFonts w:ascii="Times New Roman" w:hAnsi="Times New Roman"/>
          <w:i/>
          <w:sz w:val="28"/>
        </w:rPr>
        <w:t>Take</w:t>
      </w:r>
      <w:proofErr w:type="gramEnd"/>
      <w:r w:rsidRPr="00F9093F">
        <w:rPr>
          <w:rFonts w:ascii="Times New Roman" w:hAnsi="Times New Roman"/>
          <w:i/>
          <w:sz w:val="28"/>
        </w:rPr>
        <w:t xml:space="preserve"> the reciprocal </w:t>
      </w:r>
      <w:r w:rsidRPr="00F9093F">
        <w:rPr>
          <w:rFonts w:ascii="Times New Roman" w:hAnsi="Times New Roman"/>
          <w:position w:val="-24"/>
          <w:sz w:val="28"/>
        </w:rPr>
        <w:object w:dxaOrig="240" w:dyaOrig="660" w14:anchorId="6221844A">
          <v:shape id="_x0000_i1482" type="#_x0000_t75" style="width:12pt;height:32.8pt" o:ole="">
            <v:imagedata r:id="rId847" o:title=""/>
          </v:shape>
          <o:OLEObject Type="Embed" ProgID="Equation.3" ShapeID="_x0000_i1482" DrawAspect="Content" ObjectID="_1585227648" r:id="rId848"/>
        </w:object>
      </w:r>
      <w:r w:rsidRPr="00F9093F">
        <w:rPr>
          <w:rFonts w:ascii="Times New Roman" w:hAnsi="Times New Roman"/>
          <w:i/>
          <w:sz w:val="28"/>
        </w:rPr>
        <w:t xml:space="preserve"> of x</w:t>
      </w:r>
      <w:r w:rsidRPr="00F9093F">
        <w:rPr>
          <w:rFonts w:ascii="Times New Roman" w:hAnsi="Times New Roman"/>
          <w:sz w:val="28"/>
        </w:rPr>
        <w:t xml:space="preserve">  **</w:t>
      </w:r>
    </w:p>
    <w:p w14:paraId="6D753657"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then we get the </w:t>
      </w:r>
      <w:r w:rsidRPr="00F9093F">
        <w:rPr>
          <w:rFonts w:ascii="Times New Roman" w:hAnsi="Times New Roman"/>
          <w:b/>
          <w:sz w:val="28"/>
        </w:rPr>
        <w:t>Continued fraction expansion</w:t>
      </w:r>
      <w:r w:rsidRPr="00F9093F">
        <w:rPr>
          <w:rFonts w:ascii="Times New Roman" w:hAnsi="Times New Roman"/>
          <w:sz w:val="28"/>
        </w:rPr>
        <w:t xml:space="preserve"> of </w:t>
      </w:r>
      <w:r w:rsidRPr="00F9093F">
        <w:rPr>
          <w:rFonts w:ascii="Times New Roman" w:hAnsi="Times New Roman"/>
          <w:i/>
          <w:sz w:val="28"/>
        </w:rPr>
        <w:t>x</w:t>
      </w:r>
      <w:r w:rsidRPr="00F9093F">
        <w:rPr>
          <w:rFonts w:ascii="Times New Roman" w:hAnsi="Times New Roman"/>
          <w:sz w:val="28"/>
        </w:rPr>
        <w:t>.</w:t>
      </w:r>
    </w:p>
    <w:p w14:paraId="44B2A39D" w14:textId="77777777" w:rsidR="006D299A" w:rsidRPr="00F9093F" w:rsidRDefault="006D299A" w:rsidP="006D299A">
      <w:pPr>
        <w:spacing w:line="360" w:lineRule="atLeast"/>
        <w:jc w:val="both"/>
        <w:rPr>
          <w:rFonts w:ascii="Times New Roman" w:hAnsi="Times New Roman"/>
          <w:sz w:val="28"/>
        </w:rPr>
      </w:pPr>
    </w:p>
    <w:p w14:paraId="143B8931"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Example</w:t>
      </w:r>
    </w:p>
    <w:p w14:paraId="4B0AD765"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For example, if you start with </w:t>
      </w:r>
      <w:r w:rsidRPr="00F9093F">
        <w:rPr>
          <w:rFonts w:ascii="Times New Roman" w:hAnsi="Times New Roman"/>
          <w:position w:val="-18"/>
          <w:sz w:val="28"/>
        </w:rPr>
        <w:object w:dxaOrig="520" w:dyaOrig="660" w14:anchorId="3ADD010C">
          <v:shape id="_x0000_i1483" type="#_x0000_t75" style="width:26.4pt;height:32.8pt" o:ole="">
            <v:imagedata r:id="rId849" o:title=""/>
          </v:shape>
          <o:OLEObject Type="Embed" ProgID="Equation.3" ShapeID="_x0000_i1483" DrawAspect="Content" ObjectID="_1585227649" r:id="rId850">
            <o:FieldCodes>\* mergeformat</o:FieldCodes>
          </o:OLEObject>
        </w:object>
      </w:r>
      <w:r w:rsidRPr="00F9093F">
        <w:rPr>
          <w:rFonts w:ascii="Times New Roman" w:hAnsi="Times New Roman"/>
          <w:sz w:val="28"/>
        </w:rPr>
        <w:t xml:space="preserve"> then you get </w:t>
      </w:r>
      <w:r w:rsidRPr="00F9093F">
        <w:rPr>
          <w:rFonts w:ascii="Times New Roman" w:hAnsi="Times New Roman"/>
          <w:position w:val="-60"/>
          <w:sz w:val="28"/>
        </w:rPr>
        <w:object w:dxaOrig="2200" w:dyaOrig="1200" w14:anchorId="4B7DEDFE">
          <v:shape id="_x0000_i1484" type="#_x0000_t75" style="width:110.4pt;height:60pt" o:ole="">
            <v:imagedata r:id="rId851" o:title=""/>
          </v:shape>
          <o:OLEObject Type="Embed" ProgID="Equation.3" ShapeID="_x0000_i1484" DrawAspect="Content" ObjectID="_1585227650" r:id="rId852">
            <o:FieldCodes>\* mergeformat</o:FieldCodes>
          </o:OLEObject>
        </w:object>
      </w:r>
      <w:r w:rsidRPr="00F9093F">
        <w:rPr>
          <w:rFonts w:ascii="Times New Roman" w:hAnsi="Times New Roman"/>
          <w:sz w:val="28"/>
        </w:rPr>
        <w:t xml:space="preserve"> which is written </w:t>
      </w:r>
      <w:r w:rsidRPr="00F9093F">
        <w:rPr>
          <w:rFonts w:ascii="Times New Roman" w:hAnsi="Times New Roman"/>
          <w:position w:val="-18"/>
          <w:sz w:val="28"/>
        </w:rPr>
        <w:object w:dxaOrig="2700" w:dyaOrig="660" w14:anchorId="392011CD">
          <v:shape id="_x0000_i1485" type="#_x0000_t75" style="width:135.2pt;height:32.8pt" o:ole="">
            <v:imagedata r:id="rId853" o:title=""/>
          </v:shape>
          <o:OLEObject Type="Embed" ProgID="Equation.3" ShapeID="_x0000_i1485" DrawAspect="Content" ObjectID="_1585227651" r:id="rId854">
            <o:FieldCodes>\* mergeformat</o:FieldCodes>
          </o:OLEObject>
        </w:object>
      </w:r>
      <w:r w:rsidRPr="00F9093F">
        <w:rPr>
          <w:rFonts w:ascii="Times New Roman" w:hAnsi="Times New Roman"/>
          <w:sz w:val="28"/>
        </w:rPr>
        <w:t xml:space="preserve"> or as</w:t>
      </w:r>
      <w:bookmarkStart w:id="256" w:name="OLE_LINK270"/>
      <w:bookmarkStart w:id="257" w:name="OLE_LINK271"/>
      <w:r w:rsidRPr="00F9093F">
        <w:rPr>
          <w:rFonts w:ascii="Times New Roman" w:hAnsi="Times New Roman"/>
          <w:sz w:val="28"/>
        </w:rPr>
        <w:t xml:space="preserve"> [11; 2, 5, 1, 2]</w:t>
      </w:r>
      <w:bookmarkEnd w:id="256"/>
      <w:bookmarkEnd w:id="257"/>
      <w:r w:rsidRPr="00F9093F">
        <w:rPr>
          <w:rFonts w:ascii="Times New Roman" w:hAnsi="Times New Roman"/>
          <w:sz w:val="28"/>
        </w:rPr>
        <w:t>.</w:t>
      </w:r>
    </w:p>
    <w:p w14:paraId="79F6192D" w14:textId="77777777" w:rsidR="006D299A" w:rsidRPr="00F9093F" w:rsidRDefault="006D299A" w:rsidP="006D299A">
      <w:pPr>
        <w:spacing w:line="360" w:lineRule="atLeast"/>
        <w:jc w:val="both"/>
        <w:rPr>
          <w:rFonts w:ascii="Times New Roman" w:hAnsi="Times New Roman"/>
          <w:sz w:val="28"/>
        </w:rPr>
      </w:pPr>
    </w:p>
    <w:p w14:paraId="7130CB3B"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If you have a calculator with a </w:t>
      </w:r>
      <w:r w:rsidRPr="00F9093F">
        <w:rPr>
          <w:rFonts w:ascii="Times New Roman" w:hAnsi="Times New Roman"/>
          <w:b/>
          <w:sz w:val="28"/>
        </w:rPr>
        <w:t>1/</w:t>
      </w:r>
      <w:r w:rsidRPr="00F9093F">
        <w:rPr>
          <w:rFonts w:ascii="Times New Roman" w:hAnsi="Times New Roman"/>
          <w:b/>
          <w:i/>
          <w:sz w:val="28"/>
        </w:rPr>
        <w:t>x</w:t>
      </w:r>
      <w:r w:rsidRPr="00F9093F">
        <w:rPr>
          <w:rFonts w:ascii="Times New Roman" w:hAnsi="Times New Roman"/>
          <w:sz w:val="28"/>
        </w:rPr>
        <w:t xml:space="preserve"> key, you can experiment with this.</w:t>
      </w:r>
    </w:p>
    <w:p w14:paraId="77F1883F" w14:textId="77777777" w:rsidR="006D299A" w:rsidRPr="00F9093F" w:rsidRDefault="006D299A" w:rsidP="006D299A">
      <w:pPr>
        <w:spacing w:line="360" w:lineRule="atLeast"/>
        <w:jc w:val="both"/>
        <w:rPr>
          <w:rFonts w:ascii="Times New Roman" w:hAnsi="Times New Roman"/>
          <w:sz w:val="28"/>
        </w:rPr>
      </w:pPr>
    </w:p>
    <w:p w14:paraId="0804D5CC"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One can see that this is related to the calculation of the hcf of two numbers by the Euclidean algorithm.</w:t>
      </w:r>
    </w:p>
    <w:p w14:paraId="3C8A9ECB" w14:textId="77777777" w:rsidR="006D299A" w:rsidRPr="00F9093F" w:rsidRDefault="006D299A" w:rsidP="006D299A">
      <w:pPr>
        <w:spacing w:line="360" w:lineRule="atLeast"/>
        <w:jc w:val="both"/>
        <w:rPr>
          <w:rFonts w:ascii="Times New Roman" w:hAnsi="Times New Roman"/>
          <w:sz w:val="28"/>
        </w:rPr>
      </w:pPr>
    </w:p>
    <w:p w14:paraId="2CFAA79E" w14:textId="77777777" w:rsidR="006D299A" w:rsidRPr="00F9093F" w:rsidRDefault="006D299A" w:rsidP="006D299A">
      <w:pPr>
        <w:tabs>
          <w:tab w:val="right" w:pos="1080"/>
          <w:tab w:val="left" w:pos="1440"/>
          <w:tab w:val="left" w:pos="1800"/>
          <w:tab w:val="left" w:pos="2250"/>
          <w:tab w:val="left" w:pos="2880"/>
        </w:tabs>
        <w:spacing w:line="360" w:lineRule="atLeast"/>
        <w:jc w:val="both"/>
        <w:rPr>
          <w:rFonts w:ascii="Times New Roman" w:hAnsi="Times New Roman"/>
          <w:sz w:val="28"/>
        </w:rPr>
      </w:pPr>
      <w:r w:rsidRPr="00F9093F">
        <w:rPr>
          <w:rFonts w:ascii="Times New Roman" w:hAnsi="Times New Roman"/>
          <w:sz w:val="28"/>
        </w:rPr>
        <w:tab/>
        <w:t>424</w:t>
      </w:r>
      <w:r w:rsidRPr="00F9093F">
        <w:rPr>
          <w:rFonts w:ascii="Times New Roman" w:hAnsi="Times New Roman"/>
          <w:sz w:val="28"/>
        </w:rPr>
        <w:tab/>
        <w:t>=</w:t>
      </w:r>
      <w:r w:rsidRPr="00F9093F">
        <w:rPr>
          <w:rFonts w:ascii="Times New Roman" w:hAnsi="Times New Roman"/>
          <w:sz w:val="28"/>
        </w:rPr>
        <w:tab/>
        <w:t>37</w:t>
      </w:r>
      <w:r w:rsidRPr="00F9093F">
        <w:rPr>
          <w:rFonts w:ascii="Times New Roman" w:hAnsi="Times New Roman"/>
          <w:sz w:val="28"/>
        </w:rPr>
        <w:tab/>
      </w:r>
      <w:r w:rsidRPr="00F9093F">
        <w:rPr>
          <w:rFonts w:ascii="Times New Roman" w:hAnsi="Times New Roman"/>
          <w:sz w:val="28"/>
        </w:rPr>
        <w:sym w:font="Symbol" w:char="F0B4"/>
      </w:r>
      <w:r w:rsidRPr="00F9093F">
        <w:rPr>
          <w:rFonts w:ascii="Times New Roman" w:hAnsi="Times New Roman"/>
          <w:sz w:val="28"/>
        </w:rPr>
        <w:t xml:space="preserve"> 11</w:t>
      </w:r>
      <w:r w:rsidRPr="00F9093F">
        <w:rPr>
          <w:rFonts w:ascii="Times New Roman" w:hAnsi="Times New Roman"/>
          <w:sz w:val="28"/>
        </w:rPr>
        <w:tab/>
        <w:t>+ 17</w:t>
      </w:r>
    </w:p>
    <w:p w14:paraId="26FD1205" w14:textId="77777777" w:rsidR="006D299A" w:rsidRPr="00F9093F" w:rsidRDefault="006D299A" w:rsidP="006D299A">
      <w:pPr>
        <w:tabs>
          <w:tab w:val="right" w:pos="1080"/>
          <w:tab w:val="left" w:pos="1440"/>
          <w:tab w:val="left" w:pos="1800"/>
          <w:tab w:val="left" w:pos="2250"/>
        </w:tabs>
        <w:spacing w:line="360" w:lineRule="atLeast"/>
        <w:jc w:val="both"/>
        <w:rPr>
          <w:rFonts w:ascii="Times New Roman" w:hAnsi="Times New Roman"/>
          <w:sz w:val="28"/>
        </w:rPr>
      </w:pPr>
      <w:r w:rsidRPr="00F9093F">
        <w:rPr>
          <w:rFonts w:ascii="Times New Roman" w:hAnsi="Times New Roman"/>
          <w:sz w:val="28"/>
        </w:rPr>
        <w:tab/>
        <w:t>37</w:t>
      </w:r>
      <w:r w:rsidRPr="00F9093F">
        <w:rPr>
          <w:rFonts w:ascii="Times New Roman" w:hAnsi="Times New Roman"/>
          <w:sz w:val="28"/>
        </w:rPr>
        <w:tab/>
        <w:t>=</w:t>
      </w:r>
      <w:r w:rsidRPr="00F9093F">
        <w:rPr>
          <w:rFonts w:ascii="Times New Roman" w:hAnsi="Times New Roman"/>
          <w:sz w:val="28"/>
        </w:rPr>
        <w:tab/>
        <w:t>17</w:t>
      </w:r>
      <w:r w:rsidRPr="00F9093F">
        <w:rPr>
          <w:rFonts w:ascii="Times New Roman" w:hAnsi="Times New Roman"/>
          <w:sz w:val="28"/>
        </w:rPr>
        <w:tab/>
      </w:r>
      <w:r w:rsidRPr="00F9093F">
        <w:rPr>
          <w:rFonts w:ascii="Times New Roman" w:hAnsi="Times New Roman"/>
          <w:sz w:val="28"/>
        </w:rPr>
        <w:sym w:font="Symbol" w:char="F0B4"/>
      </w:r>
      <w:r w:rsidRPr="00F9093F">
        <w:rPr>
          <w:rFonts w:ascii="Times New Roman" w:hAnsi="Times New Roman"/>
          <w:sz w:val="28"/>
        </w:rPr>
        <w:t xml:space="preserve">  2</w:t>
      </w:r>
      <w:r w:rsidRPr="00F9093F">
        <w:rPr>
          <w:rFonts w:ascii="Times New Roman" w:hAnsi="Times New Roman"/>
          <w:sz w:val="28"/>
        </w:rPr>
        <w:tab/>
        <w:t>+ 3</w:t>
      </w:r>
    </w:p>
    <w:p w14:paraId="55A91771" w14:textId="77777777" w:rsidR="006D299A" w:rsidRPr="00F9093F" w:rsidRDefault="006D299A" w:rsidP="006D299A">
      <w:pPr>
        <w:tabs>
          <w:tab w:val="right" w:pos="1080"/>
          <w:tab w:val="left" w:pos="1440"/>
          <w:tab w:val="left" w:pos="1800"/>
          <w:tab w:val="left" w:pos="2250"/>
        </w:tabs>
        <w:spacing w:line="360" w:lineRule="atLeast"/>
        <w:jc w:val="both"/>
        <w:rPr>
          <w:rFonts w:ascii="Times New Roman" w:hAnsi="Times New Roman"/>
          <w:sz w:val="28"/>
        </w:rPr>
      </w:pPr>
      <w:r w:rsidRPr="00F9093F">
        <w:rPr>
          <w:rFonts w:ascii="Times New Roman" w:hAnsi="Times New Roman"/>
          <w:sz w:val="28"/>
        </w:rPr>
        <w:tab/>
        <w:t>17</w:t>
      </w:r>
      <w:r w:rsidRPr="00F9093F">
        <w:rPr>
          <w:rFonts w:ascii="Times New Roman" w:hAnsi="Times New Roman"/>
          <w:sz w:val="28"/>
        </w:rPr>
        <w:tab/>
        <w:t>=</w:t>
      </w:r>
      <w:r w:rsidRPr="00F9093F">
        <w:rPr>
          <w:rFonts w:ascii="Times New Roman" w:hAnsi="Times New Roman"/>
          <w:sz w:val="28"/>
        </w:rPr>
        <w:tab/>
        <w:t xml:space="preserve"> 3 </w:t>
      </w:r>
      <w:r w:rsidRPr="00F9093F">
        <w:rPr>
          <w:rFonts w:ascii="Times New Roman" w:hAnsi="Times New Roman"/>
          <w:sz w:val="28"/>
        </w:rPr>
        <w:tab/>
      </w:r>
      <w:r w:rsidRPr="00F9093F">
        <w:rPr>
          <w:rFonts w:ascii="Times New Roman" w:hAnsi="Times New Roman"/>
          <w:sz w:val="28"/>
        </w:rPr>
        <w:sym w:font="Symbol" w:char="F0B4"/>
      </w:r>
      <w:r w:rsidRPr="00F9093F">
        <w:rPr>
          <w:rFonts w:ascii="Times New Roman" w:hAnsi="Times New Roman"/>
          <w:sz w:val="28"/>
        </w:rPr>
        <w:t xml:space="preserve">  5</w:t>
      </w:r>
      <w:r w:rsidRPr="00F9093F">
        <w:rPr>
          <w:rFonts w:ascii="Times New Roman" w:hAnsi="Times New Roman"/>
          <w:sz w:val="28"/>
        </w:rPr>
        <w:tab/>
        <w:t>+ 2</w:t>
      </w:r>
    </w:p>
    <w:p w14:paraId="52F52AC8" w14:textId="77777777" w:rsidR="006D299A" w:rsidRPr="00F9093F" w:rsidRDefault="006D299A" w:rsidP="006D299A">
      <w:pPr>
        <w:tabs>
          <w:tab w:val="right" w:pos="1080"/>
          <w:tab w:val="left" w:pos="1440"/>
          <w:tab w:val="left" w:pos="1800"/>
          <w:tab w:val="left" w:pos="2250"/>
        </w:tabs>
        <w:spacing w:line="360" w:lineRule="atLeast"/>
        <w:jc w:val="both"/>
      </w:pPr>
      <w:r w:rsidRPr="00F9093F">
        <w:rPr>
          <w:rFonts w:ascii="Times New Roman" w:hAnsi="Times New Roman"/>
          <w:sz w:val="28"/>
        </w:rPr>
        <w:tab/>
        <w:t>3</w:t>
      </w:r>
      <w:r w:rsidRPr="00F9093F">
        <w:rPr>
          <w:rFonts w:ascii="Times New Roman" w:hAnsi="Times New Roman"/>
          <w:sz w:val="28"/>
        </w:rPr>
        <w:tab/>
        <w:t>=</w:t>
      </w:r>
      <w:r w:rsidRPr="00F9093F">
        <w:rPr>
          <w:rFonts w:ascii="Times New Roman" w:hAnsi="Times New Roman"/>
          <w:sz w:val="28"/>
        </w:rPr>
        <w:tab/>
        <w:t xml:space="preserve"> 2 </w:t>
      </w:r>
      <w:r w:rsidRPr="00F9093F">
        <w:rPr>
          <w:rFonts w:ascii="Times New Roman" w:hAnsi="Times New Roman"/>
          <w:sz w:val="28"/>
        </w:rPr>
        <w:tab/>
      </w:r>
      <w:r w:rsidRPr="00F9093F">
        <w:rPr>
          <w:rFonts w:ascii="Times New Roman" w:hAnsi="Times New Roman"/>
          <w:sz w:val="28"/>
        </w:rPr>
        <w:sym w:font="Symbol" w:char="F0B4"/>
      </w:r>
      <w:r w:rsidRPr="00F9093F">
        <w:rPr>
          <w:rFonts w:ascii="Times New Roman" w:hAnsi="Times New Roman"/>
          <w:sz w:val="28"/>
        </w:rPr>
        <w:t xml:space="preserve">  1</w:t>
      </w:r>
      <w:r w:rsidRPr="00F9093F">
        <w:rPr>
          <w:rFonts w:ascii="Times New Roman" w:hAnsi="Times New Roman"/>
          <w:sz w:val="28"/>
        </w:rPr>
        <w:tab/>
        <w:t>+ 1</w:t>
      </w:r>
    </w:p>
    <w:p w14:paraId="2277279B" w14:textId="77777777" w:rsidR="006D299A" w:rsidRPr="00F9093F" w:rsidRDefault="006D299A" w:rsidP="006D299A">
      <w:pPr>
        <w:tabs>
          <w:tab w:val="right" w:pos="1080"/>
          <w:tab w:val="left" w:pos="1440"/>
          <w:tab w:val="left" w:pos="1800"/>
          <w:tab w:val="left" w:pos="2250"/>
        </w:tabs>
        <w:spacing w:line="360" w:lineRule="atLeast"/>
        <w:jc w:val="both"/>
        <w:rPr>
          <w:rFonts w:ascii="Times New Roman" w:hAnsi="Times New Roman"/>
          <w:sz w:val="28"/>
        </w:rPr>
      </w:pPr>
      <w:r w:rsidRPr="00F9093F">
        <w:rPr>
          <w:rFonts w:ascii="Times New Roman" w:hAnsi="Times New Roman"/>
          <w:sz w:val="28"/>
        </w:rPr>
        <w:tab/>
        <w:t>2</w:t>
      </w:r>
      <w:r w:rsidRPr="00F9093F">
        <w:rPr>
          <w:rFonts w:ascii="Times New Roman" w:hAnsi="Times New Roman"/>
          <w:sz w:val="28"/>
        </w:rPr>
        <w:tab/>
        <w:t>=</w:t>
      </w:r>
      <w:r w:rsidRPr="00F9093F">
        <w:rPr>
          <w:rFonts w:ascii="Times New Roman" w:hAnsi="Times New Roman"/>
          <w:sz w:val="28"/>
        </w:rPr>
        <w:tab/>
        <w:t xml:space="preserve"> 2 </w:t>
      </w:r>
      <w:r w:rsidRPr="00F9093F">
        <w:rPr>
          <w:rFonts w:ascii="Times New Roman" w:hAnsi="Times New Roman"/>
          <w:sz w:val="28"/>
        </w:rPr>
        <w:tab/>
      </w:r>
      <w:r w:rsidRPr="00F9093F">
        <w:rPr>
          <w:rFonts w:ascii="Times New Roman" w:hAnsi="Times New Roman"/>
          <w:sz w:val="28"/>
        </w:rPr>
        <w:sym w:font="Symbol" w:char="F0B4"/>
      </w:r>
      <w:r w:rsidRPr="00F9093F">
        <w:rPr>
          <w:rFonts w:ascii="Times New Roman" w:hAnsi="Times New Roman"/>
          <w:sz w:val="28"/>
        </w:rPr>
        <w:t xml:space="preserve">  1</w:t>
      </w:r>
      <w:r w:rsidRPr="00F9093F">
        <w:rPr>
          <w:rFonts w:ascii="Times New Roman" w:hAnsi="Times New Roman"/>
          <w:sz w:val="28"/>
        </w:rPr>
        <w:tab/>
        <w:t>+ 0</w:t>
      </w:r>
    </w:p>
    <w:p w14:paraId="50371CD4" w14:textId="77777777" w:rsidR="006D299A" w:rsidRPr="00F9093F" w:rsidRDefault="006D299A" w:rsidP="006D299A">
      <w:pPr>
        <w:tabs>
          <w:tab w:val="right" w:pos="1080"/>
          <w:tab w:val="left" w:pos="1440"/>
          <w:tab w:val="left" w:pos="1800"/>
          <w:tab w:val="left" w:pos="2250"/>
        </w:tabs>
        <w:spacing w:line="360" w:lineRule="atLeast"/>
        <w:jc w:val="both"/>
        <w:rPr>
          <w:rFonts w:ascii="Times New Roman" w:hAnsi="Times New Roman"/>
          <w:sz w:val="28"/>
        </w:rPr>
      </w:pPr>
    </w:p>
    <w:p w14:paraId="6D59E1B5" w14:textId="77777777" w:rsidR="006D299A" w:rsidRPr="00F9093F" w:rsidRDefault="006D299A" w:rsidP="006D299A">
      <w:pPr>
        <w:tabs>
          <w:tab w:val="right" w:pos="1080"/>
          <w:tab w:val="left" w:pos="1440"/>
          <w:tab w:val="left" w:pos="1800"/>
          <w:tab w:val="left" w:pos="2250"/>
        </w:tabs>
        <w:spacing w:line="360" w:lineRule="atLeast"/>
        <w:jc w:val="both"/>
        <w:rPr>
          <w:ins w:id="258" w:author="John O'Connor" w:date="2010-01-06T14:44:00Z"/>
          <w:rFonts w:ascii="Times New Roman" w:hAnsi="Times New Roman"/>
          <w:sz w:val="28"/>
        </w:rPr>
      </w:pPr>
      <w:r w:rsidRPr="00F9093F">
        <w:rPr>
          <w:rFonts w:ascii="Times New Roman" w:hAnsi="Times New Roman"/>
          <w:sz w:val="28"/>
        </w:rPr>
        <w:t xml:space="preserve">One can rewrite this as: </w:t>
      </w:r>
    </w:p>
    <w:p w14:paraId="2C34BDCA" w14:textId="77777777" w:rsidR="006D299A" w:rsidRPr="00F9093F" w:rsidRDefault="006D299A" w:rsidP="006D299A">
      <w:pPr>
        <w:numPr>
          <w:ins w:id="259" w:author="John O'Connor" w:date="2010-01-06T14:44:00Z"/>
        </w:numPr>
        <w:tabs>
          <w:tab w:val="right" w:pos="1080"/>
          <w:tab w:val="left" w:pos="1440"/>
          <w:tab w:val="left" w:pos="1800"/>
          <w:tab w:val="left" w:pos="2250"/>
        </w:tabs>
        <w:spacing w:line="360" w:lineRule="atLeast"/>
        <w:jc w:val="both"/>
        <w:rPr>
          <w:rFonts w:ascii="Times New Roman" w:hAnsi="Times New Roman"/>
          <w:sz w:val="28"/>
        </w:rPr>
      </w:pPr>
    </w:p>
    <w:p w14:paraId="7E61AA8C" w14:textId="77777777" w:rsidR="006D299A" w:rsidRPr="00F9093F" w:rsidRDefault="006D299A" w:rsidP="006D299A">
      <w:pPr>
        <w:tabs>
          <w:tab w:val="right" w:pos="1080"/>
          <w:tab w:val="left" w:pos="1440"/>
          <w:tab w:val="left" w:pos="1800"/>
          <w:tab w:val="left" w:pos="2250"/>
        </w:tabs>
        <w:spacing w:line="360" w:lineRule="atLeast"/>
        <w:ind w:left="720"/>
        <w:jc w:val="both"/>
        <w:rPr>
          <w:rFonts w:ascii="Times New Roman" w:hAnsi="Times New Roman"/>
          <w:sz w:val="28"/>
        </w:rPr>
      </w:pPr>
      <w:r w:rsidRPr="00F9093F">
        <w:rPr>
          <w:rFonts w:ascii="Times New Roman" w:hAnsi="Times New Roman"/>
          <w:position w:val="-94"/>
          <w:sz w:val="28"/>
        </w:rPr>
        <w:object w:dxaOrig="7660" w:dyaOrig="1360" w14:anchorId="1E57A7DD">
          <v:shape id="_x0000_i1486" type="#_x0000_t75" style="width:383.2pt;height:68pt" o:ole="">
            <v:imagedata r:id="rId855" o:title=""/>
          </v:shape>
          <o:OLEObject Type="Embed" ProgID="Equation.3" ShapeID="_x0000_i1486" DrawAspect="Content" ObjectID="_1585227652" r:id="rId856"/>
        </w:object>
      </w:r>
    </w:p>
    <w:bookmarkStart w:id="260" w:name="OLE_LINK252"/>
    <w:bookmarkStart w:id="261" w:name="OLE_LINK253"/>
    <w:p w14:paraId="03D8B799" w14:textId="77777777" w:rsidR="006D299A" w:rsidRPr="00F9093F" w:rsidRDefault="006D299A" w:rsidP="006D299A">
      <w:pPr>
        <w:tabs>
          <w:tab w:val="right" w:pos="1080"/>
          <w:tab w:val="left" w:pos="1440"/>
          <w:tab w:val="left" w:pos="1800"/>
          <w:tab w:val="left" w:pos="2250"/>
        </w:tabs>
        <w:spacing w:line="360" w:lineRule="atLeast"/>
        <w:ind w:left="720"/>
        <w:jc w:val="both"/>
        <w:rPr>
          <w:rFonts w:ascii="Times New Roman" w:hAnsi="Times New Roman"/>
          <w:sz w:val="28"/>
        </w:rPr>
      </w:pPr>
      <w:r w:rsidRPr="00F9093F">
        <w:rPr>
          <w:rFonts w:ascii="Times New Roman" w:hAnsi="Times New Roman"/>
          <w:position w:val="-128"/>
          <w:sz w:val="28"/>
        </w:rPr>
        <w:object w:dxaOrig="4080" w:dyaOrig="1700" w14:anchorId="23CF7A37">
          <v:shape id="_x0000_i1487" type="#_x0000_t75" style="width:204pt;height:84.8pt" o:ole="">
            <v:imagedata r:id="rId857" o:title=""/>
          </v:shape>
          <o:OLEObject Type="Embed" ProgID="Equation.3" ShapeID="_x0000_i1487" DrawAspect="Content" ObjectID="_1585227653" r:id="rId858"/>
        </w:object>
      </w:r>
      <w:bookmarkEnd w:id="260"/>
      <w:bookmarkEnd w:id="261"/>
    </w:p>
    <w:p w14:paraId="2C080A14" w14:textId="77777777" w:rsidR="006D299A" w:rsidRPr="00F9093F" w:rsidRDefault="006D299A" w:rsidP="006D299A">
      <w:pPr>
        <w:tabs>
          <w:tab w:val="right" w:pos="1080"/>
          <w:tab w:val="left" w:pos="1440"/>
          <w:tab w:val="left" w:pos="1800"/>
          <w:tab w:val="left" w:pos="2250"/>
        </w:tabs>
        <w:spacing w:line="360" w:lineRule="atLeast"/>
        <w:ind w:left="720"/>
        <w:jc w:val="both"/>
        <w:rPr>
          <w:rFonts w:ascii="Times New Roman" w:hAnsi="Times New Roman"/>
          <w:sz w:val="28"/>
        </w:rPr>
      </w:pPr>
    </w:p>
    <w:p w14:paraId="4B775C29"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In general given </w:t>
      </w:r>
      <w:r w:rsidRPr="00F30F29">
        <w:rPr>
          <w:rFonts w:ascii="Times New Roman" w:hAnsi="Times New Roman"/>
          <w:position w:val="-2"/>
          <w:sz w:val="28"/>
        </w:rPr>
        <w:object w:dxaOrig="740" w:dyaOrig="240" w14:anchorId="69905AE8">
          <v:shape id="_x0000_i1488" type="#_x0000_t75" style="width:36.8pt;height:12pt" o:ole="">
            <v:imagedata r:id="rId859" o:title=""/>
          </v:shape>
          <o:OLEObject Type="Embed" ProgID="Equation.3" ShapeID="_x0000_i1488" DrawAspect="Content" ObjectID="_1585227654" r:id="rId860"/>
        </w:object>
      </w:r>
      <w:r w:rsidRPr="00F9093F">
        <w:rPr>
          <w:rFonts w:ascii="Times New Roman" w:hAnsi="Times New Roman"/>
          <w:sz w:val="28"/>
        </w:rPr>
        <w:t xml:space="preserve"> start with </w:t>
      </w:r>
      <w:r w:rsidRPr="00F30F29">
        <w:rPr>
          <w:rFonts w:ascii="Times New Roman" w:hAnsi="Times New Roman"/>
          <w:position w:val="-10"/>
          <w:sz w:val="28"/>
        </w:rPr>
        <w:object w:dxaOrig="960" w:dyaOrig="340" w14:anchorId="61FC68B2">
          <v:shape id="_x0000_i1489" type="#_x0000_t75" style="width:48pt;height:16.8pt" o:ole="">
            <v:imagedata r:id="rId861" o:title=""/>
          </v:shape>
          <o:OLEObject Type="Embed" ProgID="Equation.3" ShapeID="_x0000_i1489" DrawAspect="Content" ObjectID="_1585227655" r:id="rId862"/>
        </w:object>
      </w:r>
      <w:r w:rsidRPr="00F9093F">
        <w:rPr>
          <w:rFonts w:ascii="Times New Roman" w:hAnsi="Times New Roman"/>
          <w:sz w:val="28"/>
        </w:rPr>
        <w:t xml:space="preserve"> (integer part) and then if </w:t>
      </w:r>
      <w:r w:rsidRPr="00F30F29">
        <w:rPr>
          <w:rFonts w:ascii="Times New Roman" w:hAnsi="Times New Roman"/>
          <w:position w:val="-10"/>
          <w:sz w:val="28"/>
        </w:rPr>
        <w:object w:dxaOrig="800" w:dyaOrig="340" w14:anchorId="2B495C84">
          <v:shape id="_x0000_i1490" type="#_x0000_t75" style="width:40pt;height:16.8pt" o:ole="">
            <v:imagedata r:id="rId863" o:title=""/>
          </v:shape>
          <o:OLEObject Type="Embed" ProgID="Equation.3" ShapeID="_x0000_i1490" DrawAspect="Content" ObjectID="_1585227656" r:id="rId864"/>
        </w:object>
      </w:r>
      <w:r w:rsidRPr="00F9093F">
        <w:rPr>
          <w:rFonts w:ascii="Times New Roman" w:hAnsi="Times New Roman"/>
          <w:sz w:val="28"/>
        </w:rPr>
        <w:t xml:space="preserve"> write </w:t>
      </w:r>
      <w:r w:rsidRPr="00F30F29">
        <w:rPr>
          <w:rFonts w:ascii="Times New Roman" w:hAnsi="Times New Roman"/>
          <w:position w:val="-32"/>
          <w:sz w:val="28"/>
        </w:rPr>
        <w:object w:dxaOrig="1380" w:dyaOrig="740" w14:anchorId="386F045A">
          <v:shape id="_x0000_i1491" type="#_x0000_t75" style="width:68.8pt;height:36.8pt" o:ole="">
            <v:imagedata r:id="rId865" o:title=""/>
          </v:shape>
          <o:OLEObject Type="Embed" ProgID="Equation.3" ShapeID="_x0000_i1491" DrawAspect="Content" ObjectID="_1585227657" r:id="rId866"/>
        </w:object>
      </w:r>
      <w:r w:rsidRPr="00F9093F">
        <w:rPr>
          <w:rFonts w:ascii="Times New Roman" w:hAnsi="Times New Roman"/>
          <w:sz w:val="28"/>
        </w:rPr>
        <w:t xml:space="preserve"> and </w:t>
      </w:r>
      <w:r w:rsidRPr="00F30F29">
        <w:rPr>
          <w:rFonts w:ascii="Times New Roman" w:hAnsi="Times New Roman"/>
          <w:position w:val="-10"/>
          <w:sz w:val="28"/>
        </w:rPr>
        <w:object w:dxaOrig="1020" w:dyaOrig="340" w14:anchorId="1606C6B7">
          <v:shape id="_x0000_i1492" type="#_x0000_t75" style="width:51.2pt;height:16.8pt" o:ole="">
            <v:imagedata r:id="rId867" o:title=""/>
          </v:shape>
          <o:OLEObject Type="Embed" ProgID="Equation.3" ShapeID="_x0000_i1492" DrawAspect="Content" ObjectID="_1585227658" r:id="rId868"/>
        </w:object>
      </w:r>
      <w:r w:rsidRPr="00F9093F">
        <w:rPr>
          <w:rFonts w:ascii="Times New Roman" w:hAnsi="Times New Roman"/>
          <w:sz w:val="28"/>
        </w:rPr>
        <w:t xml:space="preserve"> then if </w:t>
      </w:r>
      <w:r w:rsidRPr="00F30F29">
        <w:rPr>
          <w:rFonts w:ascii="Times New Roman" w:hAnsi="Times New Roman"/>
          <w:position w:val="-10"/>
          <w:sz w:val="28"/>
        </w:rPr>
        <w:object w:dxaOrig="840" w:dyaOrig="340" w14:anchorId="1D02220A">
          <v:shape id="_x0000_i1493" type="#_x0000_t75" style="width:42.4pt;height:16.8pt" o:ole="">
            <v:imagedata r:id="rId869" o:title=""/>
          </v:shape>
          <o:OLEObject Type="Embed" ProgID="Equation.3" ShapeID="_x0000_i1493" DrawAspect="Content" ObjectID="_1585227659" r:id="rId870"/>
        </w:object>
      </w:r>
      <w:r w:rsidRPr="00F9093F">
        <w:rPr>
          <w:rFonts w:ascii="Times New Roman" w:hAnsi="Times New Roman"/>
          <w:sz w:val="28"/>
        </w:rPr>
        <w:t xml:space="preserve"> we take </w:t>
      </w:r>
      <w:r w:rsidRPr="00F30F29">
        <w:rPr>
          <w:rFonts w:ascii="Times New Roman" w:hAnsi="Times New Roman"/>
          <w:position w:val="-32"/>
          <w:sz w:val="28"/>
        </w:rPr>
        <w:object w:dxaOrig="1480" w:dyaOrig="740" w14:anchorId="75E09F03">
          <v:shape id="_x0000_i1494" type="#_x0000_t75" style="width:74.4pt;height:36.8pt" o:ole="">
            <v:imagedata r:id="rId871" o:title=""/>
          </v:shape>
          <o:OLEObject Type="Embed" ProgID="Equation.3" ShapeID="_x0000_i1494" DrawAspect="Content" ObjectID="_1585227660" r:id="rId872"/>
        </w:object>
      </w:r>
      <w:r w:rsidRPr="00F9093F">
        <w:rPr>
          <w:rFonts w:ascii="Times New Roman" w:hAnsi="Times New Roman"/>
          <w:sz w:val="28"/>
        </w:rPr>
        <w:t xml:space="preserve"> etc.</w:t>
      </w:r>
    </w:p>
    <w:p w14:paraId="3D1761E4" w14:textId="77777777" w:rsidR="006D299A" w:rsidRPr="00F9093F" w:rsidRDefault="006D299A">
      <w:pPr>
        <w:spacing w:line="360" w:lineRule="atLeast"/>
        <w:jc w:val="both"/>
        <w:rPr>
          <w:rFonts w:ascii="Times New Roman" w:hAnsi="Times New Roman"/>
          <w:b/>
          <w:sz w:val="28"/>
          <w:rPrChange w:id="262" w:author="John O'Connor" w:date="2010-01-06T11:52:00Z">
            <w:rPr>
              <w:rFonts w:ascii="Times New Roman" w:hAnsi="Times New Roman"/>
              <w:sz w:val="28"/>
            </w:rPr>
          </w:rPrChange>
        </w:rPr>
        <w:pPrChange w:id="263" w:author="John O'Connor" w:date="2010-01-06T11:57:00Z">
          <w:pPr>
            <w:tabs>
              <w:tab w:val="right" w:pos="1080"/>
              <w:tab w:val="left" w:pos="1440"/>
              <w:tab w:val="left" w:pos="1800"/>
              <w:tab w:val="left" w:pos="2250"/>
            </w:tabs>
            <w:jc w:val="both"/>
          </w:pPr>
        </w:pPrChange>
      </w:pPr>
      <w:r w:rsidRPr="00F9093F">
        <w:rPr>
          <w:rFonts w:ascii="Times New Roman" w:hAnsi="Times New Roman"/>
          <w:b/>
          <w:sz w:val="28"/>
          <w:rPrChange w:id="264" w:author="John O'Connor" w:date="2010-01-06T11:52:00Z">
            <w:rPr>
              <w:rFonts w:ascii="Times New Roman" w:hAnsi="Times New Roman"/>
              <w:sz w:val="28"/>
            </w:rPr>
          </w:rPrChange>
        </w:rPr>
        <w:t>Definition</w:t>
      </w:r>
    </w:p>
    <w:p w14:paraId="45134F3B"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 integers </w:t>
      </w:r>
      <w:r w:rsidRPr="009F1BD3">
        <w:rPr>
          <w:rFonts w:ascii="Times New Roman" w:hAnsi="Times New Roman"/>
          <w:position w:val="-10"/>
          <w:sz w:val="28"/>
        </w:rPr>
        <w:object w:dxaOrig="280" w:dyaOrig="340" w14:anchorId="45413DEF">
          <v:shape id="_x0000_i1495" type="#_x0000_t75" style="width:14.4pt;height:16.8pt" o:ole="">
            <v:imagedata r:id="rId583" o:title=""/>
          </v:shape>
          <o:OLEObject Type="Embed" ProgID="Equation.3" ShapeID="_x0000_i1495" DrawAspect="Content" ObjectID="_1585227661" r:id="rId873"/>
        </w:object>
      </w:r>
      <w:r w:rsidRPr="00F9093F">
        <w:rPr>
          <w:rFonts w:ascii="Times New Roman" w:hAnsi="Times New Roman"/>
          <w:sz w:val="28"/>
        </w:rPr>
        <w:t xml:space="preserve"> are called the </w:t>
      </w:r>
      <w:r w:rsidRPr="009F1BD3">
        <w:rPr>
          <w:rFonts w:ascii="Times New Roman" w:hAnsi="Times New Roman"/>
          <w:b/>
          <w:sz w:val="28"/>
        </w:rPr>
        <w:t>partial quotients</w:t>
      </w:r>
      <w:r w:rsidRPr="00F9093F">
        <w:rPr>
          <w:rFonts w:ascii="Times New Roman" w:hAnsi="Times New Roman"/>
          <w:sz w:val="28"/>
        </w:rPr>
        <w:t xml:space="preserve">. The real numbers </w:t>
      </w:r>
      <w:r w:rsidRPr="009F1BD3">
        <w:rPr>
          <w:rFonts w:ascii="Times New Roman" w:hAnsi="Times New Roman"/>
          <w:position w:val="-10"/>
          <w:sz w:val="28"/>
        </w:rPr>
        <w:object w:dxaOrig="280" w:dyaOrig="340" w14:anchorId="72F1DFCD">
          <v:shape id="_x0000_i1496" type="#_x0000_t75" style="width:14.4pt;height:16.8pt" o:ole="">
            <v:imagedata r:id="rId874" o:title=""/>
          </v:shape>
          <o:OLEObject Type="Embed" ProgID="Equation.3" ShapeID="_x0000_i1496" DrawAspect="Content" ObjectID="_1585227662" r:id="rId875"/>
        </w:object>
      </w:r>
      <w:r w:rsidRPr="00F9093F">
        <w:rPr>
          <w:rFonts w:ascii="Times New Roman" w:hAnsi="Times New Roman"/>
          <w:sz w:val="28"/>
        </w:rPr>
        <w:t xml:space="preserve"> are called the </w:t>
      </w:r>
      <w:r w:rsidRPr="009F1BD3">
        <w:rPr>
          <w:rFonts w:ascii="Times New Roman" w:hAnsi="Times New Roman"/>
          <w:b/>
          <w:sz w:val="28"/>
        </w:rPr>
        <w:t>complete quotients</w:t>
      </w:r>
      <w:r w:rsidRPr="00F9093F">
        <w:rPr>
          <w:rFonts w:ascii="Times New Roman" w:hAnsi="Times New Roman"/>
          <w:sz w:val="28"/>
        </w:rPr>
        <w:t>.</w:t>
      </w:r>
    </w:p>
    <w:p w14:paraId="10D35763" w14:textId="77777777" w:rsidR="006D299A" w:rsidRPr="00F9093F" w:rsidRDefault="006D299A" w:rsidP="006D299A">
      <w:pPr>
        <w:spacing w:line="360" w:lineRule="atLeast"/>
        <w:jc w:val="both"/>
        <w:rPr>
          <w:rFonts w:ascii="Times New Roman" w:hAnsi="Times New Roman"/>
          <w:sz w:val="28"/>
        </w:rPr>
      </w:pPr>
    </w:p>
    <w:p w14:paraId="16CC3959" w14:textId="77777777" w:rsidR="006D299A" w:rsidRPr="00F9093F" w:rsidRDefault="006D299A">
      <w:pPr>
        <w:spacing w:line="360" w:lineRule="atLeast"/>
        <w:jc w:val="both"/>
        <w:rPr>
          <w:rFonts w:ascii="Times New Roman" w:hAnsi="Times New Roman"/>
          <w:sz w:val="28"/>
        </w:rPr>
        <w:pPrChange w:id="265"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t xml:space="preserve">The argument with the Euclidean algorithm above shows that every </w:t>
      </w:r>
      <w:r w:rsidRPr="00F9093F">
        <w:rPr>
          <w:rFonts w:ascii="Times New Roman" w:hAnsi="Times New Roman"/>
          <w:i/>
          <w:sz w:val="28"/>
        </w:rPr>
        <w:t>rational number</w:t>
      </w:r>
      <w:r w:rsidRPr="00F9093F">
        <w:rPr>
          <w:rFonts w:ascii="Times New Roman" w:hAnsi="Times New Roman"/>
          <w:sz w:val="28"/>
        </w:rPr>
        <w:t xml:space="preserve"> has a continued fraction expansion </w:t>
      </w:r>
      <w:bookmarkStart w:id="266" w:name="OLE_LINK256"/>
      <w:bookmarkStart w:id="267" w:name="OLE_LINK257"/>
      <w:bookmarkStart w:id="268" w:name="OLE_LINK258"/>
      <w:r w:rsidRPr="00F9093F">
        <w:rPr>
          <w:rFonts w:ascii="Times New Roman" w:hAnsi="Times New Roman"/>
          <w:position w:val="-10"/>
          <w:sz w:val="28"/>
        </w:rPr>
        <w:object w:dxaOrig="2100" w:dyaOrig="340" w14:anchorId="44239D7B">
          <v:shape id="_x0000_i1497" type="#_x0000_t75" style="width:104.8pt;height:16.8pt" o:ole="">
            <v:imagedata r:id="rId876" o:title=""/>
          </v:shape>
          <o:OLEObject Type="Embed" ProgID="Equation.3" ShapeID="_x0000_i1497" DrawAspect="Content" ObjectID="_1585227663" r:id="rId877"/>
        </w:object>
      </w:r>
      <w:bookmarkEnd w:id="266"/>
      <w:bookmarkEnd w:id="267"/>
      <w:bookmarkEnd w:id="268"/>
      <w:r w:rsidRPr="00F9093F">
        <w:rPr>
          <w:rFonts w:ascii="Times New Roman" w:hAnsi="Times New Roman"/>
          <w:sz w:val="28"/>
        </w:rPr>
        <w:t xml:space="preserve"> which terminates after a finite number of steps. The expansion is unique except that if the last partial quotient </w:t>
      </w:r>
      <w:r w:rsidRPr="00F9093F">
        <w:rPr>
          <w:rFonts w:ascii="Times New Roman" w:hAnsi="Times New Roman"/>
          <w:position w:val="-10"/>
          <w:sz w:val="28"/>
        </w:rPr>
        <w:object w:dxaOrig="320" w:dyaOrig="340" w14:anchorId="255D41A4">
          <v:shape id="_x0000_i1498" type="#_x0000_t75" style="width:16pt;height:16.8pt" o:ole="">
            <v:imagedata r:id="rId878" o:title=""/>
          </v:shape>
          <o:OLEObject Type="Embed" ProgID="Equation.3" ShapeID="_x0000_i1498" DrawAspect="Content" ObjectID="_1585227664" r:id="rId879"/>
        </w:object>
      </w:r>
      <w:r w:rsidRPr="00F9093F">
        <w:rPr>
          <w:rFonts w:ascii="Times New Roman" w:hAnsi="Times New Roman"/>
          <w:sz w:val="28"/>
        </w:rPr>
        <w:t xml:space="preserve"> = 1 then we may combine it with the previous one.</w:t>
      </w:r>
    </w:p>
    <w:p w14:paraId="33C0D0A4" w14:textId="77777777" w:rsidR="006D299A" w:rsidRPr="00F9093F" w:rsidRDefault="006D299A">
      <w:pPr>
        <w:spacing w:line="360" w:lineRule="atLeast"/>
        <w:jc w:val="both"/>
        <w:rPr>
          <w:rFonts w:ascii="Times New Roman" w:hAnsi="Times New Roman"/>
          <w:sz w:val="28"/>
        </w:rPr>
        <w:pPrChange w:id="269" w:author="John O'Connor" w:date="2010-01-06T11:57:00Z">
          <w:pPr>
            <w:tabs>
              <w:tab w:val="right" w:pos="1080"/>
              <w:tab w:val="left" w:pos="1440"/>
              <w:tab w:val="left" w:pos="1800"/>
              <w:tab w:val="left" w:pos="2250"/>
            </w:tabs>
            <w:jc w:val="both"/>
          </w:pPr>
        </w:pPrChange>
      </w:pPr>
    </w:p>
    <w:p w14:paraId="0710FE18" w14:textId="77777777" w:rsidR="006D299A" w:rsidRPr="00F9093F" w:rsidRDefault="006D299A">
      <w:pPr>
        <w:spacing w:line="360" w:lineRule="atLeast"/>
        <w:jc w:val="both"/>
        <w:rPr>
          <w:rFonts w:ascii="Times New Roman" w:hAnsi="Times New Roman"/>
          <w:sz w:val="28"/>
        </w:rPr>
        <w:pPrChange w:id="270"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t xml:space="preserve">In exactly the same way, we may define the continued expansion of an </w:t>
      </w:r>
      <w:r w:rsidRPr="00F9093F">
        <w:rPr>
          <w:rFonts w:ascii="Times New Roman" w:hAnsi="Times New Roman"/>
          <w:i/>
          <w:sz w:val="28"/>
        </w:rPr>
        <w:t>irrational number</w:t>
      </w:r>
      <w:r w:rsidRPr="00F9093F">
        <w:rPr>
          <w:rFonts w:ascii="Times New Roman" w:hAnsi="Times New Roman"/>
          <w:sz w:val="28"/>
        </w:rPr>
        <w:t xml:space="preserve"> and in this </w:t>
      </w:r>
      <w:proofErr w:type="gramStart"/>
      <w:r w:rsidRPr="00F9093F">
        <w:rPr>
          <w:rFonts w:ascii="Times New Roman" w:hAnsi="Times New Roman"/>
          <w:sz w:val="28"/>
        </w:rPr>
        <w:t>case</w:t>
      </w:r>
      <w:proofErr w:type="gramEnd"/>
      <w:r w:rsidRPr="00F9093F">
        <w:rPr>
          <w:rFonts w:ascii="Times New Roman" w:hAnsi="Times New Roman"/>
          <w:sz w:val="28"/>
        </w:rPr>
        <w:t xml:space="preserve"> we get an expansion with an </w:t>
      </w:r>
      <w:r w:rsidRPr="00F9093F">
        <w:rPr>
          <w:rFonts w:ascii="Times New Roman" w:hAnsi="Times New Roman"/>
          <w:i/>
          <w:sz w:val="28"/>
        </w:rPr>
        <w:t>infinite</w:t>
      </w:r>
      <w:r w:rsidRPr="00F9093F">
        <w:rPr>
          <w:rFonts w:ascii="Times New Roman" w:hAnsi="Times New Roman"/>
          <w:sz w:val="28"/>
        </w:rPr>
        <w:t xml:space="preserve"> number of terms.</w:t>
      </w:r>
    </w:p>
    <w:p w14:paraId="31F0A261" w14:textId="77777777" w:rsidR="006D299A" w:rsidRPr="00F9093F" w:rsidRDefault="006D299A">
      <w:pPr>
        <w:spacing w:line="360" w:lineRule="atLeast"/>
        <w:jc w:val="both"/>
        <w:rPr>
          <w:rFonts w:ascii="Times New Roman" w:hAnsi="Times New Roman"/>
          <w:sz w:val="28"/>
        </w:rPr>
        <w:pPrChange w:id="271" w:author="John O'Connor" w:date="2010-01-06T11:57:00Z">
          <w:pPr>
            <w:tabs>
              <w:tab w:val="right" w:pos="1080"/>
              <w:tab w:val="left" w:pos="1440"/>
              <w:tab w:val="left" w:pos="1800"/>
              <w:tab w:val="left" w:pos="2250"/>
            </w:tabs>
            <w:jc w:val="both"/>
          </w:pPr>
        </w:pPrChange>
      </w:pPr>
    </w:p>
    <w:p w14:paraId="77923DE6" w14:textId="77777777" w:rsidR="006D299A" w:rsidRPr="00F9093F" w:rsidRDefault="006D299A">
      <w:pPr>
        <w:spacing w:line="360" w:lineRule="atLeast"/>
        <w:jc w:val="both"/>
        <w:rPr>
          <w:rFonts w:ascii="Times New Roman" w:hAnsi="Times New Roman"/>
          <w:b/>
          <w:sz w:val="28"/>
          <w:rPrChange w:id="272" w:author="John O'Connor" w:date="2010-01-06T11:51:00Z">
            <w:rPr>
              <w:rFonts w:ascii="Times New Roman" w:hAnsi="Times New Roman"/>
              <w:sz w:val="28"/>
            </w:rPr>
          </w:rPrChange>
        </w:rPr>
        <w:pPrChange w:id="273" w:author="John O'Connor" w:date="2010-01-06T11:57:00Z">
          <w:pPr>
            <w:tabs>
              <w:tab w:val="right" w:pos="1080"/>
              <w:tab w:val="left" w:pos="1440"/>
              <w:tab w:val="left" w:pos="1800"/>
              <w:tab w:val="left" w:pos="2250"/>
            </w:tabs>
            <w:jc w:val="both"/>
          </w:pPr>
        </w:pPrChange>
      </w:pPr>
      <w:r w:rsidRPr="00F9093F">
        <w:rPr>
          <w:rFonts w:ascii="Times New Roman" w:hAnsi="Times New Roman"/>
          <w:b/>
          <w:sz w:val="28"/>
          <w:rPrChange w:id="274" w:author="John O'Connor" w:date="2010-01-06T11:51:00Z">
            <w:rPr>
              <w:rFonts w:ascii="Times New Roman" w:hAnsi="Times New Roman"/>
              <w:sz w:val="28"/>
            </w:rPr>
          </w:rPrChange>
        </w:rPr>
        <w:t>Example</w:t>
      </w:r>
      <w:ins w:id="275" w:author="John O'Connor" w:date="2010-01-06T11:51:00Z">
        <w:r w:rsidRPr="00F9093F">
          <w:rPr>
            <w:rFonts w:ascii="Times New Roman" w:hAnsi="Times New Roman"/>
            <w:b/>
            <w:sz w:val="28"/>
            <w:rPrChange w:id="276" w:author="John O'Connor" w:date="2010-01-06T11:51:00Z">
              <w:rPr>
                <w:rFonts w:ascii="Times New Roman" w:hAnsi="Times New Roman"/>
                <w:sz w:val="28"/>
              </w:rPr>
            </w:rPrChange>
          </w:rPr>
          <w:t>s</w:t>
        </w:r>
      </w:ins>
    </w:p>
    <w:p w14:paraId="405D9884" w14:textId="77777777" w:rsidR="006D299A" w:rsidRPr="00F9093F" w:rsidRDefault="006D299A">
      <w:pPr>
        <w:spacing w:line="360" w:lineRule="atLeast"/>
        <w:ind w:left="720"/>
        <w:jc w:val="both"/>
        <w:rPr>
          <w:rFonts w:ascii="Times New Roman" w:hAnsi="Times New Roman"/>
          <w:sz w:val="28"/>
        </w:rPr>
        <w:pPrChange w:id="277"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t>If we apply the above process to some well-known irrationals we get:</w:t>
      </w:r>
    </w:p>
    <w:bookmarkStart w:id="278" w:name="OLE_LINK254"/>
    <w:bookmarkStart w:id="279" w:name="OLE_LINK255"/>
    <w:p w14:paraId="61B0D273" w14:textId="77777777" w:rsidR="006D299A" w:rsidRPr="00F9093F" w:rsidRDefault="006D299A">
      <w:pPr>
        <w:spacing w:line="360" w:lineRule="atLeast"/>
        <w:ind w:left="720"/>
        <w:jc w:val="both"/>
        <w:rPr>
          <w:rFonts w:ascii="Times New Roman" w:hAnsi="Times New Roman"/>
          <w:sz w:val="28"/>
        </w:rPr>
        <w:pPrChange w:id="280" w:author="John O'Connor" w:date="2010-01-06T11:57:00Z">
          <w:pPr>
            <w:tabs>
              <w:tab w:val="right" w:pos="1080"/>
              <w:tab w:val="left" w:pos="1440"/>
              <w:tab w:val="left" w:pos="1800"/>
              <w:tab w:val="left" w:pos="2250"/>
            </w:tabs>
            <w:jc w:val="both"/>
          </w:pPr>
        </w:pPrChange>
      </w:pPr>
      <w:r w:rsidRPr="00F9093F">
        <w:rPr>
          <w:rFonts w:ascii="Times New Roman" w:hAnsi="Times New Roman"/>
          <w:position w:val="-24"/>
          <w:sz w:val="28"/>
        </w:rPr>
        <w:object w:dxaOrig="1220" w:dyaOrig="700" w14:anchorId="05ABEEC6">
          <v:shape id="_x0000_i1499" type="#_x0000_t75" style="width:60.8pt;height:35.2pt" o:ole="">
            <v:imagedata r:id="rId880" o:title=""/>
          </v:shape>
          <o:OLEObject Type="Embed" ProgID="Equation.3" ShapeID="_x0000_i1499" DrawAspect="Content" ObjectID="_1585227665" r:id="rId881"/>
        </w:object>
      </w:r>
      <w:r w:rsidRPr="00F9093F">
        <w:rPr>
          <w:rFonts w:ascii="Times New Roman" w:hAnsi="Times New Roman"/>
          <w:sz w:val="28"/>
        </w:rPr>
        <w:t xml:space="preserve"> = 1.618034 ... </w:t>
      </w:r>
      <w:proofErr w:type="gramStart"/>
      <w:r w:rsidRPr="00F9093F">
        <w:rPr>
          <w:rFonts w:ascii="Times New Roman" w:hAnsi="Times New Roman"/>
          <w:sz w:val="28"/>
        </w:rPr>
        <w:t xml:space="preserve">= </w:t>
      </w:r>
      <w:bookmarkStart w:id="281" w:name="OLE_LINK266"/>
      <w:bookmarkStart w:id="282" w:name="OLE_LINK267"/>
      <w:r w:rsidRPr="00F9093F">
        <w:rPr>
          <w:rFonts w:ascii="Times New Roman" w:hAnsi="Times New Roman"/>
          <w:sz w:val="28"/>
        </w:rPr>
        <w:t xml:space="preserve"> [</w:t>
      </w:r>
      <w:proofErr w:type="gramEnd"/>
      <w:r w:rsidRPr="00F9093F">
        <w:rPr>
          <w:rFonts w:ascii="Times New Roman" w:hAnsi="Times New Roman"/>
          <w:sz w:val="28"/>
        </w:rPr>
        <w:t>1;  1, 1, 1, 1, ... ]</w:t>
      </w:r>
      <w:bookmarkEnd w:id="281"/>
      <w:bookmarkEnd w:id="282"/>
    </w:p>
    <w:bookmarkEnd w:id="278"/>
    <w:bookmarkEnd w:id="279"/>
    <w:p w14:paraId="57865F17" w14:textId="77777777" w:rsidR="006D299A" w:rsidRPr="00F9093F" w:rsidRDefault="006D299A">
      <w:pPr>
        <w:spacing w:line="360" w:lineRule="atLeast"/>
        <w:ind w:left="720"/>
        <w:jc w:val="both"/>
        <w:rPr>
          <w:rFonts w:ascii="Times New Roman" w:hAnsi="Times New Roman"/>
          <w:sz w:val="28"/>
        </w:rPr>
        <w:pPrChange w:id="283" w:author="John O'Connor" w:date="2010-01-06T11:57:00Z">
          <w:pPr>
            <w:tabs>
              <w:tab w:val="right" w:pos="1080"/>
              <w:tab w:val="left" w:pos="1440"/>
              <w:tab w:val="left" w:pos="1800"/>
              <w:tab w:val="left" w:pos="2250"/>
            </w:tabs>
            <w:jc w:val="both"/>
          </w:pPr>
        </w:pPrChange>
      </w:pPr>
    </w:p>
    <w:p w14:paraId="58FAE2F9" w14:textId="77777777" w:rsidR="006D299A" w:rsidRPr="00F9093F" w:rsidRDefault="006D299A">
      <w:pPr>
        <w:spacing w:line="360" w:lineRule="atLeast"/>
        <w:ind w:left="720"/>
        <w:jc w:val="both"/>
        <w:rPr>
          <w:rFonts w:ascii="Times New Roman" w:hAnsi="Times New Roman"/>
          <w:sz w:val="28"/>
        </w:rPr>
        <w:pPrChange w:id="284"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t xml:space="preserve">√2 = 1.414214 ... </w:t>
      </w:r>
      <w:proofErr w:type="gramStart"/>
      <w:r w:rsidRPr="00F9093F">
        <w:rPr>
          <w:rFonts w:ascii="Times New Roman" w:hAnsi="Times New Roman"/>
          <w:sz w:val="28"/>
        </w:rPr>
        <w:t>=  [</w:t>
      </w:r>
      <w:proofErr w:type="gramEnd"/>
      <w:r w:rsidRPr="00F9093F">
        <w:rPr>
          <w:rFonts w:ascii="Times New Roman" w:hAnsi="Times New Roman"/>
          <w:sz w:val="28"/>
        </w:rPr>
        <w:t>1;  2, 2, 2, 2, ... ]</w:t>
      </w:r>
    </w:p>
    <w:p w14:paraId="2BE260B2" w14:textId="77777777" w:rsidR="006D299A" w:rsidRPr="00F9093F" w:rsidRDefault="006D299A">
      <w:pPr>
        <w:spacing w:line="360" w:lineRule="atLeast"/>
        <w:ind w:left="720"/>
        <w:jc w:val="both"/>
        <w:rPr>
          <w:rFonts w:ascii="Times New Roman" w:hAnsi="Times New Roman"/>
          <w:sz w:val="28"/>
        </w:rPr>
        <w:pPrChange w:id="285" w:author="John O'Connor" w:date="2010-01-06T11:57:00Z">
          <w:pPr>
            <w:tabs>
              <w:tab w:val="right" w:pos="1080"/>
              <w:tab w:val="left" w:pos="1440"/>
              <w:tab w:val="left" w:pos="1800"/>
              <w:tab w:val="left" w:pos="2250"/>
            </w:tabs>
            <w:jc w:val="both"/>
          </w:pPr>
        </w:pPrChange>
      </w:pPr>
    </w:p>
    <w:p w14:paraId="26A45845" w14:textId="77777777" w:rsidR="006D299A" w:rsidRPr="00F9093F" w:rsidRDefault="006D299A">
      <w:pPr>
        <w:spacing w:line="360" w:lineRule="atLeast"/>
        <w:ind w:left="720"/>
        <w:jc w:val="both"/>
        <w:rPr>
          <w:rFonts w:ascii="Times New Roman" w:hAnsi="Times New Roman"/>
          <w:sz w:val="28"/>
        </w:rPr>
        <w:pPrChange w:id="286"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t>π = 3.141593 ... = [</w:t>
      </w:r>
      <w:proofErr w:type="gramStart"/>
      <w:r w:rsidRPr="00F9093F">
        <w:rPr>
          <w:rFonts w:ascii="Times New Roman" w:hAnsi="Times New Roman"/>
          <w:sz w:val="28"/>
        </w:rPr>
        <w:t>3;  7</w:t>
      </w:r>
      <w:proofErr w:type="gramEnd"/>
      <w:r w:rsidRPr="00F9093F">
        <w:rPr>
          <w:rFonts w:ascii="Times New Roman" w:hAnsi="Times New Roman"/>
          <w:sz w:val="28"/>
        </w:rPr>
        <w:t>, 15, 1, 292, 1, 1, 1, 2, ... ]</w:t>
      </w:r>
    </w:p>
    <w:p w14:paraId="09DB0D1C" w14:textId="77777777" w:rsidR="006D299A" w:rsidRPr="00F9093F" w:rsidRDefault="006D299A">
      <w:pPr>
        <w:spacing w:line="360" w:lineRule="atLeast"/>
        <w:ind w:left="720"/>
        <w:jc w:val="both"/>
        <w:rPr>
          <w:rFonts w:ascii="Times New Roman" w:hAnsi="Times New Roman"/>
          <w:sz w:val="28"/>
        </w:rPr>
        <w:pPrChange w:id="287" w:author="John O'Connor" w:date="2010-01-06T11:57:00Z">
          <w:pPr>
            <w:tabs>
              <w:tab w:val="right" w:pos="1080"/>
              <w:tab w:val="left" w:pos="1440"/>
              <w:tab w:val="left" w:pos="1800"/>
              <w:tab w:val="left" w:pos="2250"/>
            </w:tabs>
            <w:jc w:val="both"/>
          </w:pPr>
        </w:pPrChange>
      </w:pPr>
    </w:p>
    <w:p w14:paraId="3392ADEF" w14:textId="77777777" w:rsidR="006D299A" w:rsidRPr="00F9093F" w:rsidRDefault="006D299A">
      <w:pPr>
        <w:spacing w:line="360" w:lineRule="atLeast"/>
        <w:ind w:left="720"/>
        <w:jc w:val="both"/>
        <w:rPr>
          <w:ins w:id="288" w:author="John O'Connor" w:date="2010-01-06T11:49:00Z"/>
          <w:rFonts w:ascii="Times New Roman" w:hAnsi="Times New Roman"/>
          <w:sz w:val="28"/>
        </w:rPr>
        <w:pPrChange w:id="289" w:author="John O'Connor" w:date="2010-01-06T11:57:00Z">
          <w:pPr>
            <w:tabs>
              <w:tab w:val="right" w:pos="1080"/>
              <w:tab w:val="left" w:pos="1440"/>
              <w:tab w:val="left" w:pos="1800"/>
              <w:tab w:val="left" w:pos="2250"/>
            </w:tabs>
            <w:jc w:val="both"/>
          </w:pPr>
        </w:pPrChange>
      </w:pPr>
      <w:r w:rsidRPr="00F9093F">
        <w:rPr>
          <w:rFonts w:ascii="Times New Roman" w:hAnsi="Times New Roman"/>
          <w:i/>
          <w:sz w:val="28"/>
          <w:rPrChange w:id="290" w:author="John O'Connor" w:date="2010-01-06T11:49:00Z">
            <w:rPr>
              <w:rFonts w:ascii="Times New Roman" w:hAnsi="Times New Roman"/>
              <w:sz w:val="28"/>
            </w:rPr>
          </w:rPrChange>
        </w:rPr>
        <w:t>e</w:t>
      </w:r>
      <w:r w:rsidRPr="00F9093F">
        <w:rPr>
          <w:rFonts w:ascii="Times New Roman" w:hAnsi="Times New Roman"/>
          <w:sz w:val="28"/>
        </w:rPr>
        <w:t xml:space="preserve"> = 2.718282 ... = [</w:t>
      </w:r>
      <w:proofErr w:type="gramStart"/>
      <w:r w:rsidRPr="00F9093F">
        <w:rPr>
          <w:rFonts w:ascii="Times New Roman" w:hAnsi="Times New Roman"/>
          <w:sz w:val="28"/>
        </w:rPr>
        <w:t>2;  1</w:t>
      </w:r>
      <w:proofErr w:type="gramEnd"/>
      <w:r w:rsidRPr="00F9093F">
        <w:rPr>
          <w:rFonts w:ascii="Times New Roman" w:hAnsi="Times New Roman"/>
          <w:sz w:val="28"/>
        </w:rPr>
        <w:t>, 2, 1, 1, 4, 1, 1, 6, 1, 1, 8, 1, 1, 10, 1, 1,  ... ]</w:t>
      </w:r>
    </w:p>
    <w:p w14:paraId="1D277D99" w14:textId="77777777" w:rsidR="006D299A" w:rsidRPr="00F9093F" w:rsidRDefault="006D299A">
      <w:pPr>
        <w:numPr>
          <w:ins w:id="291" w:author="John O'Connor" w:date="2010-01-06T11:49:00Z"/>
        </w:numPr>
        <w:spacing w:line="360" w:lineRule="atLeast"/>
        <w:ind w:left="720"/>
        <w:jc w:val="both"/>
        <w:rPr>
          <w:ins w:id="292" w:author="John O'Connor" w:date="2010-01-06T11:49:00Z"/>
          <w:rFonts w:ascii="Times New Roman" w:hAnsi="Times New Roman"/>
          <w:sz w:val="28"/>
        </w:rPr>
        <w:pPrChange w:id="293" w:author="John O'Connor" w:date="2010-01-06T11:57:00Z">
          <w:pPr>
            <w:tabs>
              <w:tab w:val="right" w:pos="1080"/>
              <w:tab w:val="left" w:pos="1440"/>
              <w:tab w:val="left" w:pos="1800"/>
              <w:tab w:val="left" w:pos="2250"/>
            </w:tabs>
            <w:jc w:val="both"/>
          </w:pPr>
        </w:pPrChange>
      </w:pPr>
    </w:p>
    <w:p w14:paraId="0F0A0CE9" w14:textId="77777777" w:rsidR="006D299A" w:rsidRPr="00F9093F" w:rsidRDefault="006D299A" w:rsidP="006D299A">
      <w:pPr>
        <w:spacing w:line="360" w:lineRule="atLeast"/>
        <w:ind w:left="720"/>
        <w:jc w:val="both"/>
        <w:rPr>
          <w:rFonts w:ascii="Times New Roman" w:hAnsi="Times New Roman"/>
          <w:sz w:val="28"/>
        </w:rPr>
      </w:pPr>
    </w:p>
    <w:p w14:paraId="0F9DEE36" w14:textId="77777777" w:rsidR="006D299A" w:rsidRPr="00F9093F" w:rsidRDefault="006D299A">
      <w:pPr>
        <w:numPr>
          <w:ins w:id="294" w:author="John O'Connor" w:date="2010-01-06T11:49:00Z"/>
        </w:numPr>
        <w:spacing w:line="360" w:lineRule="atLeast"/>
        <w:ind w:left="720"/>
        <w:jc w:val="both"/>
        <w:rPr>
          <w:ins w:id="295" w:author="John O'Connor" w:date="2010-01-06T11:49:00Z"/>
          <w:rFonts w:ascii="Times New Roman" w:hAnsi="Times New Roman"/>
          <w:sz w:val="28"/>
        </w:rPr>
        <w:pPrChange w:id="296" w:author="John O'Connor" w:date="2010-01-06T11:57:00Z">
          <w:pPr>
            <w:tabs>
              <w:tab w:val="right" w:pos="1080"/>
              <w:tab w:val="left" w:pos="1440"/>
              <w:tab w:val="left" w:pos="1800"/>
              <w:tab w:val="left" w:pos="2250"/>
            </w:tabs>
            <w:jc w:val="both"/>
          </w:pPr>
        </w:pPrChange>
      </w:pPr>
      <w:ins w:id="297" w:author="John O'Connor" w:date="2010-01-06T11:49:00Z">
        <w:r w:rsidRPr="00F9093F">
          <w:rPr>
            <w:rFonts w:ascii="Times New Roman" w:hAnsi="Times New Roman"/>
            <w:sz w:val="28"/>
          </w:rPr>
          <w:t>Euler discovered this last result and also:</w:t>
        </w:r>
      </w:ins>
    </w:p>
    <w:p w14:paraId="38C83D7F" w14:textId="77777777" w:rsidR="006D299A" w:rsidRPr="00F9093F" w:rsidRDefault="006D299A" w:rsidP="006D299A">
      <w:pPr>
        <w:numPr>
          <w:ins w:id="298" w:author="Unknown"/>
        </w:numPr>
        <w:spacing w:line="360" w:lineRule="atLeast"/>
        <w:ind w:left="720"/>
        <w:jc w:val="both"/>
        <w:rPr>
          <w:rFonts w:ascii="Times New Roman" w:hAnsi="Times New Roman"/>
          <w:sz w:val="28"/>
        </w:rPr>
      </w:pPr>
      <w:r w:rsidRPr="00F9093F">
        <w:rPr>
          <w:rFonts w:ascii="Times New Roman" w:hAnsi="Times New Roman"/>
          <w:position w:val="-28"/>
          <w:sz w:val="28"/>
        </w:rPr>
        <w:object w:dxaOrig="720" w:dyaOrig="760" w14:anchorId="2FF3CC44">
          <v:shape id="_x0000_i1500" type="#_x0000_t75" style="width:36pt;height:38.4pt" o:ole="">
            <v:imagedata r:id="rId882" o:title=""/>
          </v:shape>
          <o:OLEObject Type="Embed" ProgID="Equation.3" ShapeID="_x0000_i1500" DrawAspect="Content" ObjectID="_1585227666" r:id="rId883"/>
        </w:object>
      </w:r>
      <w:ins w:id="299" w:author="John O'Connor" w:date="2010-01-06T11:50:00Z">
        <w:r w:rsidRPr="00F9093F">
          <w:rPr>
            <w:rFonts w:ascii="Times New Roman" w:hAnsi="Times New Roman"/>
            <w:sz w:val="28"/>
          </w:rPr>
          <w:t xml:space="preserve"> = </w:t>
        </w:r>
      </w:ins>
      <w:ins w:id="300" w:author="John O'Connor" w:date="2010-01-06T11:51:00Z">
        <w:r w:rsidRPr="00F9093F">
          <w:rPr>
            <w:rFonts w:ascii="Times New Roman" w:hAnsi="Times New Roman"/>
            <w:sz w:val="28"/>
          </w:rPr>
          <w:t>0.761594 ... = [</w:t>
        </w:r>
        <w:proofErr w:type="gramStart"/>
        <w:r w:rsidRPr="00F9093F">
          <w:rPr>
            <w:rFonts w:ascii="Times New Roman" w:hAnsi="Times New Roman"/>
            <w:sz w:val="28"/>
          </w:rPr>
          <w:t>0;  1</w:t>
        </w:r>
        <w:proofErr w:type="gramEnd"/>
        <w:r w:rsidRPr="00F9093F">
          <w:rPr>
            <w:rFonts w:ascii="Times New Roman" w:hAnsi="Times New Roman"/>
            <w:sz w:val="28"/>
          </w:rPr>
          <w:t>, 3, 5, 7, 9, 11, ... ]</w:t>
        </w:r>
      </w:ins>
    </w:p>
    <w:p w14:paraId="74EC0D98" w14:textId="77777777" w:rsidR="006D299A" w:rsidRPr="00F9093F" w:rsidRDefault="006D299A">
      <w:pPr>
        <w:spacing w:line="360" w:lineRule="atLeast"/>
        <w:jc w:val="both"/>
        <w:rPr>
          <w:rFonts w:ascii="Times New Roman" w:hAnsi="Times New Roman"/>
          <w:sz w:val="28"/>
        </w:rPr>
        <w:pPrChange w:id="301" w:author="John O'Connor" w:date="2010-01-06T11:57:00Z">
          <w:pPr>
            <w:tabs>
              <w:tab w:val="right" w:pos="1080"/>
              <w:tab w:val="left" w:pos="1440"/>
              <w:tab w:val="left" w:pos="1800"/>
              <w:tab w:val="left" w:pos="2250"/>
            </w:tabs>
            <w:jc w:val="both"/>
          </w:pPr>
        </w:pPrChange>
      </w:pPr>
      <w:r w:rsidRPr="00F9093F">
        <w:rPr>
          <w:rFonts w:ascii="Times New Roman" w:hAnsi="Times New Roman"/>
          <w:sz w:val="28"/>
        </w:rPr>
        <w:lastRenderedPageBreak/>
        <w:t xml:space="preserve">Just as one can approximate a real number by truncating its decimal expansion, one can approximate a number given by a continued fraction by </w:t>
      </w:r>
      <w:del w:id="302" w:author="John O'Connor" w:date="2010-01-06T11:52:00Z">
        <w:r w:rsidRPr="00F9093F" w:rsidDel="00F9093F">
          <w:rPr>
            <w:rFonts w:ascii="Times New Roman" w:hAnsi="Times New Roman"/>
            <w:sz w:val="28"/>
          </w:rPr>
          <w:delText xml:space="preserve">trincating </w:delText>
        </w:r>
      </w:del>
      <w:ins w:id="303" w:author="John O'Connor" w:date="2010-01-06T11:52:00Z">
        <w:r w:rsidRPr="00F9093F">
          <w:rPr>
            <w:rFonts w:ascii="Times New Roman" w:hAnsi="Times New Roman"/>
            <w:sz w:val="28"/>
          </w:rPr>
          <w:t xml:space="preserve">truncating </w:t>
        </w:r>
      </w:ins>
      <w:r w:rsidRPr="00F9093F">
        <w:rPr>
          <w:rFonts w:ascii="Times New Roman" w:hAnsi="Times New Roman"/>
          <w:sz w:val="28"/>
        </w:rPr>
        <w:t>its continued fraction expansion.</w:t>
      </w:r>
    </w:p>
    <w:p w14:paraId="1ED285F8" w14:textId="77777777" w:rsidR="006D299A" w:rsidRPr="00F9093F" w:rsidRDefault="006D299A">
      <w:pPr>
        <w:spacing w:line="360" w:lineRule="atLeast"/>
        <w:jc w:val="both"/>
        <w:rPr>
          <w:rFonts w:ascii="Times New Roman" w:hAnsi="Times New Roman"/>
          <w:sz w:val="28"/>
        </w:rPr>
        <w:pPrChange w:id="304" w:author="John O'Connor" w:date="2010-01-06T11:57:00Z">
          <w:pPr>
            <w:tabs>
              <w:tab w:val="right" w:pos="1080"/>
              <w:tab w:val="left" w:pos="1440"/>
              <w:tab w:val="left" w:pos="1800"/>
              <w:tab w:val="left" w:pos="2250"/>
            </w:tabs>
            <w:jc w:val="both"/>
          </w:pPr>
        </w:pPrChange>
      </w:pPr>
    </w:p>
    <w:p w14:paraId="0D6A376A" w14:textId="77777777" w:rsidR="006D299A" w:rsidRPr="00F9093F" w:rsidRDefault="006D299A">
      <w:pPr>
        <w:spacing w:line="360" w:lineRule="atLeast"/>
        <w:jc w:val="both"/>
        <w:rPr>
          <w:rFonts w:ascii="Times New Roman" w:hAnsi="Times New Roman"/>
          <w:b/>
          <w:sz w:val="28"/>
          <w:rPrChange w:id="305" w:author="John O'Connor" w:date="2010-01-06T11:52:00Z">
            <w:rPr>
              <w:rFonts w:ascii="Times New Roman" w:hAnsi="Times New Roman"/>
              <w:sz w:val="28"/>
            </w:rPr>
          </w:rPrChange>
        </w:rPr>
        <w:pPrChange w:id="306" w:author="John O'Connor" w:date="2010-01-06T11:57:00Z">
          <w:pPr>
            <w:tabs>
              <w:tab w:val="right" w:pos="1080"/>
              <w:tab w:val="left" w:pos="1440"/>
              <w:tab w:val="left" w:pos="1800"/>
              <w:tab w:val="left" w:pos="2250"/>
            </w:tabs>
            <w:jc w:val="both"/>
          </w:pPr>
        </w:pPrChange>
      </w:pPr>
      <w:r w:rsidRPr="00F9093F">
        <w:rPr>
          <w:rFonts w:ascii="Times New Roman" w:hAnsi="Times New Roman"/>
          <w:b/>
          <w:sz w:val="28"/>
          <w:rPrChange w:id="307" w:author="John O'Connor" w:date="2010-01-06T11:52:00Z">
            <w:rPr>
              <w:rFonts w:ascii="Times New Roman" w:hAnsi="Times New Roman"/>
              <w:sz w:val="28"/>
            </w:rPr>
          </w:rPrChange>
        </w:rPr>
        <w:t>Definition</w:t>
      </w:r>
    </w:p>
    <w:p w14:paraId="3EDC9973" w14:textId="77777777" w:rsidR="006D299A" w:rsidRPr="00F9093F" w:rsidRDefault="006D299A" w:rsidP="006D299A">
      <w:pPr>
        <w:spacing w:line="360" w:lineRule="atLeast"/>
        <w:ind w:left="720"/>
        <w:jc w:val="both"/>
        <w:rPr>
          <w:ins w:id="308" w:author="John O'Connor" w:date="2010-01-06T14:11:00Z"/>
          <w:rFonts w:ascii="Times New Roman" w:hAnsi="Times New Roman"/>
          <w:sz w:val="28"/>
        </w:rPr>
      </w:pPr>
      <w:r w:rsidRPr="00F9093F">
        <w:rPr>
          <w:rFonts w:ascii="Times New Roman" w:hAnsi="Times New Roman"/>
          <w:sz w:val="28"/>
        </w:rPr>
        <w:t xml:space="preserve">If a </w:t>
      </w:r>
      <w:ins w:id="309" w:author="John O'Connor" w:date="2010-01-06T14:12:00Z">
        <w:r w:rsidRPr="00F9093F">
          <w:rPr>
            <w:rFonts w:ascii="Times New Roman" w:hAnsi="Times New Roman"/>
            <w:sz w:val="28"/>
          </w:rPr>
          <w:t>(</w:t>
        </w:r>
      </w:ins>
      <w:ins w:id="310" w:author="John O'Connor" w:date="2010-01-06T11:53:00Z">
        <w:r w:rsidRPr="00F9093F">
          <w:rPr>
            <w:rFonts w:ascii="Times New Roman" w:hAnsi="Times New Roman"/>
            <w:sz w:val="28"/>
          </w:rPr>
          <w:t>positive</w:t>
        </w:r>
      </w:ins>
      <w:ins w:id="311" w:author="John O'Connor" w:date="2010-01-06T14:12:00Z">
        <w:r w:rsidRPr="00F9093F">
          <w:rPr>
            <w:rFonts w:ascii="Times New Roman" w:hAnsi="Times New Roman"/>
            <w:sz w:val="28"/>
          </w:rPr>
          <w:t>)</w:t>
        </w:r>
      </w:ins>
      <w:ins w:id="312" w:author="John O'Connor" w:date="2010-01-06T11:53:00Z">
        <w:r w:rsidRPr="00F9093F">
          <w:rPr>
            <w:rFonts w:ascii="Times New Roman" w:hAnsi="Times New Roman"/>
            <w:sz w:val="28"/>
          </w:rPr>
          <w:t xml:space="preserve"> real </w:t>
        </w:r>
      </w:ins>
      <w:del w:id="313" w:author="John O'Connor" w:date="2010-01-06T11:52:00Z">
        <w:r w:rsidRPr="00F9093F" w:rsidDel="00F9093F">
          <w:rPr>
            <w:rFonts w:ascii="Times New Roman" w:hAnsi="Times New Roman"/>
            <w:sz w:val="28"/>
          </w:rPr>
          <w:delText xml:space="preserve">rational </w:delText>
        </w:r>
      </w:del>
      <w:r w:rsidRPr="00F9093F">
        <w:rPr>
          <w:rFonts w:ascii="Times New Roman" w:hAnsi="Times New Roman"/>
          <w:sz w:val="28"/>
        </w:rPr>
        <w:t xml:space="preserve">number </w:t>
      </w:r>
      <w:r w:rsidRPr="00F30F29">
        <w:rPr>
          <w:rFonts w:ascii="Symbol" w:hAnsi="Symbol"/>
          <w:i/>
          <w:sz w:val="28"/>
        </w:rPr>
        <w:t></w:t>
      </w:r>
      <w:r w:rsidRPr="00F9093F">
        <w:rPr>
          <w:rFonts w:ascii="Times New Roman" w:hAnsi="Times New Roman"/>
          <w:sz w:val="28"/>
        </w:rPr>
        <w:t xml:space="preserve"> </w:t>
      </w:r>
      <w:del w:id="314" w:author="John O'Connor" w:date="2010-01-06T11:53:00Z">
        <w:r w:rsidRPr="00F9093F" w:rsidDel="00F9093F">
          <w:rPr>
            <w:rFonts w:ascii="Times New Roman" w:hAnsi="Times New Roman"/>
            <w:sz w:val="28"/>
          </w:rPr>
          <w:delText xml:space="preserve">is </w:delText>
        </w:r>
      </w:del>
      <w:ins w:id="315" w:author="John O'Connor" w:date="2010-01-06T11:53:00Z">
        <w:r w:rsidRPr="00F9093F">
          <w:rPr>
            <w:rFonts w:ascii="Times New Roman" w:hAnsi="Times New Roman"/>
            <w:sz w:val="28"/>
          </w:rPr>
          <w:t xml:space="preserve">has a continued fraction expansion  </w:t>
        </w:r>
      </w:ins>
      <w:bookmarkStart w:id="316" w:name="OLE_LINK259"/>
      <w:bookmarkStart w:id="317" w:name="OLE_LINK260"/>
      <w:ins w:id="318" w:author="John O'Connor" w:date="2010-01-06T11:53:00Z">
        <w:r w:rsidRPr="00F919D6">
          <w:rPr>
            <w:rFonts w:ascii="Times New Roman" w:hAnsi="Times New Roman"/>
            <w:position w:val="-10"/>
            <w:sz w:val="28"/>
          </w:rPr>
          <w:object w:dxaOrig="2040" w:dyaOrig="340" w14:anchorId="36F0183B">
            <v:shape id="_x0000_i1501" type="#_x0000_t75" style="width:102.4pt;height:16.8pt" o:ole="">
              <v:imagedata r:id="rId884" o:title=""/>
            </v:shape>
            <o:OLEObject Type="Embed" ProgID="Equation.3" ShapeID="_x0000_i1501" DrawAspect="Content" ObjectID="_1585227667" r:id="rId885"/>
          </w:object>
        </w:r>
      </w:ins>
      <w:bookmarkEnd w:id="316"/>
      <w:bookmarkEnd w:id="317"/>
      <w:ins w:id="319" w:author="John O'Connor" w:date="2010-01-06T11:54:00Z">
        <w:r w:rsidRPr="00F9093F">
          <w:rPr>
            <w:rFonts w:ascii="Times New Roman" w:hAnsi="Times New Roman"/>
            <w:sz w:val="28"/>
          </w:rPr>
          <w:t xml:space="preserve"> then the rational numbers </w:t>
        </w:r>
      </w:ins>
      <w:bookmarkStart w:id="320" w:name="OLE_LINK261"/>
      <w:bookmarkStart w:id="321" w:name="OLE_LINK262"/>
    </w:p>
    <w:bookmarkStart w:id="322" w:name="OLE_LINK263"/>
    <w:bookmarkStart w:id="323" w:name="OLE_LINK264"/>
    <w:bookmarkStart w:id="324" w:name="OLE_LINK265"/>
    <w:p w14:paraId="2FF7B69B" w14:textId="77777777" w:rsidR="006D299A" w:rsidRPr="00F9093F" w:rsidRDefault="006D299A" w:rsidP="006D299A">
      <w:pPr>
        <w:numPr>
          <w:ins w:id="325" w:author="John O'Connor" w:date="2010-01-06T14:11:00Z"/>
        </w:numPr>
        <w:spacing w:line="360" w:lineRule="atLeast"/>
        <w:ind w:left="720"/>
        <w:jc w:val="both"/>
        <w:rPr>
          <w:ins w:id="326" w:author="John O'Connor" w:date="2010-01-06T13:51:00Z"/>
          <w:rFonts w:ascii="Times New Roman" w:hAnsi="Times New Roman"/>
          <w:sz w:val="28"/>
        </w:rPr>
      </w:pPr>
      <w:ins w:id="327" w:author="John O'Connor" w:date="2010-01-06T11:55:00Z">
        <w:r w:rsidRPr="00F919D6">
          <w:rPr>
            <w:rFonts w:ascii="Times New Roman" w:hAnsi="Times New Roman"/>
            <w:position w:val="-32"/>
            <w:sz w:val="28"/>
          </w:rPr>
          <w:object w:dxaOrig="3340" w:dyaOrig="740" w14:anchorId="33DE6CDF">
            <v:shape id="_x0000_i1502" type="#_x0000_t75" style="width:167.2pt;height:36.8pt" o:ole="">
              <v:imagedata r:id="rId886" o:title=""/>
            </v:shape>
            <o:OLEObject Type="Embed" ProgID="Equation.3" ShapeID="_x0000_i1502" DrawAspect="Content" ObjectID="_1585227668" r:id="rId887"/>
          </w:object>
        </w:r>
      </w:ins>
      <w:bookmarkEnd w:id="320"/>
      <w:bookmarkEnd w:id="321"/>
      <w:bookmarkEnd w:id="322"/>
      <w:bookmarkEnd w:id="323"/>
      <w:bookmarkEnd w:id="324"/>
      <w:ins w:id="328" w:author="John O'Connor" w:date="2010-01-06T11:55:00Z">
        <w:r w:rsidRPr="00F9093F">
          <w:rPr>
            <w:rFonts w:ascii="Times New Roman" w:hAnsi="Times New Roman"/>
            <w:sz w:val="28"/>
          </w:rPr>
          <w:t xml:space="preserve"> </w:t>
        </w:r>
      </w:ins>
      <w:ins w:id="329" w:author="John O'Connor" w:date="2010-01-06T13:51:00Z">
        <w:r w:rsidRPr="00F9093F">
          <w:rPr>
            <w:rFonts w:ascii="Times New Roman" w:hAnsi="Times New Roman"/>
            <w:sz w:val="28"/>
          </w:rPr>
          <w:t xml:space="preserve">for </w:t>
        </w:r>
        <w:r w:rsidRPr="00F9093F">
          <w:rPr>
            <w:rFonts w:ascii="Times New Roman" w:hAnsi="Times New Roman"/>
            <w:i/>
            <w:sz w:val="28"/>
            <w:rPrChange w:id="330" w:author="John O'Connor" w:date="2010-01-06T13:51:00Z">
              <w:rPr>
                <w:rFonts w:ascii="Times New Roman" w:hAnsi="Times New Roman"/>
                <w:sz w:val="28"/>
              </w:rPr>
            </w:rPrChange>
          </w:rPr>
          <w:t>n</w:t>
        </w:r>
        <w:r w:rsidRPr="00F9093F">
          <w:rPr>
            <w:rFonts w:ascii="Times New Roman" w:hAnsi="Times New Roman"/>
            <w:sz w:val="28"/>
          </w:rPr>
          <w:t xml:space="preserve"> ≥ 0 </w:t>
        </w:r>
      </w:ins>
      <w:ins w:id="331" w:author="John O'Connor" w:date="2010-01-06T11:55:00Z">
        <w:r w:rsidRPr="00F9093F">
          <w:rPr>
            <w:rFonts w:ascii="Times New Roman" w:hAnsi="Times New Roman"/>
            <w:sz w:val="28"/>
          </w:rPr>
          <w:t xml:space="preserve">are called the </w:t>
        </w:r>
        <w:r w:rsidRPr="00F9093F">
          <w:rPr>
            <w:rFonts w:ascii="Times New Roman" w:hAnsi="Times New Roman"/>
            <w:b/>
            <w:sz w:val="28"/>
            <w:rPrChange w:id="332" w:author="John O'Connor" w:date="2010-01-06T11:56:00Z">
              <w:rPr>
                <w:rFonts w:ascii="Times New Roman" w:hAnsi="Times New Roman"/>
                <w:sz w:val="28"/>
              </w:rPr>
            </w:rPrChange>
          </w:rPr>
          <w:t>convergents</w:t>
        </w:r>
        <w:r w:rsidRPr="00F9093F">
          <w:rPr>
            <w:rFonts w:ascii="Times New Roman" w:hAnsi="Times New Roman"/>
            <w:sz w:val="28"/>
          </w:rPr>
          <w:t xml:space="preserve"> of </w:t>
        </w:r>
      </w:ins>
      <w:r w:rsidRPr="00F30F29">
        <w:rPr>
          <w:rFonts w:ascii="Symbol" w:hAnsi="Symbol"/>
          <w:i/>
          <w:sz w:val="28"/>
        </w:rPr>
        <w:t></w:t>
      </w:r>
      <w:ins w:id="333" w:author="John O'Connor" w:date="2010-01-06T11:55:00Z">
        <w:r w:rsidRPr="00F9093F">
          <w:rPr>
            <w:rFonts w:ascii="Times New Roman" w:hAnsi="Times New Roman"/>
            <w:sz w:val="28"/>
          </w:rPr>
          <w:t>.</w:t>
        </w:r>
      </w:ins>
    </w:p>
    <w:p w14:paraId="4D252C61" w14:textId="77777777" w:rsidR="006D299A" w:rsidRPr="00F9093F" w:rsidRDefault="006D299A" w:rsidP="006D299A">
      <w:pPr>
        <w:numPr>
          <w:ins w:id="334" w:author="John O'Connor" w:date="2010-01-06T13:51:00Z"/>
        </w:numPr>
        <w:spacing w:line="360" w:lineRule="atLeast"/>
        <w:ind w:left="720"/>
        <w:jc w:val="both"/>
        <w:rPr>
          <w:ins w:id="335" w:author="John O'Connor" w:date="2010-01-06T13:51:00Z"/>
          <w:rFonts w:ascii="Times New Roman" w:hAnsi="Times New Roman"/>
          <w:sz w:val="28"/>
        </w:rPr>
      </w:pPr>
    </w:p>
    <w:p w14:paraId="26245770" w14:textId="77777777" w:rsidR="006D299A" w:rsidRPr="00F9093F" w:rsidRDefault="006D299A" w:rsidP="006D299A">
      <w:pPr>
        <w:numPr>
          <w:ins w:id="336" w:author="John O'Connor" w:date="2010-01-06T11:56:00Z"/>
        </w:numPr>
        <w:spacing w:line="360" w:lineRule="atLeast"/>
        <w:jc w:val="both"/>
        <w:rPr>
          <w:rFonts w:ascii="Times New Roman" w:hAnsi="Times New Roman"/>
          <w:sz w:val="28"/>
        </w:rPr>
      </w:pPr>
      <w:ins w:id="337" w:author="John O'Connor" w:date="2010-01-06T13:57:00Z">
        <w:r w:rsidRPr="00F9093F">
          <w:rPr>
            <w:rFonts w:ascii="Times New Roman" w:hAnsi="Times New Roman"/>
            <w:sz w:val="28"/>
          </w:rPr>
          <w:t xml:space="preserve">We can calculate the convergents </w:t>
        </w:r>
      </w:ins>
      <w:ins w:id="338" w:author="John O'Connor" w:date="2010-01-06T13:58:00Z">
        <w:r w:rsidRPr="00F9093F">
          <w:rPr>
            <w:rFonts w:ascii="Times New Roman" w:hAnsi="Times New Roman"/>
            <w:sz w:val="28"/>
          </w:rPr>
          <w:t>recursively</w:t>
        </w:r>
      </w:ins>
      <w:ins w:id="339" w:author="John O'Connor" w:date="2010-01-06T13:57:00Z">
        <w:r w:rsidRPr="00F9093F">
          <w:rPr>
            <w:rFonts w:ascii="Times New Roman" w:hAnsi="Times New Roman"/>
            <w:sz w:val="28"/>
          </w:rPr>
          <w:t>.</w:t>
        </w:r>
      </w:ins>
    </w:p>
    <w:p w14:paraId="5B3B2121" w14:textId="77777777" w:rsidR="006D299A" w:rsidRPr="00F9093F" w:rsidRDefault="006D299A" w:rsidP="006D299A">
      <w:pPr>
        <w:spacing w:line="360" w:lineRule="atLeast"/>
        <w:jc w:val="both"/>
        <w:rPr>
          <w:rFonts w:ascii="Times New Roman" w:hAnsi="Times New Roman"/>
          <w:b/>
          <w:sz w:val="28"/>
        </w:rPr>
      </w:pPr>
    </w:p>
    <w:p w14:paraId="0672C6BC" w14:textId="77777777" w:rsidR="006D299A" w:rsidRPr="00F9093F" w:rsidRDefault="006D299A">
      <w:pPr>
        <w:spacing w:line="360" w:lineRule="atLeast"/>
        <w:jc w:val="both"/>
        <w:rPr>
          <w:ins w:id="340" w:author="John O'Connor" w:date="2010-01-06T13:58:00Z"/>
          <w:rFonts w:ascii="Times New Roman" w:hAnsi="Times New Roman"/>
          <w:b/>
          <w:sz w:val="28"/>
          <w:rPrChange w:id="341" w:author="John O'Connor" w:date="2010-01-06T14:02:00Z">
            <w:rPr>
              <w:ins w:id="342" w:author="John O'Connor" w:date="2010-01-06T13:58:00Z"/>
              <w:rFonts w:ascii="Times New Roman" w:hAnsi="Times New Roman"/>
              <w:sz w:val="28"/>
            </w:rPr>
          </w:rPrChange>
        </w:rPr>
        <w:pPrChange w:id="343" w:author="John O'Connor" w:date="2010-01-06T14:02:00Z">
          <w:pPr>
            <w:ind w:left="720"/>
            <w:jc w:val="both"/>
          </w:pPr>
        </w:pPrChange>
      </w:pPr>
      <w:ins w:id="344" w:author="John O'Connor" w:date="2010-01-06T13:58:00Z">
        <w:r w:rsidRPr="00F9093F">
          <w:rPr>
            <w:rFonts w:ascii="Times New Roman" w:hAnsi="Times New Roman"/>
            <w:b/>
            <w:sz w:val="28"/>
            <w:rPrChange w:id="345" w:author="John O'Connor" w:date="2010-01-06T14:02:00Z">
              <w:rPr>
                <w:rFonts w:ascii="Times New Roman" w:hAnsi="Times New Roman"/>
                <w:sz w:val="28"/>
              </w:rPr>
            </w:rPrChange>
          </w:rPr>
          <w:t>Theorem</w:t>
        </w:r>
      </w:ins>
    </w:p>
    <w:p w14:paraId="7C3EC24E" w14:textId="77777777" w:rsidR="006D299A" w:rsidRPr="00F9093F" w:rsidRDefault="006D299A" w:rsidP="006D299A">
      <w:pPr>
        <w:numPr>
          <w:ins w:id="346" w:author="John O'Connor" w:date="2010-01-06T13:59:00Z"/>
        </w:numPr>
        <w:spacing w:line="360" w:lineRule="atLeast"/>
        <w:ind w:left="720"/>
        <w:jc w:val="both"/>
        <w:rPr>
          <w:ins w:id="347" w:author="John O'Connor" w:date="2010-01-06T13:59:00Z"/>
          <w:rFonts w:ascii="Times New Roman" w:hAnsi="Times New Roman"/>
          <w:sz w:val="28"/>
        </w:rPr>
      </w:pPr>
      <w:ins w:id="348" w:author="John O'Connor" w:date="2010-01-06T13:59:00Z">
        <w:r w:rsidRPr="00F9093F">
          <w:rPr>
            <w:rFonts w:ascii="Times New Roman" w:hAnsi="Times New Roman"/>
            <w:sz w:val="28"/>
          </w:rPr>
          <w:t xml:space="preserve">The convergents </w:t>
        </w:r>
      </w:ins>
      <w:ins w:id="349" w:author="John O'Connor" w:date="2010-01-06T14:11:00Z">
        <w:r w:rsidRPr="00F919D6">
          <w:rPr>
            <w:rFonts w:ascii="Times New Roman" w:hAnsi="Times New Roman"/>
            <w:position w:val="-32"/>
            <w:sz w:val="28"/>
          </w:rPr>
          <w:object w:dxaOrig="1020" w:dyaOrig="740" w14:anchorId="77036DE4">
            <v:shape id="_x0000_i1503" type="#_x0000_t75" style="width:51.2pt;height:36.8pt" o:ole="">
              <v:imagedata r:id="rId888" o:title=""/>
            </v:shape>
            <o:OLEObject Type="Embed" ProgID="Equation.3" ShapeID="_x0000_i1503" DrawAspect="Content" ObjectID="_1585227669" r:id="rId889"/>
          </w:object>
        </w:r>
      </w:ins>
      <w:ins w:id="350" w:author="John O'Connor" w:date="2010-01-06T13:59:00Z">
        <w:r w:rsidRPr="00F9093F">
          <w:rPr>
            <w:rFonts w:ascii="Times New Roman" w:hAnsi="Times New Roman"/>
            <w:sz w:val="28"/>
          </w:rPr>
          <w:t xml:space="preserve"> </w:t>
        </w:r>
      </w:ins>
      <w:ins w:id="351" w:author="John O'Connor" w:date="2010-01-06T14:12:00Z">
        <w:r w:rsidRPr="00F9093F">
          <w:rPr>
            <w:rFonts w:ascii="Times New Roman" w:hAnsi="Times New Roman"/>
            <w:sz w:val="28"/>
          </w:rPr>
          <w:t xml:space="preserve">of </w:t>
        </w:r>
      </w:ins>
      <w:ins w:id="352" w:author="John O'Connor" w:date="2010-01-06T13:59:00Z">
        <w:r w:rsidRPr="00F9093F">
          <w:rPr>
            <w:rFonts w:ascii="Times New Roman" w:hAnsi="Times New Roman"/>
            <w:position w:val="-10"/>
            <w:sz w:val="28"/>
          </w:rPr>
          <w:object w:dxaOrig="2040" w:dyaOrig="340" w14:anchorId="599BBD96">
            <v:shape id="_x0000_i1504" type="#_x0000_t75" style="width:102.4pt;height:16.8pt" o:ole="">
              <v:imagedata r:id="rId884" o:title=""/>
            </v:shape>
            <o:OLEObject Type="Embed" ProgID="Equation.3" ShapeID="_x0000_i1504" DrawAspect="Content" ObjectID="_1585227670" r:id="rId890"/>
          </w:object>
        </w:r>
      </w:ins>
      <w:ins w:id="353" w:author="John O'Connor" w:date="2010-01-06T13:59:00Z">
        <w:r w:rsidRPr="00F9093F">
          <w:rPr>
            <w:rFonts w:ascii="Times New Roman" w:hAnsi="Times New Roman"/>
            <w:sz w:val="28"/>
          </w:rPr>
          <w:t xml:space="preserve"> satisfy</w:t>
        </w:r>
      </w:ins>
    </w:p>
    <w:p w14:paraId="0EB12A64" w14:textId="77777777" w:rsidR="006D299A" w:rsidRPr="00F9093F" w:rsidRDefault="006D299A" w:rsidP="006D299A">
      <w:pPr>
        <w:numPr>
          <w:ins w:id="354" w:author="John O'Connor" w:date="2010-01-06T13:59:00Z"/>
        </w:numPr>
        <w:spacing w:line="360" w:lineRule="atLeast"/>
        <w:ind w:left="720"/>
        <w:jc w:val="both"/>
        <w:rPr>
          <w:ins w:id="355" w:author="John O'Connor" w:date="2010-01-06T14:04:00Z"/>
          <w:rFonts w:ascii="Times New Roman" w:hAnsi="Times New Roman"/>
          <w:sz w:val="28"/>
        </w:rPr>
      </w:pPr>
      <w:r w:rsidRPr="00F919D6">
        <w:rPr>
          <w:rFonts w:ascii="Times New Roman" w:hAnsi="Times New Roman"/>
          <w:position w:val="-10"/>
          <w:sz w:val="28"/>
        </w:rPr>
        <w:object w:dxaOrig="4320" w:dyaOrig="340" w14:anchorId="46C503C6">
          <v:shape id="_x0000_i1505" type="#_x0000_t75" style="width:3in;height:16.8pt" o:ole="">
            <v:imagedata r:id="rId891" o:title=""/>
          </v:shape>
          <o:OLEObject Type="Embed" ProgID="Equation.3" ShapeID="_x0000_i1505" DrawAspect="Content" ObjectID="_1585227671" r:id="rId892"/>
        </w:object>
      </w:r>
      <w:ins w:id="356" w:author="John O'Connor" w:date="2010-01-06T14:00:00Z">
        <w:r w:rsidRPr="00F9093F">
          <w:rPr>
            <w:rFonts w:ascii="Times New Roman" w:hAnsi="Times New Roman"/>
            <w:sz w:val="28"/>
          </w:rPr>
          <w:t xml:space="preserve"> and then</w:t>
        </w:r>
      </w:ins>
    </w:p>
    <w:p w14:paraId="3DB40224" w14:textId="77777777" w:rsidR="006D299A" w:rsidRPr="00F9093F" w:rsidRDefault="006D299A" w:rsidP="006D299A">
      <w:pPr>
        <w:numPr>
          <w:ins w:id="357" w:author="John O'Connor" w:date="2010-01-06T14:04:00Z"/>
        </w:numPr>
        <w:spacing w:line="360" w:lineRule="atLeast"/>
        <w:ind w:left="720"/>
        <w:jc w:val="both"/>
        <w:rPr>
          <w:ins w:id="358" w:author="John O'Connor" w:date="2010-01-06T14:05:00Z"/>
          <w:rFonts w:ascii="Times New Roman" w:hAnsi="Times New Roman"/>
          <w:sz w:val="28"/>
        </w:rPr>
      </w:pPr>
      <w:r w:rsidRPr="00F919D6">
        <w:rPr>
          <w:rFonts w:ascii="Times New Roman" w:hAnsi="Times New Roman"/>
          <w:position w:val="-10"/>
          <w:sz w:val="28"/>
        </w:rPr>
        <w:object w:dxaOrig="4460" w:dyaOrig="340" w14:anchorId="0F2EAC6F">
          <v:shape id="_x0000_i1506" type="#_x0000_t75" style="width:223.2pt;height:16.8pt" o:ole="">
            <v:imagedata r:id="rId893" o:title=""/>
          </v:shape>
          <o:OLEObject Type="Embed" ProgID="Equation.3" ShapeID="_x0000_i1506" DrawAspect="Content" ObjectID="_1585227672" r:id="rId894"/>
        </w:object>
      </w:r>
      <w:ins w:id="359" w:author="John O'Connor" w:date="2010-01-06T14:04:00Z">
        <w:r w:rsidRPr="00F9093F">
          <w:rPr>
            <w:rFonts w:ascii="Times New Roman" w:hAnsi="Times New Roman"/>
            <w:sz w:val="28"/>
          </w:rPr>
          <w:t xml:space="preserve"> for </w:t>
        </w:r>
        <w:r w:rsidRPr="00F9093F">
          <w:rPr>
            <w:rFonts w:ascii="Times New Roman" w:hAnsi="Times New Roman"/>
            <w:i/>
            <w:sz w:val="28"/>
            <w:rPrChange w:id="360" w:author="John O'Connor" w:date="2010-01-06T14:04:00Z">
              <w:rPr>
                <w:rFonts w:ascii="Times New Roman" w:hAnsi="Times New Roman"/>
                <w:sz w:val="28"/>
              </w:rPr>
            </w:rPrChange>
          </w:rPr>
          <w:t>n</w:t>
        </w:r>
        <w:r w:rsidRPr="00F9093F">
          <w:rPr>
            <w:rFonts w:ascii="Times New Roman" w:hAnsi="Times New Roman"/>
            <w:sz w:val="28"/>
          </w:rPr>
          <w:t xml:space="preserve"> ≥ 2.</w:t>
        </w:r>
      </w:ins>
    </w:p>
    <w:p w14:paraId="3DC2E151" w14:textId="77777777" w:rsidR="006D299A" w:rsidRPr="00F9093F" w:rsidRDefault="006D299A" w:rsidP="006D299A">
      <w:pPr>
        <w:numPr>
          <w:ins w:id="361" w:author="John O'Connor" w:date="2010-01-06T14:05:00Z"/>
        </w:numPr>
        <w:spacing w:line="360" w:lineRule="atLeast"/>
        <w:ind w:left="720"/>
        <w:jc w:val="both"/>
        <w:rPr>
          <w:ins w:id="362" w:author="John O'Connor" w:date="2010-01-06T14:05:00Z"/>
          <w:rFonts w:ascii="Times New Roman" w:hAnsi="Times New Roman"/>
          <w:sz w:val="28"/>
        </w:rPr>
      </w:pPr>
    </w:p>
    <w:p w14:paraId="784AA9C7" w14:textId="77777777" w:rsidR="006D299A" w:rsidRPr="00F9093F" w:rsidRDefault="006D299A" w:rsidP="006D299A">
      <w:pPr>
        <w:spacing w:line="360" w:lineRule="atLeast"/>
        <w:jc w:val="both"/>
        <w:rPr>
          <w:rFonts w:ascii="Times New Roman" w:hAnsi="Times New Roman"/>
          <w:b/>
          <w:sz w:val="28"/>
        </w:rPr>
      </w:pPr>
    </w:p>
    <w:p w14:paraId="636030D3" w14:textId="77777777" w:rsidR="006D299A" w:rsidRPr="00F9093F" w:rsidRDefault="006D299A">
      <w:pPr>
        <w:numPr>
          <w:ins w:id="363" w:author="John O'Connor" w:date="2010-01-06T14:05:00Z"/>
        </w:numPr>
        <w:spacing w:line="360" w:lineRule="atLeast"/>
        <w:jc w:val="both"/>
        <w:rPr>
          <w:ins w:id="364" w:author="John O'Connor" w:date="2010-01-06T14:05:00Z"/>
          <w:rFonts w:ascii="Times New Roman" w:hAnsi="Times New Roman"/>
          <w:b/>
          <w:sz w:val="28"/>
          <w:rPrChange w:id="365" w:author="John O'Connor" w:date="2010-01-06T14:21:00Z">
            <w:rPr>
              <w:ins w:id="366" w:author="John O'Connor" w:date="2010-01-06T14:05:00Z"/>
              <w:rFonts w:ascii="Times New Roman" w:hAnsi="Times New Roman"/>
              <w:sz w:val="28"/>
            </w:rPr>
          </w:rPrChange>
        </w:rPr>
        <w:pPrChange w:id="367" w:author="John O'Connor" w:date="2010-01-06T14:21:00Z">
          <w:pPr>
            <w:ind w:left="720"/>
            <w:jc w:val="both"/>
          </w:pPr>
        </w:pPrChange>
      </w:pPr>
      <w:ins w:id="368" w:author="John O'Connor" w:date="2010-01-06T14:05:00Z">
        <w:r w:rsidRPr="00F9093F">
          <w:rPr>
            <w:rFonts w:ascii="Times New Roman" w:hAnsi="Times New Roman"/>
            <w:b/>
            <w:sz w:val="28"/>
            <w:rPrChange w:id="369" w:author="John O'Connor" w:date="2010-01-06T14:21:00Z">
              <w:rPr>
                <w:rFonts w:ascii="Times New Roman" w:hAnsi="Times New Roman"/>
                <w:sz w:val="28"/>
              </w:rPr>
            </w:rPrChange>
          </w:rPr>
          <w:t>Proof</w:t>
        </w:r>
      </w:ins>
    </w:p>
    <w:p w14:paraId="7C3E0077" w14:textId="77777777" w:rsidR="006D299A" w:rsidRPr="00F9093F" w:rsidRDefault="006D299A" w:rsidP="006D299A">
      <w:pPr>
        <w:numPr>
          <w:ins w:id="370" w:author="John O'Connor" w:date="2010-01-06T14:05:00Z"/>
        </w:numPr>
        <w:spacing w:line="360" w:lineRule="atLeast"/>
        <w:ind w:left="720"/>
        <w:jc w:val="both"/>
        <w:rPr>
          <w:ins w:id="371" w:author="John O'Connor" w:date="2010-01-06T14:06:00Z"/>
          <w:rFonts w:ascii="Times New Roman" w:hAnsi="Times New Roman"/>
          <w:sz w:val="28"/>
        </w:rPr>
      </w:pPr>
      <w:ins w:id="372" w:author="John O'Connor" w:date="2010-01-06T14:05:00Z">
        <w:r w:rsidRPr="00F9093F">
          <w:rPr>
            <w:rFonts w:ascii="Times New Roman" w:hAnsi="Times New Roman"/>
            <w:sz w:val="28"/>
          </w:rPr>
          <w:t xml:space="preserve">It is easy to check that </w:t>
        </w:r>
      </w:ins>
      <w:ins w:id="373" w:author="John O'Connor" w:date="2010-01-06T14:05:00Z">
        <w:r w:rsidRPr="00F919D6">
          <w:rPr>
            <w:rFonts w:ascii="Times New Roman" w:hAnsi="Times New Roman"/>
            <w:position w:val="-32"/>
            <w:sz w:val="28"/>
          </w:rPr>
          <w:object w:dxaOrig="1020" w:dyaOrig="740" w14:anchorId="0C99C836">
            <v:shape id="_x0000_i1507" type="#_x0000_t75" style="width:51.2pt;height:36.8pt" o:ole="">
              <v:imagedata r:id="rId888" o:title=""/>
            </v:shape>
            <o:OLEObject Type="Embed" ProgID="Equation.3" ShapeID="_x0000_i1507" DrawAspect="Content" ObjectID="_1585227673" r:id="rId895"/>
          </w:object>
        </w:r>
      </w:ins>
      <w:ins w:id="374" w:author="John O'Connor" w:date="2010-01-06T14:06:00Z">
        <w:r w:rsidRPr="00F9093F">
          <w:rPr>
            <w:rFonts w:ascii="Times New Roman" w:hAnsi="Times New Roman"/>
            <w:sz w:val="28"/>
          </w:rPr>
          <w:t xml:space="preserve"> is as claimed for </w:t>
        </w:r>
        <w:r w:rsidRPr="00F9093F">
          <w:rPr>
            <w:rFonts w:ascii="Times New Roman" w:hAnsi="Times New Roman"/>
            <w:i/>
            <w:sz w:val="28"/>
            <w:rPrChange w:id="375" w:author="John O'Connor" w:date="2010-01-06T14:06:00Z">
              <w:rPr>
                <w:rFonts w:ascii="Times New Roman" w:hAnsi="Times New Roman"/>
                <w:sz w:val="28"/>
              </w:rPr>
            </w:rPrChange>
          </w:rPr>
          <w:t>n</w:t>
        </w:r>
        <w:r w:rsidRPr="00F9093F">
          <w:rPr>
            <w:rFonts w:ascii="Times New Roman" w:hAnsi="Times New Roman"/>
            <w:sz w:val="28"/>
          </w:rPr>
          <w:t xml:space="preserve"> = 0, 1. </w:t>
        </w:r>
      </w:ins>
    </w:p>
    <w:p w14:paraId="71A4D20F" w14:textId="77777777" w:rsidR="006D299A" w:rsidRPr="00F9093F" w:rsidRDefault="006D299A" w:rsidP="006D299A">
      <w:pPr>
        <w:numPr>
          <w:ins w:id="376" w:author="John O'Connor" w:date="2010-01-06T14:06:00Z"/>
        </w:numPr>
        <w:spacing w:line="360" w:lineRule="atLeast"/>
        <w:ind w:left="720"/>
        <w:jc w:val="both"/>
        <w:rPr>
          <w:rFonts w:ascii="Times New Roman" w:hAnsi="Times New Roman"/>
          <w:sz w:val="28"/>
        </w:rPr>
      </w:pPr>
      <w:ins w:id="377" w:author="John O'Connor" w:date="2010-01-06T14:06:00Z">
        <w:r w:rsidRPr="00F9093F">
          <w:rPr>
            <w:rFonts w:ascii="Times New Roman" w:hAnsi="Times New Roman"/>
            <w:sz w:val="28"/>
          </w:rPr>
          <w:t>Then by induction</w:t>
        </w:r>
      </w:ins>
      <w:ins w:id="378" w:author="John O'Connor" w:date="2010-01-06T14:08:00Z">
        <w:r w:rsidRPr="00F9093F">
          <w:rPr>
            <w:rFonts w:ascii="Times New Roman" w:hAnsi="Times New Roman"/>
            <w:sz w:val="28"/>
          </w:rPr>
          <w:t xml:space="preserve"> assume the recurrence holds for </w:t>
        </w:r>
      </w:ins>
      <w:ins w:id="379" w:author="John O'Connor" w:date="2010-01-06T14:09:00Z">
        <w:r w:rsidRPr="00F30F29">
          <w:rPr>
            <w:rFonts w:ascii="Times New Roman" w:hAnsi="Times New Roman"/>
            <w:i/>
            <w:sz w:val="28"/>
          </w:rPr>
          <w:t>k</w:t>
        </w:r>
        <w:r w:rsidRPr="00F9093F">
          <w:rPr>
            <w:rFonts w:ascii="Times New Roman" w:hAnsi="Times New Roman"/>
            <w:sz w:val="28"/>
          </w:rPr>
          <w:t>.</w:t>
        </w:r>
      </w:ins>
    </w:p>
    <w:p w14:paraId="5B1B7AF7" w14:textId="77777777" w:rsidR="006D299A" w:rsidRPr="00F9093F" w:rsidRDefault="006D299A" w:rsidP="006D299A">
      <w:pPr>
        <w:spacing w:line="360" w:lineRule="atLeast"/>
        <w:ind w:left="720"/>
        <w:jc w:val="both"/>
        <w:rPr>
          <w:ins w:id="380" w:author="John O'Connor" w:date="2010-01-06T14:09:00Z"/>
          <w:rFonts w:ascii="Times New Roman" w:hAnsi="Times New Roman"/>
          <w:sz w:val="28"/>
        </w:rPr>
      </w:pPr>
    </w:p>
    <w:p w14:paraId="484936C3" w14:textId="77777777" w:rsidR="006D299A" w:rsidRPr="00F9093F" w:rsidRDefault="006D299A" w:rsidP="006D299A">
      <w:pPr>
        <w:numPr>
          <w:ins w:id="381" w:author="John O'Connor" w:date="2010-01-06T14:09:00Z"/>
        </w:numPr>
        <w:spacing w:line="360" w:lineRule="atLeast"/>
        <w:ind w:left="720"/>
        <w:jc w:val="both"/>
        <w:rPr>
          <w:rFonts w:ascii="Times New Roman" w:hAnsi="Times New Roman"/>
          <w:sz w:val="28"/>
        </w:rPr>
      </w:pPr>
      <w:ins w:id="382" w:author="John O'Connor" w:date="2010-01-06T14:12:00Z">
        <w:r w:rsidRPr="00F9093F">
          <w:rPr>
            <w:rFonts w:ascii="Times New Roman" w:hAnsi="Times New Roman"/>
            <w:sz w:val="28"/>
          </w:rPr>
          <w:t xml:space="preserve">Then </w:t>
        </w:r>
      </w:ins>
      <w:ins w:id="383" w:author="John O'Connor" w:date="2010-01-06T14:13:00Z">
        <w:r w:rsidRPr="00F919D6">
          <w:rPr>
            <w:rFonts w:ascii="Times New Roman" w:hAnsi="Times New Roman"/>
            <w:position w:val="-10"/>
            <w:sz w:val="28"/>
          </w:rPr>
          <w:object w:dxaOrig="6760" w:dyaOrig="340" w14:anchorId="02A287B4">
            <v:shape id="_x0000_i1508" type="#_x0000_t75" style="width:338.4pt;height:16.8pt" o:ole="">
              <v:imagedata r:id="rId896" o:title=""/>
            </v:shape>
            <o:OLEObject Type="Embed" ProgID="Equation.3" ShapeID="_x0000_i1508" DrawAspect="Content" ObjectID="_1585227674" r:id="rId897"/>
          </w:object>
        </w:r>
      </w:ins>
    </w:p>
    <w:p w14:paraId="3BC6B94C" w14:textId="77777777" w:rsidR="006D299A" w:rsidRPr="00F9093F" w:rsidRDefault="006D299A" w:rsidP="006D299A">
      <w:pPr>
        <w:spacing w:line="360" w:lineRule="atLeast"/>
        <w:ind w:left="720"/>
        <w:jc w:val="both"/>
        <w:rPr>
          <w:ins w:id="384" w:author="John O'Connor" w:date="2010-01-06T14:06:00Z"/>
          <w:rFonts w:ascii="Times New Roman" w:hAnsi="Times New Roman"/>
          <w:sz w:val="28"/>
        </w:rPr>
      </w:pPr>
    </w:p>
    <w:p w14:paraId="51BF6602" w14:textId="77777777" w:rsidR="006D299A" w:rsidRPr="00F9093F" w:rsidRDefault="006D299A" w:rsidP="006D299A">
      <w:pPr>
        <w:numPr>
          <w:ins w:id="385" w:author="John O'Connor" w:date="2010-01-06T14:06:00Z"/>
        </w:numPr>
        <w:spacing w:line="360" w:lineRule="atLeast"/>
        <w:ind w:left="720"/>
        <w:jc w:val="both"/>
        <w:rPr>
          <w:rFonts w:ascii="Times New Roman" w:hAnsi="Times New Roman"/>
          <w:sz w:val="28"/>
        </w:rPr>
      </w:pPr>
      <w:r w:rsidRPr="00F9093F">
        <w:rPr>
          <w:rFonts w:ascii="Times New Roman" w:hAnsi="Times New Roman"/>
          <w:position w:val="-32"/>
          <w:sz w:val="28"/>
        </w:rPr>
        <w:object w:dxaOrig="8160" w:dyaOrig="740" w14:anchorId="303CADD4">
          <v:shape id="_x0000_i1509" type="#_x0000_t75" style="width:408pt;height:36.8pt" o:ole="">
            <v:imagedata r:id="rId898" o:title=""/>
          </v:shape>
          <o:OLEObject Type="Embed" ProgID="Equation.3" ShapeID="_x0000_i1509" DrawAspect="Content" ObjectID="_1585227675" r:id="rId899"/>
        </w:object>
      </w:r>
      <w:ins w:id="386" w:author="John O'Connor" w:date="2010-01-06T14:15:00Z">
        <w:r w:rsidRPr="00F9093F">
          <w:rPr>
            <w:rFonts w:ascii="Times New Roman" w:hAnsi="Times New Roman"/>
            <w:sz w:val="28"/>
          </w:rPr>
          <w:t xml:space="preserve"> </w:t>
        </w:r>
      </w:ins>
    </w:p>
    <w:p w14:paraId="36B94CEB" w14:textId="77777777" w:rsidR="006D299A" w:rsidRPr="00F9093F" w:rsidRDefault="006D299A" w:rsidP="006D299A">
      <w:pPr>
        <w:spacing w:line="360" w:lineRule="atLeast"/>
        <w:ind w:left="720"/>
        <w:jc w:val="both"/>
        <w:rPr>
          <w:rFonts w:ascii="Times New Roman" w:hAnsi="Times New Roman"/>
          <w:sz w:val="28"/>
        </w:rPr>
      </w:pPr>
    </w:p>
    <w:p w14:paraId="7DC8A650" w14:textId="77777777" w:rsidR="006D299A" w:rsidRPr="00F9093F" w:rsidRDefault="006D299A" w:rsidP="006D299A">
      <w:pPr>
        <w:spacing w:line="360" w:lineRule="atLeast"/>
        <w:ind w:left="720"/>
        <w:jc w:val="both"/>
        <w:rPr>
          <w:ins w:id="387" w:author="John O'Connor" w:date="2010-01-06T14:21:00Z"/>
          <w:rFonts w:ascii="Times New Roman" w:hAnsi="Times New Roman"/>
          <w:sz w:val="28"/>
        </w:rPr>
      </w:pPr>
      <w:ins w:id="388" w:author="John O'Connor" w:date="2010-01-06T14:15:00Z">
        <w:r w:rsidRPr="00F9093F">
          <w:rPr>
            <w:rFonts w:ascii="Times New Roman" w:hAnsi="Times New Roman"/>
            <w:sz w:val="28"/>
          </w:rPr>
          <w:t xml:space="preserve">which is what the </w:t>
        </w:r>
      </w:ins>
      <w:ins w:id="389" w:author="John O'Connor" w:date="2010-01-06T14:21:00Z">
        <w:r w:rsidRPr="00F9093F">
          <w:rPr>
            <w:rFonts w:ascii="Times New Roman" w:hAnsi="Times New Roman"/>
            <w:sz w:val="28"/>
          </w:rPr>
          <w:t>recurrence relation gives</w:t>
        </w:r>
      </w:ins>
      <w:ins w:id="390" w:author="John O'Connor" w:date="2010-01-06T14:45:00Z">
        <w:r w:rsidRPr="00F9093F">
          <w:rPr>
            <w:rFonts w:ascii="Times New Roman" w:hAnsi="Times New Roman"/>
            <w:sz w:val="28"/>
          </w:rPr>
          <w:t xml:space="preserve"> with </w:t>
        </w:r>
        <w:r w:rsidRPr="00F9093F">
          <w:rPr>
            <w:rFonts w:ascii="Times New Roman" w:hAnsi="Times New Roman"/>
            <w:i/>
            <w:sz w:val="28"/>
            <w:rPrChange w:id="391" w:author="John O'Connor" w:date="2010-01-06T14:46:00Z">
              <w:rPr>
                <w:rFonts w:ascii="Times New Roman" w:hAnsi="Times New Roman"/>
                <w:sz w:val="28"/>
              </w:rPr>
            </w:rPrChange>
          </w:rPr>
          <w:t>n</w:t>
        </w:r>
        <w:r w:rsidRPr="00F9093F">
          <w:rPr>
            <w:rFonts w:ascii="Times New Roman" w:hAnsi="Times New Roman"/>
            <w:sz w:val="28"/>
          </w:rPr>
          <w:t xml:space="preserve"> = </w:t>
        </w:r>
        <w:r w:rsidRPr="00F9093F">
          <w:rPr>
            <w:rFonts w:ascii="Times New Roman" w:hAnsi="Times New Roman"/>
            <w:i/>
            <w:sz w:val="28"/>
            <w:rPrChange w:id="392" w:author="John O'Connor" w:date="2010-01-06T14:45:00Z">
              <w:rPr>
                <w:rFonts w:ascii="Times New Roman" w:hAnsi="Times New Roman"/>
                <w:sz w:val="28"/>
              </w:rPr>
            </w:rPrChange>
          </w:rPr>
          <w:t>k</w:t>
        </w:r>
        <w:r w:rsidRPr="00F9093F">
          <w:rPr>
            <w:rFonts w:ascii="Times New Roman" w:hAnsi="Times New Roman"/>
            <w:sz w:val="28"/>
          </w:rPr>
          <w:t xml:space="preserve"> + 1</w:t>
        </w:r>
      </w:ins>
      <w:ins w:id="393" w:author="John O'Connor" w:date="2010-01-06T14:21:00Z">
        <w:r w:rsidRPr="00F9093F">
          <w:rPr>
            <w:rFonts w:ascii="Times New Roman" w:hAnsi="Times New Roman"/>
            <w:sz w:val="28"/>
          </w:rPr>
          <w:t>.</w:t>
        </w:r>
      </w:ins>
      <w:r w:rsidRPr="00F9093F">
        <w:rPr>
          <w:color w:val="000000"/>
          <w:sz w:val="28"/>
        </w:rPr>
        <w:t xml:space="preserve"> </w:t>
      </w:r>
      <w:r w:rsidRPr="003A0521">
        <w:rPr>
          <w:color w:val="000000"/>
          <w:sz w:val="28"/>
        </w:rPr>
        <w:tab/>
      </w:r>
      <w:r w:rsidRPr="003A0521">
        <w:rPr>
          <w:color w:val="000000"/>
          <w:sz w:val="28"/>
        </w:rPr>
        <w:tab/>
      </w:r>
      <w:r w:rsidR="00423F81">
        <w:rPr>
          <w:noProof/>
          <w:color w:val="000000"/>
          <w:sz w:val="28"/>
          <w:lang w:val="en-GB" w:eastAsia="zh-CN"/>
        </w:rPr>
        <w:drawing>
          <wp:inline distT="0" distB="0" distL="0" distR="0" wp14:anchorId="22E562A8" wp14:editId="550679D5">
            <wp:extent cx="132080" cy="132080"/>
            <wp:effectExtent l="2540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15A14E31" w14:textId="77777777" w:rsidR="006D299A" w:rsidRPr="00F9093F" w:rsidRDefault="006D299A" w:rsidP="006D299A">
      <w:pPr>
        <w:spacing w:line="360" w:lineRule="atLeast"/>
        <w:jc w:val="both"/>
        <w:rPr>
          <w:rFonts w:ascii="Times New Roman" w:hAnsi="Times New Roman"/>
          <w:b/>
          <w:sz w:val="28"/>
        </w:rPr>
      </w:pPr>
    </w:p>
    <w:p w14:paraId="68415C7B"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Remark</w:t>
      </w:r>
    </w:p>
    <w:p w14:paraId="2E85BABE"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Note that the numerators and denominators both satisfy the same recurrence relation, similar to that defining the Fibonacci numbers.</w:t>
      </w:r>
    </w:p>
    <w:p w14:paraId="5B59DF9E" w14:textId="77777777" w:rsidR="006D299A" w:rsidRPr="000741EF" w:rsidRDefault="006D299A" w:rsidP="006D299A">
      <w:pPr>
        <w:spacing w:line="360" w:lineRule="atLeast"/>
        <w:jc w:val="both"/>
        <w:rPr>
          <w:rFonts w:ascii="Times New Roman" w:hAnsi="Times New Roman"/>
          <w:sz w:val="28"/>
        </w:rPr>
      </w:pPr>
    </w:p>
    <w:p w14:paraId="21E48D03" w14:textId="77777777" w:rsidR="006D299A" w:rsidRPr="000741EF" w:rsidRDefault="006D299A" w:rsidP="006D299A">
      <w:pPr>
        <w:spacing w:line="360" w:lineRule="atLeast"/>
        <w:jc w:val="both"/>
        <w:rPr>
          <w:rFonts w:ascii="Times New Roman" w:hAnsi="Times New Roman"/>
          <w:sz w:val="28"/>
        </w:rPr>
      </w:pPr>
    </w:p>
    <w:p w14:paraId="5802730C" w14:textId="77777777" w:rsidR="006D299A" w:rsidRPr="000741EF" w:rsidRDefault="006D299A" w:rsidP="006D299A">
      <w:pPr>
        <w:spacing w:line="360" w:lineRule="atLeast"/>
        <w:jc w:val="both"/>
        <w:rPr>
          <w:rFonts w:ascii="Times New Roman" w:hAnsi="Times New Roman"/>
          <w:sz w:val="28"/>
        </w:rPr>
      </w:pPr>
    </w:p>
    <w:p w14:paraId="71046DB8" w14:textId="77777777" w:rsidR="006D299A" w:rsidRPr="000741EF" w:rsidRDefault="006D299A" w:rsidP="006D299A">
      <w:pPr>
        <w:spacing w:line="360" w:lineRule="atLeast"/>
        <w:jc w:val="both"/>
        <w:rPr>
          <w:rFonts w:ascii="Times New Roman" w:hAnsi="Times New Roman"/>
          <w:sz w:val="28"/>
        </w:rPr>
      </w:pPr>
    </w:p>
    <w:p w14:paraId="51F22E4B" w14:textId="77777777" w:rsidR="006D299A" w:rsidRPr="000741EF" w:rsidRDefault="006D299A" w:rsidP="006D299A">
      <w:pPr>
        <w:spacing w:line="360" w:lineRule="atLeast"/>
        <w:jc w:val="both"/>
        <w:rPr>
          <w:rFonts w:ascii="Times New Roman" w:hAnsi="Times New Roman"/>
          <w:sz w:val="28"/>
        </w:rPr>
      </w:pPr>
    </w:p>
    <w:p w14:paraId="52E6D63A" w14:textId="77777777" w:rsidR="006D299A" w:rsidRPr="000741EF" w:rsidRDefault="006D299A" w:rsidP="006D299A">
      <w:pPr>
        <w:spacing w:line="360" w:lineRule="atLeast"/>
        <w:jc w:val="both"/>
        <w:rPr>
          <w:rFonts w:ascii="Times New Roman" w:hAnsi="Times New Roman"/>
          <w:sz w:val="28"/>
        </w:rPr>
      </w:pPr>
    </w:p>
    <w:p w14:paraId="7CB546E2" w14:textId="77777777" w:rsidR="006D299A" w:rsidRPr="00F9093F" w:rsidRDefault="006D299A">
      <w:pPr>
        <w:numPr>
          <w:ins w:id="394" w:author="John O'Connor" w:date="2010-01-06T14:26:00Z"/>
        </w:numPr>
        <w:spacing w:line="360" w:lineRule="atLeast"/>
        <w:jc w:val="both"/>
        <w:rPr>
          <w:ins w:id="395" w:author="John O'Connor" w:date="2010-01-06T14:26:00Z"/>
          <w:rFonts w:ascii="Times New Roman" w:hAnsi="Times New Roman"/>
          <w:b/>
          <w:sz w:val="28"/>
          <w:rPrChange w:id="396" w:author="John O'Connor" w:date="2010-01-06T14:30:00Z">
            <w:rPr>
              <w:ins w:id="397" w:author="John O'Connor" w:date="2010-01-06T14:26:00Z"/>
              <w:rFonts w:ascii="Times New Roman" w:hAnsi="Times New Roman"/>
              <w:sz w:val="28"/>
            </w:rPr>
          </w:rPrChange>
        </w:rPr>
        <w:pPrChange w:id="398" w:author="John O'Connor" w:date="2010-01-06T14:30:00Z">
          <w:pPr>
            <w:ind w:left="720"/>
            <w:jc w:val="both"/>
          </w:pPr>
        </w:pPrChange>
      </w:pPr>
      <w:ins w:id="399" w:author="John O'Connor" w:date="2010-01-06T14:26:00Z">
        <w:r w:rsidRPr="00F9093F">
          <w:rPr>
            <w:rFonts w:ascii="Times New Roman" w:hAnsi="Times New Roman"/>
            <w:b/>
            <w:sz w:val="28"/>
            <w:rPrChange w:id="400" w:author="John O'Connor" w:date="2010-01-06T14:30:00Z">
              <w:rPr>
                <w:rFonts w:ascii="Times New Roman" w:hAnsi="Times New Roman"/>
                <w:sz w:val="28"/>
              </w:rPr>
            </w:rPrChange>
          </w:rPr>
          <w:t>Example</w:t>
        </w:r>
      </w:ins>
      <w:ins w:id="401" w:author="John O'Connor" w:date="2010-01-06T14:30:00Z">
        <w:r w:rsidRPr="00F9093F">
          <w:rPr>
            <w:rFonts w:ascii="Times New Roman" w:hAnsi="Times New Roman"/>
            <w:b/>
            <w:sz w:val="28"/>
          </w:rPr>
          <w:t>s</w:t>
        </w:r>
      </w:ins>
    </w:p>
    <w:p w14:paraId="516D47CF" w14:textId="77777777" w:rsidR="006D299A" w:rsidRPr="00F9093F" w:rsidRDefault="006D299A" w:rsidP="006D299A">
      <w:pPr>
        <w:numPr>
          <w:ins w:id="402" w:author="John O'Connor" w:date="2010-01-06T14:26:00Z"/>
        </w:numPr>
        <w:spacing w:line="360" w:lineRule="atLeast"/>
        <w:ind w:left="720" w:hanging="720"/>
        <w:jc w:val="both"/>
        <w:rPr>
          <w:rFonts w:ascii="Times New Roman" w:hAnsi="Times New Roman"/>
          <w:sz w:val="28"/>
        </w:rPr>
      </w:pPr>
      <w:ins w:id="403" w:author="John O'Connor" w:date="2010-01-06T14:30:00Z">
        <w:r w:rsidRPr="00F9093F">
          <w:rPr>
            <w:rFonts w:ascii="Times New Roman" w:hAnsi="Times New Roman"/>
            <w:sz w:val="28"/>
          </w:rPr>
          <w:t>1)</w:t>
        </w:r>
        <w:r w:rsidRPr="00F9093F">
          <w:rPr>
            <w:rFonts w:ascii="Times New Roman" w:hAnsi="Times New Roman"/>
            <w:sz w:val="28"/>
          </w:rPr>
          <w:tab/>
        </w:r>
      </w:ins>
      <w:ins w:id="404" w:author="John O'Connor" w:date="2010-01-06T14:26:00Z">
        <w:r w:rsidRPr="00F9093F">
          <w:rPr>
            <w:rFonts w:ascii="Times New Roman" w:hAnsi="Times New Roman"/>
            <w:sz w:val="28"/>
          </w:rPr>
          <w:t>The convergents of</w:t>
        </w:r>
      </w:ins>
      <w:r w:rsidRPr="00F9093F">
        <w:rPr>
          <w:rFonts w:ascii="Times New Roman" w:hAnsi="Times New Roman"/>
          <w:sz w:val="28"/>
        </w:rPr>
        <w:t xml:space="preserve"> the continued fraction</w:t>
      </w:r>
      <w:proofErr w:type="gramStart"/>
      <w:r w:rsidRPr="00F9093F">
        <w:rPr>
          <w:rFonts w:ascii="Times New Roman" w:hAnsi="Times New Roman"/>
          <w:sz w:val="28"/>
        </w:rPr>
        <w:t>:</w:t>
      </w:r>
      <w:ins w:id="405" w:author="John O'Connor" w:date="2010-01-06T14:26:00Z">
        <w:r w:rsidRPr="00F9093F">
          <w:rPr>
            <w:rFonts w:ascii="Times New Roman" w:hAnsi="Times New Roman"/>
            <w:sz w:val="28"/>
          </w:rPr>
          <w:t xml:space="preserve"> </w:t>
        </w:r>
      </w:ins>
      <w:ins w:id="406" w:author="John O'Connor" w:date="2010-01-06T14:27:00Z">
        <w:r w:rsidRPr="00F9093F">
          <w:rPr>
            <w:rFonts w:ascii="Times New Roman" w:hAnsi="Times New Roman"/>
            <w:sz w:val="28"/>
          </w:rPr>
          <w:t xml:space="preserve"> [</w:t>
        </w:r>
        <w:proofErr w:type="gramEnd"/>
        <w:r w:rsidRPr="00F9093F">
          <w:rPr>
            <w:rFonts w:ascii="Times New Roman" w:hAnsi="Times New Roman"/>
            <w:sz w:val="28"/>
          </w:rPr>
          <w:t>1;  1, 1, 1, 1, ... ] are</w:t>
        </w:r>
      </w:ins>
      <w:bookmarkStart w:id="407" w:name="OLE_LINK268"/>
      <w:bookmarkStart w:id="408" w:name="OLE_LINK269"/>
    </w:p>
    <w:p w14:paraId="6868A5D7" w14:textId="77777777" w:rsidR="006D299A" w:rsidRPr="00F9093F" w:rsidRDefault="006D299A" w:rsidP="006D299A">
      <w:pPr>
        <w:spacing w:line="360" w:lineRule="atLeast"/>
        <w:ind w:left="720" w:hanging="720"/>
        <w:jc w:val="both"/>
        <w:rPr>
          <w:ins w:id="409" w:author="John O'Connor" w:date="2010-01-06T14:31:00Z"/>
          <w:rFonts w:ascii="Times New Roman" w:hAnsi="Times New Roman"/>
          <w:sz w:val="28"/>
        </w:rPr>
      </w:pPr>
      <w:r w:rsidRPr="00F9093F">
        <w:rPr>
          <w:rFonts w:ascii="Times New Roman" w:hAnsi="Times New Roman"/>
          <w:sz w:val="28"/>
        </w:rPr>
        <w:tab/>
        <w:t xml:space="preserve"> </w:t>
      </w:r>
      <w:r w:rsidRPr="000741EF">
        <w:rPr>
          <w:rFonts w:ascii="Times New Roman" w:hAnsi="Times New Roman"/>
          <w:position w:val="-24"/>
          <w:sz w:val="28"/>
        </w:rPr>
        <w:object w:dxaOrig="6000" w:dyaOrig="660" w14:anchorId="747CC00F">
          <v:shape id="_x0000_i1510" type="#_x0000_t75" style="width:300pt;height:32.8pt" o:ole="">
            <v:imagedata r:id="rId900" o:title=""/>
          </v:shape>
          <o:OLEObject Type="Embed" ProgID="Equation.3" ShapeID="_x0000_i1510" DrawAspect="Content" ObjectID="_1585227676" r:id="rId901"/>
        </w:object>
      </w:r>
      <w:bookmarkEnd w:id="407"/>
      <w:bookmarkEnd w:id="408"/>
      <w:ins w:id="410" w:author="John O'Connor" w:date="2010-01-06T14:29:00Z">
        <w:r w:rsidRPr="00F9093F">
          <w:rPr>
            <w:rFonts w:ascii="Times New Roman" w:hAnsi="Times New Roman"/>
            <w:sz w:val="28"/>
          </w:rPr>
          <w:t xml:space="preserve"> </w:t>
        </w:r>
      </w:ins>
      <w:r w:rsidRPr="00F9093F">
        <w:rPr>
          <w:rFonts w:ascii="Times New Roman" w:hAnsi="Times New Roman"/>
          <w:sz w:val="28"/>
        </w:rPr>
        <w:t>I</w:t>
      </w:r>
      <w:ins w:id="411" w:author="John O'Connor" w:date="2010-01-06T14:27:00Z">
        <w:r w:rsidRPr="00F9093F">
          <w:rPr>
            <w:rFonts w:ascii="Times New Roman" w:hAnsi="Times New Roman"/>
            <w:sz w:val="28"/>
          </w:rPr>
          <w:t>t is well-known that the ratios of successive Fibonacci numbers converge to</w:t>
        </w:r>
      </w:ins>
      <w:r w:rsidRPr="00F9093F">
        <w:rPr>
          <w:rFonts w:ascii="Times New Roman" w:hAnsi="Times New Roman"/>
          <w:sz w:val="28"/>
        </w:rPr>
        <w:t xml:space="preserve"> </w:t>
      </w:r>
      <w:ins w:id="412" w:author="John O'Connor" w:date="2010-01-06T14:30:00Z">
        <w:r w:rsidRPr="007A2D87">
          <w:rPr>
            <w:rFonts w:ascii="Times New Roman" w:hAnsi="Times New Roman"/>
            <w:position w:val="-24"/>
            <w:sz w:val="28"/>
          </w:rPr>
          <w:object w:dxaOrig="1220" w:dyaOrig="700" w14:anchorId="70E0FDED">
            <v:shape id="_x0000_i1511" type="#_x0000_t75" style="width:60.8pt;height:35.2pt" o:ole="">
              <v:imagedata r:id="rId902" o:title=""/>
            </v:shape>
            <o:OLEObject Type="Embed" ProgID="Equation.3" ShapeID="_x0000_i1511" DrawAspect="Content" ObjectID="_1585227677" r:id="rId903"/>
          </w:object>
        </w:r>
      </w:ins>
      <w:ins w:id="413" w:author="John O'Connor" w:date="2010-01-06T14:30:00Z">
        <w:r w:rsidRPr="00F9093F">
          <w:rPr>
            <w:rFonts w:ascii="Times New Roman" w:hAnsi="Times New Roman"/>
            <w:sz w:val="28"/>
          </w:rPr>
          <w:t>.</w:t>
        </w:r>
      </w:ins>
    </w:p>
    <w:p w14:paraId="11AF1A8D" w14:textId="77777777" w:rsidR="006D299A" w:rsidRPr="00F9093F" w:rsidRDefault="006D299A" w:rsidP="006D299A">
      <w:pPr>
        <w:spacing w:line="360" w:lineRule="atLeast"/>
        <w:ind w:left="720" w:hanging="720"/>
        <w:jc w:val="both"/>
        <w:rPr>
          <w:rFonts w:ascii="Times New Roman" w:hAnsi="Times New Roman"/>
          <w:sz w:val="28"/>
        </w:rPr>
      </w:pPr>
    </w:p>
    <w:p w14:paraId="059A46DA" w14:textId="77777777" w:rsidR="006D299A" w:rsidRPr="00F9093F" w:rsidRDefault="006D299A" w:rsidP="006D299A">
      <w:pPr>
        <w:numPr>
          <w:ins w:id="414" w:author="John O'Connor" w:date="2010-01-06T14:31:00Z"/>
        </w:numPr>
        <w:spacing w:line="360" w:lineRule="atLeast"/>
        <w:ind w:left="720" w:hanging="720"/>
        <w:jc w:val="both"/>
        <w:rPr>
          <w:ins w:id="415" w:author="John O'Connor" w:date="2010-01-06T14:39:00Z"/>
          <w:rFonts w:ascii="Times New Roman" w:hAnsi="Times New Roman"/>
          <w:sz w:val="28"/>
        </w:rPr>
      </w:pPr>
      <w:ins w:id="416" w:author="John O'Connor" w:date="2010-01-06T14:31:00Z">
        <w:r w:rsidRPr="00F9093F">
          <w:rPr>
            <w:rFonts w:ascii="Times New Roman" w:hAnsi="Times New Roman"/>
            <w:sz w:val="28"/>
          </w:rPr>
          <w:t>2)</w:t>
        </w:r>
        <w:r w:rsidRPr="00F9093F">
          <w:rPr>
            <w:rFonts w:ascii="Times New Roman" w:hAnsi="Times New Roman"/>
            <w:sz w:val="28"/>
          </w:rPr>
          <w:tab/>
          <w:t>The convergents of the continued fractio</w:t>
        </w:r>
      </w:ins>
      <w:ins w:id="417" w:author="John O'Connor" w:date="2010-01-06T14:32:00Z">
        <w:r w:rsidRPr="00F9093F">
          <w:rPr>
            <w:rFonts w:ascii="Times New Roman" w:hAnsi="Times New Roman"/>
            <w:sz w:val="28"/>
          </w:rPr>
          <w:t>n</w:t>
        </w:r>
      </w:ins>
      <w:ins w:id="418" w:author="John O'Connor" w:date="2010-01-06T14:31:00Z">
        <w:r w:rsidRPr="00F9093F">
          <w:rPr>
            <w:rFonts w:ascii="Times New Roman" w:hAnsi="Times New Roman"/>
            <w:sz w:val="28"/>
          </w:rPr>
          <w:t xml:space="preserve"> [</w:t>
        </w:r>
        <w:proofErr w:type="gramStart"/>
        <w:r w:rsidRPr="00F9093F">
          <w:rPr>
            <w:rFonts w:ascii="Times New Roman" w:hAnsi="Times New Roman"/>
            <w:sz w:val="28"/>
          </w:rPr>
          <w:t>3;  7</w:t>
        </w:r>
        <w:proofErr w:type="gramEnd"/>
        <w:r w:rsidRPr="00F9093F">
          <w:rPr>
            <w:rFonts w:ascii="Times New Roman" w:hAnsi="Times New Roman"/>
            <w:sz w:val="28"/>
          </w:rPr>
          <w:t>, 15, 1, 292, 1, 1, 1, 2, ... ]</w:t>
        </w:r>
      </w:ins>
      <w:ins w:id="419" w:author="John O'Connor" w:date="2010-01-06T14:32:00Z">
        <w:r w:rsidRPr="00F9093F">
          <w:rPr>
            <w:rFonts w:ascii="Times New Roman" w:hAnsi="Times New Roman"/>
            <w:sz w:val="28"/>
          </w:rPr>
          <w:t xml:space="preserve"> calculated for </w:t>
        </w:r>
        <w:r w:rsidRPr="00F9093F">
          <w:rPr>
            <w:rFonts w:ascii="Times New Roman" w:hAnsi="Times New Roman"/>
            <w:i/>
            <w:sz w:val="28"/>
            <w:rPrChange w:id="420" w:author="John O'Connor" w:date="2010-01-06T14:46:00Z">
              <w:rPr>
                <w:rFonts w:ascii="Times New Roman" w:hAnsi="Times New Roman"/>
                <w:sz w:val="28"/>
              </w:rPr>
            </w:rPrChange>
          </w:rPr>
          <w:t>π</w:t>
        </w:r>
        <w:r w:rsidRPr="00F9093F">
          <w:rPr>
            <w:rFonts w:ascii="Times New Roman" w:hAnsi="Times New Roman"/>
            <w:sz w:val="28"/>
          </w:rPr>
          <w:t xml:space="preserve"> are </w:t>
        </w:r>
      </w:ins>
      <w:bookmarkStart w:id="421" w:name="OLE_LINK272"/>
      <w:bookmarkStart w:id="422" w:name="OLE_LINK273"/>
      <w:r w:rsidRPr="000741EF">
        <w:rPr>
          <w:rFonts w:ascii="Times New Roman" w:hAnsi="Times New Roman"/>
          <w:position w:val="-24"/>
          <w:sz w:val="28"/>
        </w:rPr>
        <w:object w:dxaOrig="5360" w:dyaOrig="660" w14:anchorId="027A5E52">
          <v:shape id="_x0000_i1512" type="#_x0000_t75" style="width:268pt;height:32.8pt" o:ole="">
            <v:imagedata r:id="rId904" o:title=""/>
          </v:shape>
          <o:OLEObject Type="Embed" ProgID="Equation.3" ShapeID="_x0000_i1512" DrawAspect="Content" ObjectID="_1585227678" r:id="rId905"/>
        </w:object>
      </w:r>
      <w:bookmarkEnd w:id="421"/>
      <w:bookmarkEnd w:id="422"/>
      <w:ins w:id="423" w:author="John O'Connor" w:date="2010-01-06T14:33:00Z">
        <w:r w:rsidRPr="00F9093F">
          <w:rPr>
            <w:rFonts w:ascii="Times New Roman" w:hAnsi="Times New Roman"/>
            <w:sz w:val="28"/>
          </w:rPr>
          <w:t xml:space="preserve"> </w:t>
        </w:r>
      </w:ins>
      <w:ins w:id="424" w:author="John O'Connor" w:date="2010-01-06T14:34:00Z">
        <w:r w:rsidRPr="00F9093F">
          <w:rPr>
            <w:rFonts w:ascii="Times New Roman" w:hAnsi="Times New Roman"/>
            <w:sz w:val="28"/>
          </w:rPr>
          <w:t xml:space="preserve"> which </w:t>
        </w:r>
      </w:ins>
      <w:r w:rsidRPr="00F9093F">
        <w:rPr>
          <w:rFonts w:ascii="Times New Roman" w:hAnsi="Times New Roman"/>
          <w:sz w:val="28"/>
        </w:rPr>
        <w:t>have</w:t>
      </w:r>
      <w:ins w:id="425" w:author="John O'Connor" w:date="2010-01-06T14:34:00Z">
        <w:r w:rsidRPr="00F9093F">
          <w:rPr>
            <w:rFonts w:ascii="Times New Roman" w:hAnsi="Times New Roman"/>
            <w:sz w:val="28"/>
          </w:rPr>
          <w:t xml:space="preserve"> decimal approximations</w:t>
        </w:r>
      </w:ins>
      <w:r w:rsidRPr="00F9093F">
        <w:rPr>
          <w:rFonts w:ascii="Times New Roman" w:hAnsi="Times New Roman"/>
          <w:sz w:val="28"/>
        </w:rPr>
        <w:t xml:space="preserve">: </w:t>
      </w:r>
      <w:ins w:id="426" w:author="John O'Connor" w:date="2010-01-06T14:37:00Z">
        <w:r w:rsidRPr="00F9093F">
          <w:rPr>
            <w:rFonts w:ascii="Times New Roman" w:hAnsi="Times New Roman"/>
            <w:sz w:val="28"/>
          </w:rPr>
          <w:t>3, 3.142857...</w:t>
        </w:r>
      </w:ins>
      <w:r w:rsidRPr="00F9093F">
        <w:rPr>
          <w:rFonts w:ascii="Times New Roman" w:hAnsi="Times New Roman"/>
          <w:sz w:val="28"/>
        </w:rPr>
        <w:t xml:space="preserve"> </w:t>
      </w:r>
      <w:ins w:id="427" w:author="John O'Connor" w:date="2010-01-06T14:37:00Z">
        <w:r w:rsidRPr="00F9093F">
          <w:rPr>
            <w:rFonts w:ascii="Times New Roman" w:hAnsi="Times New Roman"/>
            <w:sz w:val="28"/>
          </w:rPr>
          <w:t>, 3.141509...</w:t>
        </w:r>
      </w:ins>
      <w:r w:rsidRPr="00F9093F">
        <w:rPr>
          <w:rFonts w:ascii="Times New Roman" w:hAnsi="Times New Roman"/>
          <w:sz w:val="28"/>
        </w:rPr>
        <w:t xml:space="preserve"> </w:t>
      </w:r>
      <w:ins w:id="428" w:author="John O'Connor" w:date="2010-01-06T14:37:00Z">
        <w:r w:rsidRPr="00F9093F">
          <w:rPr>
            <w:rFonts w:ascii="Times New Roman" w:hAnsi="Times New Roman"/>
            <w:sz w:val="28"/>
          </w:rPr>
          <w:t>, 3.141592...</w:t>
        </w:r>
      </w:ins>
      <w:r w:rsidRPr="00F9093F">
        <w:rPr>
          <w:rFonts w:ascii="Times New Roman" w:hAnsi="Times New Roman"/>
          <w:sz w:val="28"/>
        </w:rPr>
        <w:t xml:space="preserve"> </w:t>
      </w:r>
      <w:ins w:id="429" w:author="John O'Connor" w:date="2010-01-06T14:38:00Z">
        <w:r w:rsidRPr="00F9093F">
          <w:rPr>
            <w:rFonts w:ascii="Times New Roman" w:hAnsi="Times New Roman"/>
            <w:sz w:val="28"/>
          </w:rPr>
          <w:t>, ...</w:t>
        </w:r>
      </w:ins>
    </w:p>
    <w:p w14:paraId="0A9CD272" w14:textId="77777777" w:rsidR="006D299A" w:rsidRPr="00F9093F" w:rsidRDefault="006D299A" w:rsidP="006D299A">
      <w:pPr>
        <w:spacing w:line="360" w:lineRule="atLeast"/>
        <w:ind w:left="720" w:hanging="720"/>
        <w:jc w:val="both"/>
        <w:rPr>
          <w:rFonts w:ascii="Times New Roman" w:hAnsi="Times New Roman"/>
          <w:sz w:val="28"/>
        </w:rPr>
      </w:pPr>
    </w:p>
    <w:p w14:paraId="3D420A33" w14:textId="77777777" w:rsidR="006D299A" w:rsidRPr="00F9093F" w:rsidRDefault="006D299A" w:rsidP="006D299A">
      <w:pPr>
        <w:numPr>
          <w:ins w:id="430" w:author="John O'Connor" w:date="2010-01-06T14:39:00Z"/>
        </w:numPr>
        <w:spacing w:line="360" w:lineRule="atLeast"/>
        <w:ind w:left="720" w:hanging="720"/>
        <w:jc w:val="both"/>
        <w:rPr>
          <w:ins w:id="431" w:author="John O'Connor" w:date="2010-01-06T14:49:00Z"/>
          <w:rFonts w:ascii="Times New Roman" w:hAnsi="Times New Roman"/>
          <w:sz w:val="28"/>
        </w:rPr>
      </w:pPr>
      <w:ins w:id="432" w:author="John O'Connor" w:date="2010-01-06T14:39:00Z">
        <w:r w:rsidRPr="00F9093F">
          <w:rPr>
            <w:rFonts w:ascii="Times New Roman" w:hAnsi="Times New Roman"/>
            <w:sz w:val="28"/>
          </w:rPr>
          <w:t>3)</w:t>
        </w:r>
        <w:r w:rsidRPr="00F9093F">
          <w:rPr>
            <w:rFonts w:ascii="Times New Roman" w:hAnsi="Times New Roman"/>
            <w:sz w:val="28"/>
          </w:rPr>
          <w:tab/>
          <w:t>The convergents of our first (rational</w:t>
        </w:r>
      </w:ins>
      <w:ins w:id="433" w:author="John O'Connor" w:date="2010-01-06T14:40:00Z">
        <w:r w:rsidRPr="00F9093F">
          <w:rPr>
            <w:rFonts w:ascii="Times New Roman" w:hAnsi="Times New Roman"/>
            <w:sz w:val="28"/>
          </w:rPr>
          <w:t>)</w:t>
        </w:r>
      </w:ins>
      <w:ins w:id="434" w:author="John O'Connor" w:date="2010-01-06T14:39:00Z">
        <w:r w:rsidRPr="00F9093F">
          <w:rPr>
            <w:rFonts w:ascii="Times New Roman" w:hAnsi="Times New Roman"/>
            <w:sz w:val="28"/>
          </w:rPr>
          <w:t xml:space="preserve"> example</w:t>
        </w:r>
        <w:proofErr w:type="gramStart"/>
        <w:r w:rsidRPr="00F9093F">
          <w:rPr>
            <w:rFonts w:ascii="Times New Roman" w:hAnsi="Times New Roman"/>
            <w:sz w:val="28"/>
          </w:rPr>
          <w:t xml:space="preserve">  </w:t>
        </w:r>
      </w:ins>
      <w:ins w:id="435" w:author="John O'Connor" w:date="2010-01-06T14:40:00Z">
        <w:r w:rsidRPr="00F9093F">
          <w:rPr>
            <w:rFonts w:ascii="Times New Roman" w:hAnsi="Times New Roman"/>
            <w:sz w:val="28"/>
          </w:rPr>
          <w:t xml:space="preserve"> [</w:t>
        </w:r>
        <w:proofErr w:type="gramEnd"/>
        <w:r w:rsidRPr="00F9093F">
          <w:rPr>
            <w:rFonts w:ascii="Times New Roman" w:hAnsi="Times New Roman"/>
            <w:sz w:val="28"/>
          </w:rPr>
          <w:t>11; 2, 5, 1, 2] are</w:t>
        </w:r>
      </w:ins>
      <w:ins w:id="436" w:author="John O'Connor" w:date="2010-01-06T14:41:00Z">
        <w:r w:rsidRPr="00F9093F">
          <w:rPr>
            <w:rFonts w:ascii="Times New Roman" w:hAnsi="Times New Roman"/>
            <w:sz w:val="28"/>
          </w:rPr>
          <w:t xml:space="preserve"> </w:t>
        </w:r>
      </w:ins>
      <w:ins w:id="437" w:author="John O'Connor" w:date="2010-01-06T14:41:00Z">
        <w:r w:rsidRPr="000741EF">
          <w:rPr>
            <w:rFonts w:ascii="Times New Roman" w:hAnsi="Times New Roman"/>
            <w:position w:val="-24"/>
            <w:sz w:val="28"/>
          </w:rPr>
          <w:object w:dxaOrig="7280" w:dyaOrig="660" w14:anchorId="2B810E96">
            <v:shape id="_x0000_i1513" type="#_x0000_t75" style="width:364pt;height:32.8pt" o:ole="">
              <v:imagedata r:id="rId906" o:title=""/>
            </v:shape>
            <o:OLEObject Type="Embed" ProgID="Equation.3" ShapeID="_x0000_i1513" DrawAspect="Content" ObjectID="_1585227679" r:id="rId907"/>
          </w:object>
        </w:r>
      </w:ins>
      <w:ins w:id="438" w:author="John O'Connor" w:date="2010-01-06T14:42:00Z">
        <w:r w:rsidRPr="00F9093F">
          <w:rPr>
            <w:rFonts w:ascii="Times New Roman" w:hAnsi="Times New Roman"/>
            <w:sz w:val="28"/>
          </w:rPr>
          <w:t xml:space="preserve"> which finishes with the number we started with.</w:t>
        </w:r>
      </w:ins>
    </w:p>
    <w:p w14:paraId="298E1581" w14:textId="77777777" w:rsidR="006D299A" w:rsidRPr="00F9093F" w:rsidRDefault="006D299A" w:rsidP="006D299A">
      <w:pPr>
        <w:numPr>
          <w:ins w:id="439" w:author="John O'Connor" w:date="2010-01-06T14:50:00Z"/>
        </w:numPr>
        <w:spacing w:line="360" w:lineRule="atLeast"/>
        <w:ind w:left="720" w:hanging="720"/>
        <w:jc w:val="both"/>
        <w:rPr>
          <w:ins w:id="440" w:author="John O'Connor" w:date="2010-01-06T14:50:00Z"/>
          <w:rFonts w:ascii="Times New Roman" w:hAnsi="Times New Roman"/>
          <w:sz w:val="28"/>
        </w:rPr>
      </w:pPr>
    </w:p>
    <w:p w14:paraId="4ADBBA92" w14:textId="77777777" w:rsidR="006D299A" w:rsidRPr="00F9093F" w:rsidRDefault="006D299A" w:rsidP="006D299A">
      <w:pPr>
        <w:numPr>
          <w:ins w:id="441" w:author="John O'Connor" w:date="2010-01-06T14:58:00Z"/>
        </w:numPr>
        <w:spacing w:line="360" w:lineRule="atLeast"/>
        <w:ind w:left="720" w:hanging="720"/>
        <w:jc w:val="both"/>
        <w:rPr>
          <w:rFonts w:ascii="Times New Roman" w:hAnsi="Times New Roman"/>
          <w:sz w:val="28"/>
        </w:rPr>
      </w:pPr>
      <w:ins w:id="442" w:author="John O'Connor" w:date="2010-01-06T14:50:00Z">
        <w:r w:rsidRPr="00F9093F">
          <w:rPr>
            <w:rFonts w:ascii="Times New Roman" w:hAnsi="Times New Roman"/>
            <w:b/>
            <w:sz w:val="28"/>
            <w:rPrChange w:id="443" w:author="John O'Connor" w:date="2010-01-06T14:56:00Z">
              <w:rPr>
                <w:rFonts w:ascii="Times New Roman" w:hAnsi="Times New Roman"/>
                <w:sz w:val="28"/>
              </w:rPr>
            </w:rPrChange>
          </w:rPr>
          <w:t>Remarks</w:t>
        </w:r>
      </w:ins>
    </w:p>
    <w:p w14:paraId="6A916288" w14:textId="77777777" w:rsidR="006D299A" w:rsidRPr="00F9093F" w:rsidRDefault="006D299A" w:rsidP="006D299A">
      <w:pPr>
        <w:numPr>
          <w:ins w:id="444" w:author="John O'Connor" w:date="2010-01-06T14:58:00Z"/>
        </w:numPr>
        <w:spacing w:line="360" w:lineRule="atLeast"/>
        <w:ind w:left="720" w:hanging="720"/>
        <w:jc w:val="both"/>
        <w:rPr>
          <w:ins w:id="445" w:author="John O'Connor" w:date="2010-01-06T14:58:00Z"/>
          <w:rFonts w:ascii="Times New Roman" w:hAnsi="Times New Roman"/>
          <w:sz w:val="28"/>
        </w:rPr>
      </w:pPr>
      <w:ins w:id="446" w:author="John O'Connor" w:date="2010-01-06T14:58:00Z">
        <w:r w:rsidRPr="00F9093F">
          <w:rPr>
            <w:rFonts w:ascii="Times New Roman" w:hAnsi="Times New Roman"/>
            <w:sz w:val="28"/>
          </w:rPr>
          <w:t>1)</w:t>
        </w:r>
        <w:r w:rsidRPr="00F9093F">
          <w:rPr>
            <w:rFonts w:ascii="Times New Roman" w:hAnsi="Times New Roman"/>
            <w:sz w:val="28"/>
          </w:rPr>
          <w:tab/>
          <w:t>We will see later that the sequence of convergents of the continued fraction of an irrational</w:t>
        </w:r>
      </w:ins>
      <w:ins w:id="447" w:author="John O'Connor" w:date="2010-01-06T14:59:00Z">
        <w:r w:rsidRPr="00F9093F">
          <w:rPr>
            <w:rFonts w:ascii="Times New Roman" w:hAnsi="Times New Roman"/>
            <w:sz w:val="28"/>
          </w:rPr>
          <w:t xml:space="preserve"> </w:t>
        </w:r>
      </w:ins>
      <w:r w:rsidRPr="00F30F29">
        <w:rPr>
          <w:rFonts w:ascii="Symbol" w:hAnsi="Symbol"/>
          <w:i/>
          <w:sz w:val="28"/>
        </w:rPr>
        <w:t></w:t>
      </w:r>
      <w:ins w:id="448" w:author="John O'Connor" w:date="2010-01-06T14:58:00Z">
        <w:r w:rsidRPr="00F9093F">
          <w:rPr>
            <w:rFonts w:ascii="Times New Roman" w:hAnsi="Times New Roman"/>
            <w:sz w:val="28"/>
          </w:rPr>
          <w:t xml:space="preserve"> does</w:t>
        </w:r>
      </w:ins>
      <w:ins w:id="449" w:author="John O'Connor" w:date="2010-01-06T14:59:00Z">
        <w:r w:rsidRPr="00F9093F">
          <w:rPr>
            <w:rFonts w:ascii="Times New Roman" w:hAnsi="Times New Roman"/>
            <w:sz w:val="28"/>
          </w:rPr>
          <w:t xml:space="preserve"> indeed</w:t>
        </w:r>
      </w:ins>
      <w:ins w:id="450" w:author="John O'Connor" w:date="2010-01-06T14:58:00Z">
        <w:r w:rsidRPr="00F9093F">
          <w:rPr>
            <w:rFonts w:ascii="Times New Roman" w:hAnsi="Times New Roman"/>
            <w:sz w:val="28"/>
          </w:rPr>
          <w:t xml:space="preserve"> converge to </w:t>
        </w:r>
      </w:ins>
      <w:r w:rsidRPr="00F30F29">
        <w:rPr>
          <w:rFonts w:ascii="Symbol" w:hAnsi="Symbol"/>
          <w:i/>
          <w:sz w:val="28"/>
        </w:rPr>
        <w:t></w:t>
      </w:r>
      <w:ins w:id="451" w:author="John O'Connor" w:date="2010-01-06T14:58:00Z">
        <w:r w:rsidRPr="00F9093F">
          <w:rPr>
            <w:rFonts w:ascii="Times New Roman" w:hAnsi="Times New Roman"/>
            <w:sz w:val="28"/>
          </w:rPr>
          <w:t>.</w:t>
        </w:r>
      </w:ins>
    </w:p>
    <w:p w14:paraId="667DE008" w14:textId="77777777" w:rsidR="006D299A" w:rsidRPr="00F9093F" w:rsidRDefault="006D299A" w:rsidP="006D299A">
      <w:pPr>
        <w:numPr>
          <w:ins w:id="452" w:author="John O'Connor" w:date="2010-01-06T14:58:00Z"/>
        </w:numPr>
        <w:spacing w:line="360" w:lineRule="atLeast"/>
        <w:ind w:left="720" w:hanging="720"/>
        <w:jc w:val="both"/>
        <w:rPr>
          <w:ins w:id="453" w:author="John O'Connor" w:date="2010-01-06T14:58:00Z"/>
          <w:rFonts w:ascii="Times New Roman" w:hAnsi="Times New Roman"/>
          <w:sz w:val="28"/>
        </w:rPr>
      </w:pPr>
    </w:p>
    <w:p w14:paraId="060890F1" w14:textId="77777777" w:rsidR="006D299A" w:rsidRPr="00F9093F" w:rsidRDefault="006D299A" w:rsidP="006D299A">
      <w:pPr>
        <w:numPr>
          <w:ins w:id="454" w:author="John O'Connor" w:date="2010-01-06T14:49:00Z"/>
        </w:numPr>
        <w:spacing w:line="360" w:lineRule="atLeast"/>
        <w:ind w:left="720" w:hanging="720"/>
        <w:jc w:val="both"/>
        <w:rPr>
          <w:ins w:id="455" w:author="John O'Connor" w:date="2010-01-06T14:51:00Z"/>
          <w:rFonts w:ascii="Times New Roman" w:hAnsi="Times New Roman"/>
          <w:sz w:val="28"/>
        </w:rPr>
      </w:pPr>
      <w:ins w:id="456" w:author="John O'Connor" w:date="2010-01-06T14:59:00Z">
        <w:r w:rsidRPr="00F9093F">
          <w:rPr>
            <w:rFonts w:ascii="Times New Roman" w:hAnsi="Times New Roman"/>
            <w:sz w:val="28"/>
          </w:rPr>
          <w:t>2</w:t>
        </w:r>
      </w:ins>
      <w:ins w:id="457" w:author="John O'Connor" w:date="2010-01-06T14:50:00Z">
        <w:r w:rsidRPr="00F9093F">
          <w:rPr>
            <w:rFonts w:ascii="Times New Roman" w:hAnsi="Times New Roman"/>
            <w:sz w:val="28"/>
          </w:rPr>
          <w:t>)</w:t>
        </w:r>
        <w:r w:rsidRPr="00F9093F">
          <w:rPr>
            <w:rFonts w:ascii="Times New Roman" w:hAnsi="Times New Roman"/>
            <w:sz w:val="28"/>
          </w:rPr>
          <w:tab/>
        </w:r>
      </w:ins>
      <w:r w:rsidRPr="00F9093F">
        <w:rPr>
          <w:rFonts w:ascii="Times New Roman" w:hAnsi="Times New Roman"/>
          <w:sz w:val="28"/>
        </w:rPr>
        <w:t>T</w:t>
      </w:r>
      <w:ins w:id="458" w:author="John O'Connor" w:date="2010-01-06T14:50:00Z">
        <w:r w:rsidRPr="00F9093F">
          <w:rPr>
            <w:rFonts w:ascii="Times New Roman" w:hAnsi="Times New Roman"/>
            <w:sz w:val="28"/>
          </w:rPr>
          <w:t>he nu</w:t>
        </w:r>
      </w:ins>
      <w:ins w:id="459" w:author="John O'Connor" w:date="2010-01-06T14:51:00Z">
        <w:r w:rsidRPr="00F9093F">
          <w:rPr>
            <w:rFonts w:ascii="Times New Roman" w:hAnsi="Times New Roman"/>
            <w:sz w:val="28"/>
          </w:rPr>
          <w:t>mb</w:t>
        </w:r>
      </w:ins>
      <w:ins w:id="460" w:author="John O'Connor" w:date="2010-01-06T14:50:00Z">
        <w:r w:rsidRPr="00F9093F">
          <w:rPr>
            <w:rFonts w:ascii="Times New Roman" w:hAnsi="Times New Roman"/>
            <w:sz w:val="28"/>
          </w:rPr>
          <w:t xml:space="preserve">ers </w:t>
        </w:r>
      </w:ins>
      <w:bookmarkStart w:id="461" w:name="OLE_LINK274"/>
      <w:bookmarkStart w:id="462" w:name="OLE_LINK275"/>
      <w:r w:rsidRPr="00F9093F">
        <w:rPr>
          <w:rFonts w:ascii="Times New Roman" w:hAnsi="Times New Roman"/>
          <w:position w:val="-10"/>
          <w:sz w:val="28"/>
        </w:rPr>
        <w:object w:dxaOrig="340" w:dyaOrig="340" w14:anchorId="11195D13">
          <v:shape id="_x0000_i1514" type="#_x0000_t75" style="width:16.8pt;height:16.8pt" o:ole="">
            <v:imagedata r:id="rId908" o:title=""/>
          </v:shape>
          <o:OLEObject Type="Embed" ProgID="Equation.3" ShapeID="_x0000_i1514" DrawAspect="Content" ObjectID="_1585227680" r:id="rId909"/>
        </w:object>
      </w:r>
      <w:bookmarkEnd w:id="461"/>
      <w:bookmarkEnd w:id="462"/>
      <w:ins w:id="463" w:author="John O'Connor" w:date="2010-01-06T14:51:00Z">
        <w:r w:rsidRPr="00F9093F">
          <w:rPr>
            <w:rFonts w:ascii="Times New Roman" w:hAnsi="Times New Roman"/>
            <w:sz w:val="28"/>
          </w:rPr>
          <w:t xml:space="preserve"> and </w:t>
        </w:r>
      </w:ins>
      <w:bookmarkStart w:id="464" w:name="OLE_LINK276"/>
      <w:bookmarkStart w:id="465" w:name="OLE_LINK277"/>
      <w:ins w:id="466" w:author="John O'Connor" w:date="2010-01-06T14:51:00Z">
        <w:r w:rsidRPr="00F919D6">
          <w:rPr>
            <w:rFonts w:ascii="Times New Roman" w:hAnsi="Times New Roman"/>
            <w:position w:val="-10"/>
            <w:sz w:val="28"/>
          </w:rPr>
          <w:object w:dxaOrig="300" w:dyaOrig="340" w14:anchorId="15145E73">
            <v:shape id="_x0000_i1515" type="#_x0000_t75" style="width:15.2pt;height:16.8pt" o:ole="">
              <v:imagedata r:id="rId910" o:title=""/>
            </v:shape>
            <o:OLEObject Type="Embed" ProgID="Equation.3" ShapeID="_x0000_i1515" DrawAspect="Content" ObjectID="_1585227681" r:id="rId911"/>
          </w:object>
        </w:r>
      </w:ins>
      <w:bookmarkEnd w:id="464"/>
      <w:bookmarkEnd w:id="465"/>
      <w:ins w:id="467" w:author="John O'Connor" w:date="2010-01-06T14:51:00Z">
        <w:r w:rsidRPr="00F9093F">
          <w:rPr>
            <w:rFonts w:ascii="Times New Roman" w:hAnsi="Times New Roman"/>
            <w:sz w:val="28"/>
          </w:rPr>
          <w:t xml:space="preserve"> whose ratios are the convergents are coprime.</w:t>
        </w:r>
      </w:ins>
    </w:p>
    <w:p w14:paraId="11AD0E99" w14:textId="77777777" w:rsidR="006D299A" w:rsidRPr="00F9093F" w:rsidRDefault="006D299A" w:rsidP="006D299A">
      <w:pPr>
        <w:numPr>
          <w:ins w:id="468" w:author="John O'Connor" w:date="2010-01-06T14:52:00Z"/>
        </w:numPr>
        <w:spacing w:line="360" w:lineRule="atLeast"/>
        <w:ind w:left="720" w:hanging="720"/>
        <w:jc w:val="both"/>
        <w:rPr>
          <w:ins w:id="469" w:author="John O'Connor" w:date="2010-01-06T14:52:00Z"/>
          <w:rFonts w:ascii="Times New Roman" w:hAnsi="Times New Roman"/>
          <w:sz w:val="28"/>
        </w:rPr>
      </w:pPr>
    </w:p>
    <w:p w14:paraId="3715BB08" w14:textId="77777777" w:rsidR="006D299A" w:rsidRPr="00F9093F" w:rsidRDefault="006D299A" w:rsidP="006D299A">
      <w:pPr>
        <w:numPr>
          <w:ins w:id="470" w:author="John O'Connor" w:date="2010-01-06T11:56:00Z"/>
        </w:numPr>
        <w:spacing w:line="360" w:lineRule="atLeast"/>
        <w:ind w:left="720" w:hanging="720"/>
        <w:jc w:val="both"/>
        <w:rPr>
          <w:rFonts w:ascii="Times New Roman" w:hAnsi="Times New Roman"/>
          <w:sz w:val="28"/>
        </w:rPr>
      </w:pPr>
      <w:ins w:id="471" w:author="John O'Connor" w:date="2010-01-06T14:59:00Z">
        <w:r w:rsidRPr="00F9093F">
          <w:rPr>
            <w:rFonts w:ascii="Times New Roman" w:hAnsi="Times New Roman"/>
            <w:sz w:val="28"/>
          </w:rPr>
          <w:t>3</w:t>
        </w:r>
      </w:ins>
      <w:ins w:id="472" w:author="John O'Connor" w:date="2010-01-06T14:52:00Z">
        <w:r w:rsidRPr="00F9093F">
          <w:rPr>
            <w:rFonts w:ascii="Times New Roman" w:hAnsi="Times New Roman"/>
            <w:sz w:val="28"/>
          </w:rPr>
          <w:t>)</w:t>
        </w:r>
        <w:r w:rsidRPr="00F9093F">
          <w:rPr>
            <w:rFonts w:ascii="Times New Roman" w:hAnsi="Times New Roman"/>
            <w:sz w:val="28"/>
          </w:rPr>
          <w:tab/>
          <w:t xml:space="preserve">The numbers </w:t>
        </w:r>
      </w:ins>
      <w:ins w:id="473" w:author="John O'Connor" w:date="2010-01-06T14:52:00Z">
        <w:r w:rsidRPr="00F9093F">
          <w:rPr>
            <w:rFonts w:ascii="Times New Roman" w:hAnsi="Times New Roman"/>
            <w:position w:val="-10"/>
            <w:sz w:val="28"/>
          </w:rPr>
          <w:object w:dxaOrig="300" w:dyaOrig="340" w14:anchorId="49780C43">
            <v:shape id="_x0000_i1516" type="#_x0000_t75" style="width:15.2pt;height:16.8pt" o:ole="">
              <v:imagedata r:id="rId910" o:title=""/>
            </v:shape>
            <o:OLEObject Type="Embed" ProgID="Equation.3" ShapeID="_x0000_i1516" DrawAspect="Content" ObjectID="_1585227682" r:id="rId912"/>
          </w:object>
        </w:r>
      </w:ins>
      <w:ins w:id="474" w:author="John O'Connor" w:date="2010-01-06T14:52:00Z">
        <w:r w:rsidRPr="00F9093F">
          <w:rPr>
            <w:rFonts w:ascii="Times New Roman" w:hAnsi="Times New Roman"/>
            <w:sz w:val="28"/>
          </w:rPr>
          <w:t xml:space="preserve"> increase as </w:t>
        </w:r>
        <w:r w:rsidRPr="00F9093F">
          <w:rPr>
            <w:rFonts w:ascii="Times New Roman" w:hAnsi="Times New Roman"/>
            <w:i/>
            <w:sz w:val="28"/>
            <w:rPrChange w:id="475" w:author="John O'Connor" w:date="2010-01-06T14:52:00Z">
              <w:rPr>
                <w:rFonts w:ascii="Times New Roman" w:hAnsi="Times New Roman"/>
                <w:sz w:val="28"/>
              </w:rPr>
            </w:rPrChange>
          </w:rPr>
          <w:t>n</w:t>
        </w:r>
        <w:r w:rsidRPr="00F9093F">
          <w:rPr>
            <w:rFonts w:ascii="Times New Roman" w:hAnsi="Times New Roman"/>
            <w:sz w:val="28"/>
          </w:rPr>
          <w:t xml:space="preserve"> increases.</w:t>
        </w:r>
      </w:ins>
    </w:p>
    <w:p w14:paraId="57B4E544" w14:textId="77777777" w:rsidR="006D299A" w:rsidRPr="00F9093F" w:rsidRDefault="006D299A" w:rsidP="006D299A">
      <w:pPr>
        <w:spacing w:line="360" w:lineRule="atLeast"/>
        <w:ind w:left="720" w:hanging="720"/>
        <w:jc w:val="both"/>
        <w:rPr>
          <w:rFonts w:ascii="Times New Roman" w:hAnsi="Times New Roman"/>
          <w:sz w:val="28"/>
        </w:rPr>
      </w:pPr>
    </w:p>
    <w:p w14:paraId="51CC46DB"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4)</w:t>
      </w:r>
      <w:r w:rsidRPr="00F9093F">
        <w:rPr>
          <w:rFonts w:ascii="Times New Roman" w:hAnsi="Times New Roman"/>
          <w:sz w:val="28"/>
        </w:rPr>
        <w:tab/>
        <w:t xml:space="preserve">What we are considering are sometimes called simple continued fractions to distinguish them from the more general </w:t>
      </w:r>
      <w:r w:rsidRPr="00572836">
        <w:rPr>
          <w:rFonts w:ascii="Times New Roman" w:hAnsi="Times New Roman"/>
          <w:position w:val="-32"/>
          <w:sz w:val="28"/>
        </w:rPr>
        <w:object w:dxaOrig="2400" w:dyaOrig="740" w14:anchorId="1D7B3FCF">
          <v:shape id="_x0000_i1517" type="#_x0000_t75" style="width:120pt;height:36.8pt" o:ole="">
            <v:imagedata r:id="rId913" o:title=""/>
          </v:shape>
          <o:OLEObject Type="Embed" ProgID="Equation.3" ShapeID="_x0000_i1517" DrawAspect="Content" ObjectID="_1585227683" r:id="rId914"/>
        </w:object>
      </w:r>
      <w:r w:rsidRPr="00F9093F">
        <w:rPr>
          <w:rFonts w:ascii="Times New Roman" w:hAnsi="Times New Roman"/>
          <w:sz w:val="28"/>
        </w:rPr>
        <w:t xml:space="preserve"> .</w:t>
      </w:r>
    </w:p>
    <w:p w14:paraId="24C721A4" w14:textId="77777777" w:rsidR="006D299A" w:rsidRPr="00F9093F" w:rsidRDefault="006D299A" w:rsidP="006D299A">
      <w:pPr>
        <w:spacing w:line="360" w:lineRule="atLeast"/>
        <w:ind w:left="720" w:hanging="720"/>
        <w:jc w:val="both"/>
        <w:rPr>
          <w:rFonts w:ascii="Times New Roman" w:hAnsi="Times New Roman"/>
          <w:sz w:val="28"/>
        </w:rPr>
      </w:pPr>
    </w:p>
    <w:p w14:paraId="06626181"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5)</w:t>
      </w:r>
      <w:r w:rsidRPr="00F9093F">
        <w:rPr>
          <w:rFonts w:ascii="Times New Roman" w:hAnsi="Times New Roman"/>
          <w:sz w:val="28"/>
        </w:rPr>
        <w:tab/>
        <w:t xml:space="preserve">MAPLE has a command: </w:t>
      </w:r>
      <w:proofErr w:type="gramStart"/>
      <w:r w:rsidRPr="00572836">
        <w:rPr>
          <w:rFonts w:ascii="Courier" w:hAnsi="Courier"/>
        </w:rPr>
        <w:t>convert(</w:t>
      </w:r>
      <w:proofErr w:type="gramEnd"/>
      <w:r w:rsidRPr="00572836">
        <w:rPr>
          <w:rFonts w:ascii="Courier" w:hAnsi="Courier"/>
        </w:rPr>
        <w:t>expr, confrac)</w:t>
      </w:r>
      <w:r w:rsidRPr="00F9093F">
        <w:rPr>
          <w:rFonts w:ascii="Times New Roman" w:hAnsi="Times New Roman"/>
          <w:sz w:val="28"/>
        </w:rPr>
        <w:t xml:space="preserve"> which produces continued fractions. Use the Help to find out how to get the convergents.</w:t>
      </w:r>
    </w:p>
    <w:p w14:paraId="07434BF0" w14:textId="77777777" w:rsidR="006D299A" w:rsidRPr="00F9093F" w:rsidRDefault="006D299A" w:rsidP="006D299A">
      <w:pPr>
        <w:spacing w:line="360" w:lineRule="atLeast"/>
        <w:ind w:left="720" w:hanging="720"/>
        <w:jc w:val="both"/>
        <w:rPr>
          <w:ins w:id="476" w:author="John O'Connor" w:date="2010-01-06T14:47:00Z"/>
          <w:rFonts w:ascii="Times New Roman" w:hAnsi="Times New Roman"/>
          <w:b/>
          <w:sz w:val="28"/>
          <w:rPrChange w:id="477" w:author="John O'Connor" w:date="2010-01-06T14:47:00Z">
            <w:rPr>
              <w:ins w:id="478" w:author="John O'Connor" w:date="2010-01-06T14:47:00Z"/>
              <w:rFonts w:ascii="Times New Roman" w:hAnsi="Times New Roman"/>
              <w:sz w:val="28"/>
            </w:rPr>
          </w:rPrChange>
        </w:rPr>
      </w:pPr>
      <w:r w:rsidRPr="00F9093F">
        <w:rPr>
          <w:rFonts w:ascii="Times New Roman" w:hAnsi="Times New Roman"/>
          <w:b/>
          <w:sz w:val="28"/>
        </w:rPr>
        <w:br w:type="page"/>
      </w:r>
      <w:ins w:id="479" w:author="John O'Connor" w:date="2010-01-06T14:46:00Z">
        <w:r w:rsidRPr="00F9093F">
          <w:rPr>
            <w:rFonts w:ascii="Times New Roman" w:hAnsi="Times New Roman"/>
            <w:b/>
            <w:sz w:val="28"/>
            <w:rPrChange w:id="480" w:author="John O'Connor" w:date="2010-01-06T14:47:00Z">
              <w:rPr>
                <w:rFonts w:ascii="Times New Roman" w:hAnsi="Times New Roman"/>
                <w:sz w:val="28"/>
              </w:rPr>
            </w:rPrChange>
          </w:rPr>
          <w:lastRenderedPageBreak/>
          <w:t>§4.</w:t>
        </w:r>
      </w:ins>
      <w:r w:rsidRPr="00F9093F">
        <w:rPr>
          <w:rFonts w:ascii="Times New Roman" w:hAnsi="Times New Roman"/>
          <w:b/>
          <w:sz w:val="28"/>
        </w:rPr>
        <w:t>2</w:t>
      </w:r>
      <w:ins w:id="481" w:author="John O'Connor" w:date="2010-01-06T14:46:00Z">
        <w:r w:rsidRPr="00F9093F">
          <w:rPr>
            <w:rFonts w:ascii="Times New Roman" w:hAnsi="Times New Roman"/>
            <w:b/>
            <w:sz w:val="28"/>
            <w:rPrChange w:id="482" w:author="John O'Connor" w:date="2010-01-06T14:47:00Z">
              <w:rPr>
                <w:rFonts w:ascii="Times New Roman" w:hAnsi="Times New Roman"/>
                <w:sz w:val="28"/>
              </w:rPr>
            </w:rPrChange>
          </w:rPr>
          <w:tab/>
          <w:t>Approximating real numbers with rationals.</w:t>
        </w:r>
      </w:ins>
    </w:p>
    <w:p w14:paraId="3BC4E0E6" w14:textId="77777777" w:rsidR="006D299A" w:rsidRPr="00F9093F" w:rsidRDefault="006D299A" w:rsidP="006D299A">
      <w:pPr>
        <w:spacing w:line="360" w:lineRule="atLeast"/>
        <w:jc w:val="both"/>
        <w:rPr>
          <w:rFonts w:ascii="Times New Roman" w:hAnsi="Times New Roman"/>
          <w:sz w:val="28"/>
        </w:rPr>
      </w:pPr>
    </w:p>
    <w:p w14:paraId="0AF49F90" w14:textId="77777777" w:rsidR="006D299A" w:rsidRPr="00F9093F" w:rsidRDefault="006D299A" w:rsidP="006D299A">
      <w:pPr>
        <w:numPr>
          <w:ins w:id="483" w:author="John O'Connor" w:date="2010-01-06T11:56:00Z"/>
        </w:numPr>
        <w:spacing w:line="360" w:lineRule="atLeast"/>
        <w:jc w:val="both"/>
        <w:rPr>
          <w:ins w:id="484" w:author="John O'Connor" w:date="2010-01-06T15:04:00Z"/>
          <w:rFonts w:ascii="Times New Roman" w:hAnsi="Times New Roman"/>
          <w:sz w:val="28"/>
        </w:rPr>
      </w:pPr>
      <w:ins w:id="485" w:author="John O'Connor" w:date="2010-01-06T15:00:00Z">
        <w:r w:rsidRPr="00F9093F">
          <w:rPr>
            <w:rFonts w:ascii="Times New Roman" w:hAnsi="Times New Roman"/>
            <w:sz w:val="28"/>
          </w:rPr>
          <w:t>The easie</w:t>
        </w:r>
      </w:ins>
      <w:r w:rsidRPr="00F9093F">
        <w:rPr>
          <w:rFonts w:ascii="Times New Roman" w:hAnsi="Times New Roman"/>
          <w:sz w:val="28"/>
        </w:rPr>
        <w:t>s</w:t>
      </w:r>
      <w:ins w:id="486" w:author="John O'Connor" w:date="2010-01-06T15:00:00Z">
        <w:r w:rsidRPr="00F9093F">
          <w:rPr>
            <w:rFonts w:ascii="Times New Roman" w:hAnsi="Times New Roman"/>
            <w:sz w:val="28"/>
          </w:rPr>
          <w:t>t way of approximating a real number</w:t>
        </w:r>
      </w:ins>
      <w:ins w:id="487" w:author="John O'Connor" w:date="2010-01-06T15:03:00Z">
        <w:r w:rsidRPr="00F9093F">
          <w:rPr>
            <w:rFonts w:ascii="Times New Roman" w:hAnsi="Times New Roman"/>
            <w:sz w:val="28"/>
          </w:rPr>
          <w:t xml:space="preserve"> </w:t>
        </w:r>
      </w:ins>
      <w:r w:rsidRPr="00F30F29">
        <w:rPr>
          <w:rFonts w:ascii="Symbol" w:hAnsi="Symbol"/>
          <w:i/>
          <w:sz w:val="28"/>
        </w:rPr>
        <w:t></w:t>
      </w:r>
      <w:ins w:id="488" w:author="John O'Connor" w:date="2010-01-06T15:00:00Z">
        <w:r w:rsidRPr="00F9093F">
          <w:rPr>
            <w:rFonts w:ascii="Times New Roman" w:hAnsi="Times New Roman"/>
            <w:sz w:val="28"/>
          </w:rPr>
          <w:t xml:space="preserve"> by a rational </w:t>
        </w:r>
      </w:ins>
      <w:bookmarkStart w:id="489" w:name="OLE_LINK280"/>
      <w:bookmarkStart w:id="490" w:name="OLE_LINK281"/>
      <w:bookmarkStart w:id="491" w:name="OLE_LINK282"/>
      <w:r w:rsidRPr="00F9093F">
        <w:rPr>
          <w:rFonts w:ascii="Times New Roman" w:hAnsi="Times New Roman"/>
          <w:position w:val="-30"/>
          <w:sz w:val="28"/>
        </w:rPr>
        <w:object w:dxaOrig="260" w:dyaOrig="720" w14:anchorId="1C4B9708">
          <v:shape id="_x0000_i1518" type="#_x0000_t75" style="width:12.8pt;height:36pt" o:ole="">
            <v:imagedata r:id="rId915" o:title=""/>
          </v:shape>
          <o:OLEObject Type="Embed" ProgID="Equation.3" ShapeID="_x0000_i1518" DrawAspect="Content" ObjectID="_1585227684" r:id="rId916"/>
        </w:object>
      </w:r>
      <w:bookmarkEnd w:id="489"/>
      <w:bookmarkEnd w:id="490"/>
      <w:bookmarkEnd w:id="491"/>
      <w:ins w:id="492" w:author="John O'Connor" w:date="2010-01-06T15:02:00Z">
        <w:r w:rsidRPr="00F9093F">
          <w:rPr>
            <w:rFonts w:ascii="Times New Roman" w:hAnsi="Times New Roman"/>
            <w:sz w:val="28"/>
          </w:rPr>
          <w:t xml:space="preserve"> is to divide up the real line into segments of length </w:t>
        </w:r>
      </w:ins>
      <w:ins w:id="493" w:author="John O'Connor" w:date="2010-01-06T15:02:00Z">
        <w:r w:rsidRPr="00F919D6">
          <w:rPr>
            <w:rFonts w:ascii="Times New Roman" w:hAnsi="Times New Roman"/>
            <w:position w:val="-30"/>
            <w:sz w:val="28"/>
          </w:rPr>
          <w:object w:dxaOrig="220" w:dyaOrig="720" w14:anchorId="1AEDD58A">
            <v:shape id="_x0000_i1519" type="#_x0000_t75" style="width:11.2pt;height:36pt" o:ole="">
              <v:imagedata r:id="rId917" o:title=""/>
            </v:shape>
            <o:OLEObject Type="Embed" ProgID="Equation.3" ShapeID="_x0000_i1519" DrawAspect="Content" ObjectID="_1585227685" r:id="rId918"/>
          </w:object>
        </w:r>
      </w:ins>
      <w:ins w:id="494" w:author="John O'Connor" w:date="2010-01-06T15:02:00Z">
        <w:r w:rsidRPr="00F9093F">
          <w:rPr>
            <w:rFonts w:ascii="Times New Roman" w:hAnsi="Times New Roman"/>
            <w:sz w:val="28"/>
          </w:rPr>
          <w:t xml:space="preserve"> and take the nearest multiple</w:t>
        </w:r>
      </w:ins>
      <w:ins w:id="495" w:author="John O'Connor" w:date="2010-01-06T15:03:00Z">
        <w:r w:rsidRPr="00F9093F">
          <w:rPr>
            <w:rFonts w:ascii="Times New Roman" w:hAnsi="Times New Roman"/>
            <w:sz w:val="28"/>
          </w:rPr>
          <w:t xml:space="preserve"> of this to </w:t>
        </w:r>
      </w:ins>
      <w:r w:rsidRPr="00F30F29">
        <w:rPr>
          <w:rFonts w:ascii="Symbol" w:hAnsi="Symbol"/>
          <w:i/>
          <w:sz w:val="28"/>
        </w:rPr>
        <w:t></w:t>
      </w:r>
      <w:ins w:id="496" w:author="John O'Connor" w:date="2010-01-06T15:03:00Z">
        <w:r w:rsidRPr="00F9093F">
          <w:rPr>
            <w:rFonts w:ascii="Times New Roman" w:hAnsi="Times New Roman"/>
            <w:sz w:val="28"/>
          </w:rPr>
          <w:t xml:space="preserve">. One can then be sure that </w:t>
        </w:r>
      </w:ins>
      <w:r w:rsidRPr="00F30F29">
        <w:rPr>
          <w:rFonts w:ascii="Times New Roman" w:hAnsi="Times New Roman"/>
          <w:position w:val="-32"/>
          <w:sz w:val="28"/>
        </w:rPr>
        <w:object w:dxaOrig="1500" w:dyaOrig="780" w14:anchorId="3125DB7C">
          <v:shape id="_x0000_i1520" type="#_x0000_t75" style="width:75.2pt;height:39.2pt" o:ole="">
            <v:imagedata r:id="rId919" o:title=""/>
          </v:shape>
          <o:OLEObject Type="Embed" ProgID="Equation.3" ShapeID="_x0000_i1520" DrawAspect="Content" ObjectID="_1585227686" r:id="rId920"/>
        </w:object>
      </w:r>
      <w:ins w:id="497" w:author="John O'Connor" w:date="2010-01-06T15:04:00Z">
        <w:r w:rsidRPr="00F9093F">
          <w:rPr>
            <w:rFonts w:ascii="Times New Roman" w:hAnsi="Times New Roman"/>
            <w:sz w:val="28"/>
          </w:rPr>
          <w:t>.</w:t>
        </w:r>
      </w:ins>
    </w:p>
    <w:p w14:paraId="659A2024" w14:textId="77777777" w:rsidR="006D299A" w:rsidRPr="00F9093F" w:rsidRDefault="006D299A" w:rsidP="006D299A">
      <w:pPr>
        <w:numPr>
          <w:ins w:id="498" w:author="John O'Connor" w:date="2010-01-06T15:04:00Z"/>
        </w:numPr>
        <w:spacing w:line="360" w:lineRule="atLeast"/>
        <w:jc w:val="both"/>
        <w:rPr>
          <w:rFonts w:ascii="Times New Roman" w:hAnsi="Times New Roman"/>
          <w:sz w:val="28"/>
        </w:rPr>
      </w:pPr>
      <w:ins w:id="499" w:author="John O'Connor" w:date="2010-01-06T15:04:00Z">
        <w:r w:rsidRPr="00F9093F">
          <w:rPr>
            <w:rFonts w:ascii="Times New Roman" w:hAnsi="Times New Roman"/>
            <w:sz w:val="28"/>
          </w:rPr>
          <w:t xml:space="preserve">For </w:t>
        </w:r>
        <w:proofErr w:type="gramStart"/>
        <w:r w:rsidRPr="00F9093F">
          <w:rPr>
            <w:rFonts w:ascii="Times New Roman" w:hAnsi="Times New Roman"/>
            <w:sz w:val="28"/>
          </w:rPr>
          <w:t>example</w:t>
        </w:r>
        <w:proofErr w:type="gramEnd"/>
        <w:r w:rsidRPr="00F9093F">
          <w:rPr>
            <w:rFonts w:ascii="Times New Roman" w:hAnsi="Times New Roman"/>
            <w:sz w:val="28"/>
          </w:rPr>
          <w:t xml:space="preserve"> one may approximate π by </w:t>
        </w:r>
      </w:ins>
      <w:r w:rsidRPr="00F9093F">
        <w:rPr>
          <w:rFonts w:ascii="Times New Roman" w:hAnsi="Times New Roman"/>
          <w:position w:val="-24"/>
          <w:sz w:val="28"/>
        </w:rPr>
        <w:object w:dxaOrig="660" w:dyaOrig="660" w14:anchorId="14620169">
          <v:shape id="_x0000_i1521" type="#_x0000_t75" style="width:32.8pt;height:32.8pt" o:ole="">
            <v:imagedata r:id="rId921" o:title=""/>
          </v:shape>
          <o:OLEObject Type="Embed" ProgID="Equation.3" ShapeID="_x0000_i1521" DrawAspect="Content" ObjectID="_1585227687" r:id="rId922"/>
        </w:object>
      </w:r>
      <w:ins w:id="500" w:author="John O'Connor" w:date="2010-01-06T15:06:00Z">
        <w:r w:rsidRPr="00F9093F">
          <w:rPr>
            <w:rFonts w:ascii="Times New Roman" w:hAnsi="Times New Roman"/>
            <w:sz w:val="28"/>
          </w:rPr>
          <w:t xml:space="preserve"> to better that </w:t>
        </w:r>
      </w:ins>
      <w:r w:rsidRPr="00F9093F">
        <w:rPr>
          <w:rFonts w:ascii="Times New Roman" w:hAnsi="Times New Roman"/>
          <w:position w:val="-24"/>
          <w:sz w:val="28"/>
        </w:rPr>
        <w:object w:dxaOrig="640" w:dyaOrig="660" w14:anchorId="0EDCD910">
          <v:shape id="_x0000_i1522" type="#_x0000_t75" style="width:32pt;height:32.8pt" o:ole="">
            <v:imagedata r:id="rId923" o:title=""/>
          </v:shape>
          <o:OLEObject Type="Embed" ProgID="Equation.3" ShapeID="_x0000_i1522" DrawAspect="Content" ObjectID="_1585227688" r:id="rId924"/>
        </w:object>
      </w:r>
      <w:ins w:id="501" w:author="John O'Connor" w:date="2010-01-06T15:06:00Z">
        <w:r w:rsidRPr="00F9093F">
          <w:rPr>
            <w:rFonts w:ascii="Times New Roman" w:hAnsi="Times New Roman"/>
            <w:sz w:val="28"/>
          </w:rPr>
          <w:t>.</w:t>
        </w:r>
      </w:ins>
    </w:p>
    <w:p w14:paraId="64CFF432" w14:textId="77777777" w:rsidR="006D299A" w:rsidRPr="00F9093F" w:rsidRDefault="006D299A" w:rsidP="006D299A">
      <w:pPr>
        <w:spacing w:line="360" w:lineRule="atLeast"/>
        <w:jc w:val="both"/>
        <w:rPr>
          <w:rFonts w:ascii="Times New Roman" w:hAnsi="Times New Roman"/>
          <w:sz w:val="28"/>
        </w:rPr>
      </w:pPr>
    </w:p>
    <w:p w14:paraId="18D80A51"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Dirichlet proved one could do better than this.</w:t>
      </w:r>
    </w:p>
    <w:p w14:paraId="33108B56" w14:textId="77777777" w:rsidR="006D299A" w:rsidRPr="00F9093F" w:rsidRDefault="006D299A" w:rsidP="006D299A">
      <w:pPr>
        <w:spacing w:line="360" w:lineRule="atLeast"/>
        <w:jc w:val="both"/>
        <w:rPr>
          <w:rFonts w:ascii="Times New Roman" w:hAnsi="Times New Roman"/>
          <w:sz w:val="28"/>
        </w:rPr>
      </w:pPr>
    </w:p>
    <w:p w14:paraId="1CBE27C7"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Theorem</w:t>
      </w:r>
    </w:p>
    <w:p w14:paraId="4608C659"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Given any real number </w:t>
      </w:r>
      <w:r w:rsidRPr="002F7256">
        <w:rPr>
          <w:rFonts w:ascii="Symbol" w:hAnsi="Symbol"/>
          <w:i/>
          <w:sz w:val="28"/>
        </w:rPr>
        <w:t></w:t>
      </w:r>
      <w:r w:rsidRPr="00F9093F">
        <w:rPr>
          <w:rFonts w:ascii="Times New Roman" w:hAnsi="Times New Roman"/>
          <w:sz w:val="28"/>
        </w:rPr>
        <w:t xml:space="preserve"> and integer </w:t>
      </w:r>
      <w:r w:rsidRPr="00F9093F">
        <w:rPr>
          <w:rFonts w:ascii="Times New Roman" w:hAnsi="Times New Roman"/>
          <w:i/>
          <w:sz w:val="28"/>
        </w:rPr>
        <w:t>Q</w:t>
      </w:r>
      <w:r w:rsidRPr="00F9093F">
        <w:rPr>
          <w:rFonts w:ascii="Times New Roman" w:hAnsi="Times New Roman"/>
          <w:sz w:val="28"/>
        </w:rPr>
        <w:t xml:space="preserve"> one can find a </w:t>
      </w:r>
      <w:bookmarkStart w:id="502" w:name="OLE_LINK287"/>
      <w:bookmarkStart w:id="503" w:name="OLE_LINK288"/>
      <w:r w:rsidRPr="00F9093F">
        <w:rPr>
          <w:rFonts w:ascii="Times New Roman" w:hAnsi="Times New Roman"/>
          <w:sz w:val="28"/>
        </w:rPr>
        <w:t xml:space="preserve">rational </w:t>
      </w:r>
      <w:r w:rsidRPr="00F9093F">
        <w:rPr>
          <w:rFonts w:ascii="Times New Roman" w:hAnsi="Times New Roman"/>
          <w:position w:val="-30"/>
          <w:sz w:val="28"/>
        </w:rPr>
        <w:object w:dxaOrig="260" w:dyaOrig="720" w14:anchorId="497FEBF7">
          <v:shape id="_x0000_i1523" type="#_x0000_t75" style="width:12.8pt;height:36pt" o:ole="">
            <v:imagedata r:id="rId915" o:title=""/>
          </v:shape>
          <o:OLEObject Type="Embed" ProgID="Equation.3" ShapeID="_x0000_i1523" DrawAspect="Content" ObjectID="_1585227689" r:id="rId925"/>
        </w:object>
      </w:r>
      <w:r w:rsidRPr="00F9093F">
        <w:rPr>
          <w:rFonts w:ascii="Times New Roman" w:hAnsi="Times New Roman"/>
          <w:sz w:val="28"/>
        </w:rPr>
        <w:t xml:space="preserve"> with     </w:t>
      </w:r>
      <w:r w:rsidRPr="00F9093F">
        <w:rPr>
          <w:rFonts w:ascii="Times New Roman" w:hAnsi="Times New Roman"/>
          <w:i/>
          <w:sz w:val="28"/>
        </w:rPr>
        <w:t>q</w:t>
      </w:r>
      <w:r w:rsidRPr="00F9093F">
        <w:rPr>
          <w:rFonts w:ascii="Times New Roman" w:hAnsi="Times New Roman"/>
          <w:sz w:val="28"/>
        </w:rPr>
        <w:t xml:space="preserve"> &lt;</w:t>
      </w:r>
      <w:bookmarkEnd w:id="502"/>
      <w:bookmarkEnd w:id="503"/>
      <w:r w:rsidRPr="00F9093F">
        <w:rPr>
          <w:rFonts w:ascii="Times New Roman" w:hAnsi="Times New Roman"/>
          <w:sz w:val="28"/>
        </w:rPr>
        <w:t xml:space="preserve"> </w:t>
      </w:r>
      <w:r w:rsidRPr="00F9093F">
        <w:rPr>
          <w:rFonts w:ascii="Times New Roman" w:hAnsi="Times New Roman"/>
          <w:i/>
          <w:sz w:val="28"/>
        </w:rPr>
        <w:t>Q</w:t>
      </w:r>
      <w:r w:rsidRPr="00F9093F">
        <w:rPr>
          <w:rFonts w:ascii="Times New Roman" w:hAnsi="Times New Roman"/>
          <w:sz w:val="28"/>
        </w:rPr>
        <w:t xml:space="preserve"> such that </w:t>
      </w:r>
      <w:r w:rsidRPr="00F30F29">
        <w:rPr>
          <w:rFonts w:ascii="Times New Roman" w:hAnsi="Times New Roman"/>
          <w:position w:val="-34"/>
          <w:sz w:val="28"/>
        </w:rPr>
        <w:object w:dxaOrig="1520" w:dyaOrig="800" w14:anchorId="4B8C4290">
          <v:shape id="_x0000_i1524" type="#_x0000_t75" style="width:76pt;height:40pt" o:ole="">
            <v:imagedata r:id="rId926" o:title=""/>
          </v:shape>
          <o:OLEObject Type="Embed" ProgID="Equation.3" ShapeID="_x0000_i1524" DrawAspect="Content" ObjectID="_1585227690" r:id="rId927"/>
        </w:object>
      </w:r>
      <w:r w:rsidRPr="00F9093F">
        <w:rPr>
          <w:rFonts w:ascii="Times New Roman" w:hAnsi="Times New Roman"/>
          <w:sz w:val="28"/>
        </w:rPr>
        <w:t>.</w:t>
      </w:r>
    </w:p>
    <w:p w14:paraId="59AE21FE" w14:textId="77777777" w:rsidR="006D299A" w:rsidRPr="00F9093F" w:rsidRDefault="006D299A" w:rsidP="006D299A">
      <w:pPr>
        <w:spacing w:line="360" w:lineRule="atLeast"/>
        <w:jc w:val="both"/>
        <w:rPr>
          <w:rFonts w:ascii="Times New Roman" w:hAnsi="Times New Roman"/>
          <w:sz w:val="28"/>
        </w:rPr>
      </w:pPr>
    </w:p>
    <w:p w14:paraId="085AE910" w14:textId="77777777" w:rsidR="006D299A" w:rsidRPr="00F9093F" w:rsidRDefault="006D299A" w:rsidP="006D299A">
      <w:pPr>
        <w:spacing w:line="360" w:lineRule="atLeast"/>
        <w:jc w:val="both"/>
        <w:rPr>
          <w:rFonts w:ascii="Times New Roman" w:hAnsi="Times New Roman"/>
          <w:b/>
          <w:sz w:val="28"/>
        </w:rPr>
      </w:pPr>
      <w:r w:rsidRPr="00F9093F">
        <w:rPr>
          <w:rFonts w:ascii="Times New Roman" w:hAnsi="Times New Roman"/>
          <w:b/>
          <w:sz w:val="28"/>
        </w:rPr>
        <w:t>Proof</w:t>
      </w:r>
    </w:p>
    <w:p w14:paraId="22ABD1D9"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We use the "pigeon-hole principle": With </w:t>
      </w:r>
      <w:r w:rsidRPr="00F9093F">
        <w:rPr>
          <w:rFonts w:ascii="Times New Roman" w:hAnsi="Times New Roman"/>
          <w:i/>
          <w:sz w:val="28"/>
        </w:rPr>
        <w:t>n</w:t>
      </w:r>
      <w:r w:rsidRPr="00F9093F">
        <w:rPr>
          <w:rFonts w:ascii="Times New Roman" w:hAnsi="Times New Roman"/>
          <w:sz w:val="28"/>
        </w:rPr>
        <w:t xml:space="preserve"> pigeonholes and </w:t>
      </w:r>
      <w:r w:rsidRPr="00F9093F">
        <w:rPr>
          <w:rFonts w:ascii="Times New Roman" w:hAnsi="Times New Roman"/>
          <w:i/>
          <w:position w:val="-2"/>
          <w:sz w:val="28"/>
        </w:rPr>
        <w:object w:dxaOrig="540" w:dyaOrig="220" w14:anchorId="5EE2745D">
          <v:shape id="_x0000_i1525" type="#_x0000_t75" style="width:27.2pt;height:11.2pt" o:ole="">
            <v:imagedata r:id="rId928" o:title=""/>
          </v:shape>
          <o:OLEObject Type="Embed" ProgID="Equation.3" ShapeID="_x0000_i1525" DrawAspect="Content" ObjectID="_1585227691" r:id="rId929"/>
        </w:object>
      </w:r>
      <w:r w:rsidRPr="00F9093F">
        <w:rPr>
          <w:rFonts w:ascii="Times New Roman" w:hAnsi="Times New Roman"/>
          <w:sz w:val="28"/>
        </w:rPr>
        <w:t xml:space="preserve"> pigeons, at least one hole contains more than one pigeon.</w:t>
      </w:r>
    </w:p>
    <w:p w14:paraId="349E2CCD"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Consider the </w:t>
      </w:r>
      <w:r w:rsidRPr="00F9093F">
        <w:rPr>
          <w:rFonts w:ascii="Times New Roman" w:hAnsi="Times New Roman"/>
          <w:i/>
          <w:sz w:val="28"/>
        </w:rPr>
        <w:t>Q</w:t>
      </w:r>
      <w:r w:rsidRPr="00F9093F">
        <w:rPr>
          <w:rFonts w:ascii="Times New Roman" w:hAnsi="Times New Roman"/>
          <w:sz w:val="28"/>
        </w:rPr>
        <w:t xml:space="preserve"> + 1 points in the interval [0, 1] given by:  0, {</w:t>
      </w:r>
      <w:r w:rsidRPr="00F30F29">
        <w:rPr>
          <w:rFonts w:ascii="Symbol" w:hAnsi="Symbol"/>
          <w:i/>
          <w:sz w:val="28"/>
        </w:rPr>
        <w:t></w:t>
      </w:r>
      <w:r w:rsidRPr="00F9093F">
        <w:rPr>
          <w:rFonts w:ascii="Times New Roman" w:hAnsi="Times New Roman"/>
          <w:sz w:val="28"/>
        </w:rPr>
        <w:t>}, {2</w:t>
      </w:r>
      <w:r w:rsidRPr="00F30F29">
        <w:rPr>
          <w:rFonts w:ascii="Symbol" w:hAnsi="Symbol"/>
          <w:i/>
          <w:sz w:val="28"/>
        </w:rPr>
        <w:t></w:t>
      </w:r>
      <w:r w:rsidRPr="00F9093F">
        <w:rPr>
          <w:rFonts w:ascii="Times New Roman" w:hAnsi="Times New Roman"/>
          <w:sz w:val="28"/>
        </w:rPr>
        <w:t>}, ... {(</w:t>
      </w:r>
      <w:r w:rsidRPr="00F9093F">
        <w:rPr>
          <w:rFonts w:ascii="Times New Roman" w:hAnsi="Times New Roman"/>
          <w:i/>
          <w:sz w:val="28"/>
        </w:rPr>
        <w:t>Q</w:t>
      </w:r>
      <w:r w:rsidRPr="00F9093F">
        <w:rPr>
          <w:rFonts w:ascii="Times New Roman" w:hAnsi="Times New Roman"/>
          <w:sz w:val="28"/>
        </w:rPr>
        <w:t xml:space="preserve"> – 1)</w:t>
      </w:r>
      <w:r w:rsidRPr="00F30F29">
        <w:rPr>
          <w:rFonts w:ascii="Symbol" w:hAnsi="Symbol"/>
          <w:i/>
          <w:sz w:val="28"/>
        </w:rPr>
        <w:t></w:t>
      </w:r>
      <w:r w:rsidRPr="00F30F29">
        <w:rPr>
          <w:rFonts w:ascii="Symbol" w:hAnsi="Symbol"/>
          <w:i/>
          <w:sz w:val="28"/>
        </w:rPr>
        <w:t></w:t>
      </w:r>
      <w:r w:rsidRPr="00F9093F">
        <w:rPr>
          <w:rFonts w:ascii="Times New Roman" w:hAnsi="Times New Roman"/>
          <w:sz w:val="28"/>
        </w:rPr>
        <w:t xml:space="preserve">}, 1 where </w:t>
      </w:r>
      <w:proofErr w:type="gramStart"/>
      <w:r w:rsidRPr="00F9093F">
        <w:rPr>
          <w:rFonts w:ascii="Times New Roman" w:hAnsi="Times New Roman"/>
          <w:sz w:val="28"/>
        </w:rPr>
        <w:t>{ }</w:t>
      </w:r>
      <w:proofErr w:type="gramEnd"/>
      <w:r w:rsidRPr="00F9093F">
        <w:rPr>
          <w:rFonts w:ascii="Times New Roman" w:hAnsi="Times New Roman"/>
          <w:sz w:val="28"/>
        </w:rPr>
        <w:t xml:space="preserve"> means the fractional part. </w:t>
      </w:r>
    </w:p>
    <w:p w14:paraId="33298C71"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Divide up the unit interval into </w:t>
      </w:r>
      <w:r w:rsidRPr="00F9093F">
        <w:rPr>
          <w:rFonts w:ascii="Times New Roman" w:hAnsi="Times New Roman"/>
          <w:i/>
          <w:sz w:val="28"/>
        </w:rPr>
        <w:t>Q</w:t>
      </w:r>
      <w:r w:rsidRPr="00F9093F">
        <w:rPr>
          <w:rFonts w:ascii="Times New Roman" w:hAnsi="Times New Roman"/>
          <w:sz w:val="28"/>
        </w:rPr>
        <w:t xml:space="preserve"> intervals of length </w:t>
      </w:r>
      <w:r w:rsidRPr="00F9093F">
        <w:rPr>
          <w:rFonts w:ascii="Times New Roman" w:hAnsi="Times New Roman"/>
          <w:position w:val="-30"/>
          <w:sz w:val="28"/>
        </w:rPr>
        <w:object w:dxaOrig="280" w:dyaOrig="720" w14:anchorId="3096FCC3">
          <v:shape id="_x0000_i1526" type="#_x0000_t75" style="width:14.4pt;height:36pt" o:ole="">
            <v:imagedata r:id="rId930" o:title=""/>
          </v:shape>
          <o:OLEObject Type="Embed" ProgID="Equation.3" ShapeID="_x0000_i1526" DrawAspect="Content" ObjectID="_1585227692" r:id="rId931"/>
        </w:object>
      </w:r>
      <w:r w:rsidRPr="00F9093F">
        <w:rPr>
          <w:rFonts w:ascii="Times New Roman" w:hAnsi="Times New Roman"/>
          <w:sz w:val="28"/>
        </w:rPr>
        <w:t xml:space="preserve"> and we deduce that two of these must lie in the same sub-interval. </w:t>
      </w:r>
    </w:p>
    <w:p w14:paraId="5BFD87F7"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That is </w:t>
      </w:r>
      <w:bookmarkStart w:id="504" w:name="OLE_LINK283"/>
      <w:bookmarkStart w:id="505" w:name="OLE_LINK284"/>
      <w:r w:rsidRPr="00F30F29">
        <w:rPr>
          <w:rFonts w:ascii="Times New Roman" w:hAnsi="Times New Roman"/>
          <w:position w:val="-30"/>
          <w:sz w:val="28"/>
        </w:rPr>
        <w:object w:dxaOrig="2300" w:dyaOrig="720" w14:anchorId="2B6B8AAD">
          <v:shape id="_x0000_i1527" type="#_x0000_t75" style="width:115.2pt;height:36pt" o:ole="">
            <v:imagedata r:id="rId932" o:title=""/>
          </v:shape>
          <o:OLEObject Type="Embed" ProgID="Equation.3" ShapeID="_x0000_i1527" DrawAspect="Content" ObjectID="_1585227693" r:id="rId933"/>
        </w:object>
      </w:r>
      <w:bookmarkEnd w:id="504"/>
      <w:bookmarkEnd w:id="505"/>
      <w:r w:rsidRPr="00F9093F">
        <w:rPr>
          <w:rFonts w:ascii="Times New Roman" w:hAnsi="Times New Roman"/>
          <w:sz w:val="28"/>
        </w:rPr>
        <w:t xml:space="preserve">. Hence for some integers </w:t>
      </w:r>
      <w:r w:rsidRPr="00F9093F">
        <w:rPr>
          <w:rFonts w:ascii="Times New Roman" w:hAnsi="Times New Roman"/>
          <w:i/>
          <w:sz w:val="28"/>
        </w:rPr>
        <w:t>p, q</w:t>
      </w:r>
      <w:r w:rsidRPr="00F9093F">
        <w:rPr>
          <w:rFonts w:ascii="Times New Roman" w:hAnsi="Times New Roman"/>
          <w:sz w:val="28"/>
        </w:rPr>
        <w:t xml:space="preserve"> we must have </w:t>
      </w:r>
      <w:bookmarkStart w:id="506" w:name="OLE_LINK285"/>
      <w:bookmarkStart w:id="507" w:name="OLE_LINK286"/>
      <w:r w:rsidRPr="00F30F29">
        <w:rPr>
          <w:rFonts w:ascii="Times New Roman" w:hAnsi="Times New Roman"/>
          <w:position w:val="-30"/>
          <w:sz w:val="28"/>
        </w:rPr>
        <w:object w:dxaOrig="1460" w:dyaOrig="720" w14:anchorId="57B3CD69">
          <v:shape id="_x0000_i1528" type="#_x0000_t75" style="width:72.8pt;height:36pt" o:ole="">
            <v:imagedata r:id="rId934" o:title=""/>
          </v:shape>
          <o:OLEObject Type="Embed" ProgID="Equation.3" ShapeID="_x0000_i1528" DrawAspect="Content" ObjectID="_1585227694" r:id="rId935"/>
        </w:object>
      </w:r>
      <w:bookmarkEnd w:id="506"/>
      <w:bookmarkEnd w:id="507"/>
      <w:r w:rsidRPr="00F9093F">
        <w:rPr>
          <w:rFonts w:ascii="Times New Roman" w:hAnsi="Times New Roman"/>
          <w:sz w:val="28"/>
        </w:rPr>
        <w:t xml:space="preserve"> and so </w:t>
      </w:r>
      <w:r w:rsidRPr="00F30F29">
        <w:rPr>
          <w:rFonts w:ascii="Times New Roman" w:hAnsi="Times New Roman"/>
          <w:position w:val="-34"/>
          <w:sz w:val="28"/>
        </w:rPr>
        <w:object w:dxaOrig="2160" w:dyaOrig="800" w14:anchorId="27DC28B0">
          <v:shape id="_x0000_i1529" type="#_x0000_t75" style="width:108pt;height:40pt" o:ole="">
            <v:imagedata r:id="rId936" o:title=""/>
          </v:shape>
          <o:OLEObject Type="Embed" ProgID="Equation.3" ShapeID="_x0000_i1529" DrawAspect="Content" ObjectID="_1585227695" r:id="rId937"/>
        </w:object>
      </w:r>
      <w:r w:rsidRPr="00F9093F">
        <w:rPr>
          <w:rFonts w:ascii="Times New Roman" w:hAnsi="Times New Roman"/>
          <w:sz w:val="28"/>
        </w:rPr>
        <w:t>.</w:t>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00423F81">
        <w:rPr>
          <w:noProof/>
          <w:color w:val="000000"/>
          <w:sz w:val="28"/>
          <w:lang w:val="en-GB" w:eastAsia="zh-CN"/>
        </w:rPr>
        <w:drawing>
          <wp:inline distT="0" distB="0" distL="0" distR="0" wp14:anchorId="44119EDC" wp14:editId="73083D3A">
            <wp:extent cx="132080" cy="132080"/>
            <wp:effectExtent l="2540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2856026C" w14:textId="77777777" w:rsidR="006D299A" w:rsidRPr="00F9093F" w:rsidRDefault="006D299A" w:rsidP="006D299A">
      <w:pPr>
        <w:spacing w:line="360" w:lineRule="atLeast"/>
        <w:ind w:left="720"/>
        <w:jc w:val="both"/>
        <w:rPr>
          <w:rFonts w:ascii="Times New Roman" w:hAnsi="Times New Roman"/>
          <w:sz w:val="28"/>
        </w:rPr>
      </w:pPr>
    </w:p>
    <w:p w14:paraId="06A7AE19" w14:textId="77777777" w:rsidR="006D299A" w:rsidRPr="00F9093F" w:rsidRDefault="006D299A" w:rsidP="006D299A">
      <w:pPr>
        <w:spacing w:line="360" w:lineRule="atLeast"/>
        <w:jc w:val="both"/>
        <w:rPr>
          <w:ins w:id="508" w:author="John O'Connor" w:date="2010-01-06T15:06:00Z"/>
          <w:rFonts w:ascii="Times New Roman" w:hAnsi="Times New Roman"/>
          <w:b/>
          <w:sz w:val="28"/>
        </w:rPr>
      </w:pPr>
      <w:r w:rsidRPr="00F9093F">
        <w:rPr>
          <w:rFonts w:ascii="Times New Roman" w:hAnsi="Times New Roman"/>
          <w:b/>
          <w:sz w:val="28"/>
        </w:rPr>
        <w:t>Remark</w:t>
      </w:r>
    </w:p>
    <w:p w14:paraId="69CEA5C8"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This is only an existence theorem. To find such an approximation we will use continued fractions.</w:t>
      </w:r>
    </w:p>
    <w:p w14:paraId="37BAEC68" w14:textId="77777777" w:rsidR="006D299A" w:rsidRPr="00F9093F" w:rsidRDefault="006D299A" w:rsidP="006D299A">
      <w:pPr>
        <w:spacing w:line="360" w:lineRule="atLeast"/>
        <w:ind w:left="720"/>
        <w:jc w:val="both"/>
        <w:rPr>
          <w:rFonts w:ascii="Times New Roman" w:hAnsi="Times New Roman"/>
          <w:sz w:val="28"/>
        </w:rPr>
      </w:pPr>
    </w:p>
    <w:p w14:paraId="190C2A33"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We start by deducing a corollary of the theorem of the last section.</w:t>
      </w:r>
    </w:p>
    <w:p w14:paraId="02BBA6E5" w14:textId="77777777" w:rsidR="006D299A" w:rsidRPr="00F30F29" w:rsidRDefault="006D299A" w:rsidP="006D299A">
      <w:pPr>
        <w:spacing w:line="360" w:lineRule="atLeast"/>
        <w:jc w:val="both"/>
        <w:rPr>
          <w:rFonts w:ascii="Times New Roman" w:hAnsi="Times New Roman"/>
          <w:b/>
          <w:sz w:val="28"/>
        </w:rPr>
      </w:pPr>
    </w:p>
    <w:p w14:paraId="73FE53CA" w14:textId="77777777" w:rsidR="006D299A" w:rsidRPr="00F30F29" w:rsidRDefault="006D299A" w:rsidP="006D299A">
      <w:pPr>
        <w:spacing w:line="360" w:lineRule="atLeast"/>
        <w:jc w:val="both"/>
        <w:rPr>
          <w:rFonts w:ascii="Times New Roman" w:hAnsi="Times New Roman"/>
          <w:b/>
          <w:sz w:val="28"/>
        </w:rPr>
      </w:pPr>
    </w:p>
    <w:p w14:paraId="7EE159DA" w14:textId="77777777" w:rsidR="006D299A" w:rsidRPr="00F30F29" w:rsidRDefault="006D299A" w:rsidP="006D299A">
      <w:pPr>
        <w:spacing w:line="360" w:lineRule="atLeast"/>
        <w:jc w:val="both"/>
        <w:rPr>
          <w:rFonts w:ascii="Times New Roman" w:hAnsi="Times New Roman"/>
          <w:b/>
          <w:sz w:val="28"/>
        </w:rPr>
      </w:pPr>
    </w:p>
    <w:p w14:paraId="2640FF80"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lastRenderedPageBreak/>
        <w:t>Corollary</w:t>
      </w:r>
    </w:p>
    <w:p w14:paraId="26969C5B"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 convergents </w:t>
      </w:r>
      <w:r w:rsidRPr="00F30F29">
        <w:rPr>
          <w:rFonts w:ascii="Times New Roman" w:hAnsi="Times New Roman"/>
          <w:position w:val="-10"/>
          <w:sz w:val="28"/>
        </w:rPr>
        <w:object w:dxaOrig="360" w:dyaOrig="340" w14:anchorId="1E21DC13">
          <v:shape id="_x0000_i1530" type="#_x0000_t75" style="width:18.4pt;height:16.8pt" o:ole="">
            <v:imagedata r:id="rId576" o:title=""/>
          </v:shape>
          <o:OLEObject Type="Embed" ProgID="Equation.3" ShapeID="_x0000_i1530" DrawAspect="Content" ObjectID="_1585227696" r:id="rId938"/>
        </w:object>
      </w:r>
      <w:r w:rsidRPr="00F9093F">
        <w:rPr>
          <w:rFonts w:ascii="Times New Roman" w:hAnsi="Times New Roman"/>
          <w:sz w:val="28"/>
        </w:rPr>
        <w:t xml:space="preserve"> satisfy </w:t>
      </w:r>
      <w:r w:rsidRPr="00F30F29">
        <w:rPr>
          <w:rFonts w:ascii="Times New Roman" w:hAnsi="Times New Roman"/>
          <w:position w:val="-32"/>
          <w:sz w:val="28"/>
        </w:rPr>
        <w:object w:dxaOrig="2220" w:dyaOrig="800" w14:anchorId="14047E13">
          <v:shape id="_x0000_i1531" type="#_x0000_t75" style="width:111.2pt;height:40pt" o:ole="">
            <v:imagedata r:id="rId939" o:title=""/>
          </v:shape>
          <o:OLEObject Type="Embed" ProgID="Equation.3" ShapeID="_x0000_i1531" DrawAspect="Content" ObjectID="_1585227697" r:id="rId940"/>
        </w:object>
      </w:r>
      <w:r w:rsidRPr="00F9093F">
        <w:rPr>
          <w:rFonts w:ascii="Times New Roman" w:hAnsi="Times New Roman"/>
          <w:sz w:val="28"/>
        </w:rPr>
        <w:t>.</w:t>
      </w:r>
    </w:p>
    <w:p w14:paraId="7AF91424" w14:textId="77777777" w:rsidR="006D299A" w:rsidRPr="00F30F29" w:rsidRDefault="006D299A" w:rsidP="006D299A">
      <w:pPr>
        <w:spacing w:line="360" w:lineRule="atLeast"/>
        <w:jc w:val="both"/>
        <w:rPr>
          <w:rFonts w:ascii="Times New Roman" w:hAnsi="Times New Roman"/>
          <w:b/>
          <w:sz w:val="28"/>
        </w:rPr>
      </w:pPr>
    </w:p>
    <w:p w14:paraId="4086950D"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Proof</w:t>
      </w:r>
    </w:p>
    <w:p w14:paraId="0610E3D3"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Using the above recurrence relations for </w:t>
      </w:r>
      <w:r w:rsidRPr="00F30F29">
        <w:rPr>
          <w:rFonts w:ascii="Times New Roman" w:hAnsi="Times New Roman"/>
          <w:position w:val="-10"/>
          <w:sz w:val="28"/>
        </w:rPr>
        <w:object w:dxaOrig="340" w:dyaOrig="340" w14:anchorId="0B656916">
          <v:shape id="_x0000_i1532" type="#_x0000_t75" style="width:16.8pt;height:16.8pt" o:ole="">
            <v:imagedata r:id="rId908" o:title=""/>
          </v:shape>
          <o:OLEObject Type="Embed" ProgID="Equation.3" ShapeID="_x0000_i1532" DrawAspect="Content" ObjectID="_1585227698" r:id="rId941"/>
        </w:object>
      </w:r>
      <w:r w:rsidRPr="00F9093F">
        <w:rPr>
          <w:rFonts w:ascii="Times New Roman" w:hAnsi="Times New Roman"/>
          <w:sz w:val="28"/>
        </w:rPr>
        <w:t xml:space="preserve"> and </w:t>
      </w:r>
      <w:r w:rsidRPr="00F30F29">
        <w:rPr>
          <w:rFonts w:ascii="Times New Roman" w:hAnsi="Times New Roman"/>
          <w:position w:val="-10"/>
          <w:sz w:val="28"/>
        </w:rPr>
        <w:object w:dxaOrig="300" w:dyaOrig="340" w14:anchorId="4C7D1DB9">
          <v:shape id="_x0000_i1533" type="#_x0000_t75" style="width:15.2pt;height:16.8pt" o:ole="">
            <v:imagedata r:id="rId910" o:title=""/>
          </v:shape>
          <o:OLEObject Type="Embed" ProgID="Equation.3" ShapeID="_x0000_i1533" DrawAspect="Content" ObjectID="_1585227699" r:id="rId942"/>
        </w:object>
      </w:r>
      <w:r w:rsidRPr="00F9093F">
        <w:rPr>
          <w:rFonts w:ascii="Times New Roman" w:hAnsi="Times New Roman"/>
          <w:sz w:val="28"/>
        </w:rPr>
        <w:t xml:space="preserve"> and induction we may prove </w:t>
      </w:r>
      <w:r w:rsidRPr="00F30F29">
        <w:rPr>
          <w:rFonts w:ascii="Times New Roman" w:hAnsi="Times New Roman"/>
          <w:position w:val="-10"/>
          <w:sz w:val="28"/>
        </w:rPr>
        <w:object w:dxaOrig="2700" w:dyaOrig="400" w14:anchorId="76EA2CE7">
          <v:shape id="_x0000_i1534" type="#_x0000_t75" style="width:135.2pt;height:20pt" o:ole="">
            <v:imagedata r:id="rId943" o:title=""/>
          </v:shape>
          <o:OLEObject Type="Embed" ProgID="Equation.3" ShapeID="_x0000_i1534" DrawAspect="Content" ObjectID="_1585227700" r:id="rId944"/>
        </w:object>
      </w:r>
      <w:r w:rsidRPr="00F30F29">
        <w:rPr>
          <w:rFonts w:ascii="Times New Roman" w:hAnsi="Times New Roman"/>
          <w:sz w:val="28"/>
        </w:rPr>
        <w:t xml:space="preserve"> </w:t>
      </w:r>
      <w:r w:rsidRPr="00F9093F">
        <w:rPr>
          <w:rFonts w:ascii="Times New Roman" w:hAnsi="Times New Roman"/>
          <w:sz w:val="28"/>
        </w:rPr>
        <w:t xml:space="preserve">.Then divide by </w:t>
      </w:r>
      <w:r w:rsidRPr="00F30F29">
        <w:rPr>
          <w:rFonts w:ascii="Times New Roman" w:hAnsi="Times New Roman"/>
          <w:position w:val="-10"/>
          <w:sz w:val="28"/>
        </w:rPr>
        <w:object w:dxaOrig="760" w:dyaOrig="340" w14:anchorId="10C98CF0">
          <v:shape id="_x0000_i1535" type="#_x0000_t75" style="width:38.4pt;height:16.8pt" o:ole="">
            <v:imagedata r:id="rId945" o:title=""/>
          </v:shape>
          <o:OLEObject Type="Embed" ProgID="Equation.3" ShapeID="_x0000_i1535" DrawAspect="Content" ObjectID="_1585227701" r:id="rId946"/>
        </w:object>
      </w:r>
      <w:r w:rsidRPr="00F9093F">
        <w:rPr>
          <w:rFonts w:ascii="Times New Roman" w:hAnsi="Times New Roman"/>
          <w:sz w:val="28"/>
        </w:rPr>
        <w:t>.</w:t>
      </w:r>
      <w:r w:rsidRPr="00F9093F">
        <w:rPr>
          <w:rFonts w:ascii="Times New Roman" w:hAnsi="Times New Roman"/>
          <w:sz w:val="28"/>
        </w:rPr>
        <w:tab/>
      </w:r>
      <w:r w:rsidRPr="00F9093F">
        <w:rPr>
          <w:rFonts w:ascii="Times New Roman" w:hAnsi="Times New Roman"/>
          <w:sz w:val="28"/>
        </w:rPr>
        <w:tab/>
      </w:r>
      <w:bookmarkStart w:id="509" w:name="OLE_LINK305"/>
      <w:bookmarkStart w:id="510" w:name="OLE_LINK306"/>
      <w:r w:rsidR="00423F81">
        <w:rPr>
          <w:noProof/>
          <w:color w:val="000000"/>
          <w:sz w:val="28"/>
          <w:lang w:val="en-GB" w:eastAsia="zh-CN"/>
        </w:rPr>
        <w:drawing>
          <wp:inline distT="0" distB="0" distL="0" distR="0" wp14:anchorId="1F307FC6" wp14:editId="22A28554">
            <wp:extent cx="132080" cy="132080"/>
            <wp:effectExtent l="2540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bookmarkEnd w:id="509"/>
      <w:bookmarkEnd w:id="510"/>
    </w:p>
    <w:p w14:paraId="5100CFCC" w14:textId="77777777" w:rsidR="006D299A" w:rsidRPr="00F9093F" w:rsidRDefault="006D299A" w:rsidP="006D299A">
      <w:pPr>
        <w:spacing w:line="360" w:lineRule="atLeast"/>
        <w:ind w:left="720"/>
        <w:jc w:val="both"/>
        <w:rPr>
          <w:rFonts w:ascii="Times New Roman" w:hAnsi="Times New Roman"/>
          <w:sz w:val="28"/>
        </w:rPr>
      </w:pPr>
    </w:p>
    <w:p w14:paraId="27309D27" w14:textId="77777777" w:rsidR="006D299A" w:rsidRPr="00F9093F" w:rsidRDefault="006D299A" w:rsidP="006D299A">
      <w:pPr>
        <w:spacing w:line="360" w:lineRule="atLeast"/>
        <w:rPr>
          <w:rFonts w:ascii="Times New Roman" w:hAnsi="Times New Roman"/>
          <w:sz w:val="28"/>
        </w:rPr>
      </w:pPr>
      <w:r w:rsidRPr="00F9093F">
        <w:rPr>
          <w:rFonts w:ascii="Times New Roman" w:hAnsi="Times New Roman"/>
          <w:sz w:val="28"/>
        </w:rPr>
        <w:t xml:space="preserve">From the definition above </w:t>
      </w:r>
      <w:r w:rsidRPr="00F30F29">
        <w:rPr>
          <w:rFonts w:ascii="Times New Roman" w:hAnsi="Times New Roman"/>
          <w:position w:val="-10"/>
          <w:sz w:val="28"/>
        </w:rPr>
        <w:object w:dxaOrig="3160" w:dyaOrig="340" w14:anchorId="4FE1BC69">
          <v:shape id="_x0000_i1536" type="#_x0000_t75" style="width:158.4pt;height:16.8pt" o:ole="">
            <v:imagedata r:id="rId947" o:title=""/>
          </v:shape>
          <o:OLEObject Type="Embed" ProgID="Equation.3" ShapeID="_x0000_i1536" DrawAspect="Content" ObjectID="_1585227702" r:id="rId948"/>
        </w:object>
      </w:r>
      <w:r w:rsidRPr="00F9093F">
        <w:rPr>
          <w:rFonts w:ascii="Times New Roman" w:hAnsi="Times New Roman"/>
          <w:sz w:val="28"/>
        </w:rPr>
        <w:t xml:space="preserve"> with </w:t>
      </w:r>
      <w:r w:rsidRPr="00F30F29">
        <w:rPr>
          <w:rFonts w:ascii="Times New Roman" w:hAnsi="Times New Roman"/>
          <w:position w:val="-10"/>
          <w:sz w:val="28"/>
        </w:rPr>
        <w:object w:dxaOrig="1320" w:dyaOrig="340" w14:anchorId="2205DA45">
          <v:shape id="_x0000_i1537" type="#_x0000_t75" style="width:66.4pt;height:16.8pt" o:ole="">
            <v:imagedata r:id="rId949" o:title=""/>
          </v:shape>
          <o:OLEObject Type="Embed" ProgID="Equation.3" ShapeID="_x0000_i1537" DrawAspect="Content" ObjectID="_1585227703" r:id="rId950"/>
        </w:object>
      </w:r>
      <w:r w:rsidRPr="00F9093F">
        <w:rPr>
          <w:rFonts w:ascii="Times New Roman" w:hAnsi="Times New Roman"/>
          <w:sz w:val="28"/>
        </w:rPr>
        <w:t xml:space="preserve"> and so </w:t>
      </w:r>
      <w:r w:rsidRPr="00F30F29">
        <w:rPr>
          <w:rFonts w:ascii="Times New Roman" w:hAnsi="Times New Roman"/>
          <w:position w:val="-32"/>
          <w:sz w:val="28"/>
        </w:rPr>
        <w:object w:dxaOrig="1440" w:dyaOrig="740" w14:anchorId="55933F8A">
          <v:shape id="_x0000_i1538" type="#_x0000_t75" style="width:1in;height:36.8pt" o:ole="">
            <v:imagedata r:id="rId951" o:title=""/>
          </v:shape>
          <o:OLEObject Type="Embed" ProgID="Equation.3" ShapeID="_x0000_i1538" DrawAspect="Content" ObjectID="_1585227704" r:id="rId952"/>
        </w:object>
      </w:r>
      <w:r w:rsidRPr="00F9093F">
        <w:rPr>
          <w:rFonts w:ascii="Times New Roman" w:hAnsi="Times New Roman"/>
          <w:sz w:val="28"/>
        </w:rPr>
        <w:t xml:space="preserve"> and </w:t>
      </w:r>
      <w:r w:rsidRPr="00F30F29">
        <w:rPr>
          <w:rFonts w:ascii="Symbol" w:hAnsi="Symbol"/>
          <w:i/>
          <w:sz w:val="28"/>
        </w:rPr>
        <w:t></w:t>
      </w:r>
      <w:r w:rsidRPr="00F9093F">
        <w:rPr>
          <w:rFonts w:ascii="Times New Roman" w:hAnsi="Times New Roman"/>
          <w:sz w:val="28"/>
        </w:rPr>
        <w:t xml:space="preserve"> lies between </w:t>
      </w:r>
      <w:r w:rsidRPr="00F30F29">
        <w:rPr>
          <w:rFonts w:ascii="Times New Roman" w:hAnsi="Times New Roman"/>
          <w:position w:val="-10"/>
          <w:sz w:val="28"/>
        </w:rPr>
        <w:object w:dxaOrig="540" w:dyaOrig="340" w14:anchorId="0CF96D00">
          <v:shape id="_x0000_i1539" type="#_x0000_t75" style="width:27.2pt;height:16.8pt" o:ole="">
            <v:imagedata r:id="rId953" o:title=""/>
          </v:shape>
          <o:OLEObject Type="Embed" ProgID="Equation.3" ShapeID="_x0000_i1539" DrawAspect="Content" ObjectID="_1585227705" r:id="rId954"/>
        </w:object>
      </w:r>
      <w:r w:rsidRPr="00F9093F">
        <w:rPr>
          <w:rFonts w:ascii="Times New Roman" w:hAnsi="Times New Roman"/>
          <w:sz w:val="28"/>
        </w:rPr>
        <w:t xml:space="preserve"> and </w:t>
      </w:r>
      <w:r w:rsidRPr="00F30F29">
        <w:rPr>
          <w:rFonts w:ascii="Times New Roman" w:hAnsi="Times New Roman"/>
          <w:position w:val="-10"/>
          <w:sz w:val="28"/>
        </w:rPr>
        <w:object w:dxaOrig="360" w:dyaOrig="340" w14:anchorId="57D740A3">
          <v:shape id="_x0000_i1540" type="#_x0000_t75" style="width:18.4pt;height:16.8pt" o:ole="">
            <v:imagedata r:id="rId576" o:title=""/>
          </v:shape>
          <o:OLEObject Type="Embed" ProgID="Equation.3" ShapeID="_x0000_i1540" DrawAspect="Content" ObjectID="_1585227706" r:id="rId955"/>
        </w:object>
      </w:r>
      <w:r w:rsidRPr="00F9093F">
        <w:rPr>
          <w:rFonts w:ascii="Times New Roman" w:hAnsi="Times New Roman"/>
          <w:sz w:val="28"/>
        </w:rPr>
        <w:t>.</w:t>
      </w:r>
    </w:p>
    <w:p w14:paraId="0F09A50E" w14:textId="77777777" w:rsidR="006D299A" w:rsidRPr="00F9093F" w:rsidRDefault="006D299A" w:rsidP="006D299A">
      <w:pPr>
        <w:spacing w:line="360" w:lineRule="atLeast"/>
        <w:rPr>
          <w:rFonts w:ascii="Times New Roman" w:hAnsi="Times New Roman"/>
          <w:sz w:val="28"/>
        </w:rPr>
      </w:pPr>
      <w:r w:rsidRPr="00F9093F">
        <w:rPr>
          <w:rFonts w:ascii="Times New Roman" w:hAnsi="Times New Roman"/>
          <w:sz w:val="28"/>
        </w:rPr>
        <w:t xml:space="preserve">Thus </w:t>
      </w:r>
      <w:r w:rsidRPr="00F30F29">
        <w:rPr>
          <w:rFonts w:ascii="Symbol" w:hAnsi="Symbol"/>
          <w:i/>
          <w:sz w:val="28"/>
        </w:rPr>
        <w:t></w:t>
      </w:r>
      <w:r w:rsidRPr="00F9093F">
        <w:rPr>
          <w:rFonts w:ascii="Times New Roman" w:hAnsi="Times New Roman"/>
          <w:sz w:val="28"/>
        </w:rPr>
        <w:t xml:space="preserve"> is closer than </w:t>
      </w:r>
      <w:r w:rsidRPr="00F30F29">
        <w:rPr>
          <w:rFonts w:ascii="Times New Roman" w:hAnsi="Times New Roman"/>
          <w:position w:val="-34"/>
          <w:sz w:val="28"/>
        </w:rPr>
        <w:object w:dxaOrig="500" w:dyaOrig="760" w14:anchorId="77D78A6C">
          <v:shape id="_x0000_i1541" type="#_x0000_t75" style="width:24.8pt;height:38.4pt" o:ole="">
            <v:imagedata r:id="rId956" o:title=""/>
          </v:shape>
          <o:OLEObject Type="Embed" ProgID="Equation.3" ShapeID="_x0000_i1541" DrawAspect="Content" ObjectID="_1585227707" r:id="rId957"/>
        </w:object>
      </w:r>
      <w:r w:rsidRPr="00F9093F">
        <w:rPr>
          <w:rFonts w:ascii="Times New Roman" w:hAnsi="Times New Roman"/>
          <w:sz w:val="28"/>
        </w:rPr>
        <w:t xml:space="preserve"> to </w:t>
      </w:r>
      <w:r w:rsidRPr="00F30F29">
        <w:rPr>
          <w:rFonts w:ascii="Times New Roman" w:hAnsi="Times New Roman"/>
          <w:position w:val="-10"/>
          <w:sz w:val="28"/>
        </w:rPr>
        <w:object w:dxaOrig="360" w:dyaOrig="340" w14:anchorId="22E64FF1">
          <v:shape id="_x0000_i1542" type="#_x0000_t75" style="width:18.4pt;height:16.8pt" o:ole="">
            <v:imagedata r:id="rId576" o:title=""/>
          </v:shape>
          <o:OLEObject Type="Embed" ProgID="Equation.3" ShapeID="_x0000_i1542" DrawAspect="Content" ObjectID="_1585227708" r:id="rId958"/>
        </w:object>
      </w:r>
      <w:r w:rsidRPr="00F9093F">
        <w:rPr>
          <w:rFonts w:ascii="Times New Roman" w:hAnsi="Times New Roman"/>
          <w:sz w:val="28"/>
        </w:rPr>
        <w:t xml:space="preserve"> as claimed earlier.</w:t>
      </w:r>
    </w:p>
    <w:p w14:paraId="000DD34C" w14:textId="77777777" w:rsidR="006D299A" w:rsidRPr="00F30F29" w:rsidRDefault="006D299A" w:rsidP="006D299A">
      <w:pPr>
        <w:spacing w:line="360" w:lineRule="atLeast"/>
        <w:rPr>
          <w:rFonts w:ascii="Times New Roman" w:hAnsi="Times New Roman"/>
          <w:b/>
          <w:sz w:val="28"/>
        </w:rPr>
      </w:pPr>
    </w:p>
    <w:p w14:paraId="2D6FA97B" w14:textId="77777777" w:rsidR="006D299A" w:rsidRPr="00F30F29" w:rsidRDefault="006D299A" w:rsidP="006D299A">
      <w:pPr>
        <w:spacing w:line="360" w:lineRule="atLeast"/>
        <w:rPr>
          <w:rFonts w:ascii="Times New Roman" w:hAnsi="Times New Roman"/>
          <w:b/>
          <w:sz w:val="28"/>
        </w:rPr>
      </w:pPr>
      <w:r w:rsidRPr="00F30F29">
        <w:rPr>
          <w:rFonts w:ascii="Times New Roman" w:hAnsi="Times New Roman"/>
          <w:b/>
          <w:sz w:val="28"/>
        </w:rPr>
        <w:t>Remarks</w:t>
      </w:r>
    </w:p>
    <w:p w14:paraId="2FC5A73B"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1)</w:t>
      </w:r>
      <w:r w:rsidRPr="00F9093F">
        <w:rPr>
          <w:rFonts w:ascii="Times New Roman" w:hAnsi="Times New Roman"/>
          <w:sz w:val="28"/>
        </w:rPr>
        <w:tab/>
        <w:t>Note that from the above corollary, the convergents are alternately larger (</w:t>
      </w:r>
      <w:r w:rsidRPr="00F30F29">
        <w:rPr>
          <w:rFonts w:ascii="Times New Roman" w:hAnsi="Times New Roman"/>
          <w:position w:val="-10"/>
          <w:sz w:val="28"/>
        </w:rPr>
        <w:object w:dxaOrig="540" w:dyaOrig="340" w14:anchorId="78958A05">
          <v:shape id="_x0000_i1543" type="#_x0000_t75" style="width:27.2pt;height:16.8pt" o:ole="">
            <v:imagedata r:id="rId959" o:title=""/>
          </v:shape>
          <o:OLEObject Type="Embed" ProgID="Equation.3" ShapeID="_x0000_i1543" DrawAspect="Content" ObjectID="_1585227709" r:id="rId960"/>
        </w:object>
      </w:r>
      <w:r w:rsidRPr="00F9093F">
        <w:rPr>
          <w:rFonts w:ascii="Times New Roman" w:hAnsi="Times New Roman"/>
          <w:sz w:val="28"/>
        </w:rPr>
        <w:t>) and smaller (</w:t>
      </w:r>
      <w:r w:rsidRPr="00F30F29">
        <w:rPr>
          <w:rFonts w:ascii="Times New Roman" w:hAnsi="Times New Roman"/>
          <w:position w:val="-10"/>
          <w:sz w:val="28"/>
        </w:rPr>
        <w:object w:dxaOrig="620" w:dyaOrig="340" w14:anchorId="1BDCC7DF">
          <v:shape id="_x0000_i1544" type="#_x0000_t75" style="width:31.2pt;height:16.8pt" o:ole="">
            <v:imagedata r:id="rId961" o:title=""/>
          </v:shape>
          <o:OLEObject Type="Embed" ProgID="Equation.3" ShapeID="_x0000_i1544" DrawAspect="Content" ObjectID="_1585227710" r:id="rId962"/>
        </w:object>
      </w:r>
      <w:r w:rsidRPr="00F9093F">
        <w:rPr>
          <w:rFonts w:ascii="Times New Roman" w:hAnsi="Times New Roman"/>
          <w:sz w:val="28"/>
        </w:rPr>
        <w:t xml:space="preserve">) than </w:t>
      </w:r>
      <w:proofErr w:type="gramStart"/>
      <w:r w:rsidRPr="00F30F29">
        <w:rPr>
          <w:rFonts w:ascii="Symbol" w:hAnsi="Symbol"/>
          <w:i/>
          <w:sz w:val="28"/>
        </w:rPr>
        <w:t></w:t>
      </w:r>
      <w:r w:rsidRPr="00F9093F">
        <w:rPr>
          <w:rFonts w:ascii="Times New Roman" w:hAnsi="Times New Roman"/>
          <w:sz w:val="28"/>
        </w:rPr>
        <w:t xml:space="preserve"> .</w:t>
      </w:r>
      <w:proofErr w:type="gramEnd"/>
    </w:p>
    <w:p w14:paraId="4CAD57DA" w14:textId="77777777" w:rsidR="006D299A" w:rsidRPr="00F9093F" w:rsidRDefault="006D299A" w:rsidP="006D299A">
      <w:pPr>
        <w:spacing w:line="360" w:lineRule="atLeast"/>
        <w:ind w:left="720" w:hanging="720"/>
        <w:rPr>
          <w:rFonts w:ascii="Times New Roman" w:hAnsi="Times New Roman"/>
          <w:sz w:val="28"/>
        </w:rPr>
      </w:pPr>
    </w:p>
    <w:p w14:paraId="311022BC" w14:textId="77777777" w:rsidR="006D299A" w:rsidRPr="00F9093F" w:rsidRDefault="006D299A" w:rsidP="006D299A">
      <w:pPr>
        <w:numPr>
          <w:ins w:id="511" w:author="Unknown"/>
        </w:numPr>
        <w:spacing w:line="360" w:lineRule="atLeast"/>
        <w:ind w:left="720" w:hanging="72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In </w:t>
      </w:r>
      <w:proofErr w:type="gramStart"/>
      <w:r w:rsidRPr="00F9093F">
        <w:rPr>
          <w:rFonts w:ascii="Times New Roman" w:hAnsi="Times New Roman"/>
          <w:sz w:val="28"/>
        </w:rPr>
        <w:t>fact</w:t>
      </w:r>
      <w:proofErr w:type="gramEnd"/>
      <w:r w:rsidRPr="00F9093F">
        <w:rPr>
          <w:rFonts w:ascii="Times New Roman" w:hAnsi="Times New Roman"/>
          <w:sz w:val="28"/>
        </w:rPr>
        <w:t xml:space="preserve"> one may show that the sequence (</w:t>
      </w:r>
      <w:r w:rsidRPr="00F30F29">
        <w:rPr>
          <w:rFonts w:ascii="Times New Roman" w:hAnsi="Times New Roman"/>
          <w:position w:val="-10"/>
          <w:sz w:val="28"/>
        </w:rPr>
        <w:object w:dxaOrig="540" w:dyaOrig="340" w14:anchorId="7FEC78C5">
          <v:shape id="_x0000_i1545" type="#_x0000_t75" style="width:27.2pt;height:16.8pt" o:ole="">
            <v:imagedata r:id="rId959" o:title=""/>
          </v:shape>
          <o:OLEObject Type="Embed" ProgID="Equation.3" ShapeID="_x0000_i1545" DrawAspect="Content" ObjectID="_1585227711" r:id="rId963"/>
        </w:object>
      </w:r>
      <w:r w:rsidRPr="00F9093F">
        <w:rPr>
          <w:rFonts w:ascii="Times New Roman" w:hAnsi="Times New Roman"/>
          <w:sz w:val="28"/>
        </w:rPr>
        <w:t>) is monotonic decreasing and the sequence (</w:t>
      </w:r>
      <w:r w:rsidRPr="00F30F29">
        <w:rPr>
          <w:rFonts w:ascii="Times New Roman" w:hAnsi="Times New Roman"/>
          <w:position w:val="-10"/>
          <w:sz w:val="28"/>
        </w:rPr>
        <w:object w:dxaOrig="620" w:dyaOrig="340" w14:anchorId="2DE217B3">
          <v:shape id="_x0000_i1546" type="#_x0000_t75" style="width:31.2pt;height:16.8pt" o:ole="">
            <v:imagedata r:id="rId961" o:title=""/>
          </v:shape>
          <o:OLEObject Type="Embed" ProgID="Equation.3" ShapeID="_x0000_i1546" DrawAspect="Content" ObjectID="_1585227712" r:id="rId964"/>
        </w:object>
      </w:r>
      <w:r w:rsidRPr="00F9093F">
        <w:rPr>
          <w:rFonts w:ascii="Times New Roman" w:hAnsi="Times New Roman"/>
          <w:sz w:val="28"/>
        </w:rPr>
        <w:t xml:space="preserve">) is monotonic increasing. (Both of course converge to </w:t>
      </w:r>
      <w:r w:rsidRPr="00F30F29">
        <w:rPr>
          <w:rFonts w:ascii="Symbol" w:hAnsi="Symbol"/>
          <w:i/>
          <w:sz w:val="28"/>
        </w:rPr>
        <w:t></w:t>
      </w:r>
      <w:r w:rsidRPr="00F30F29">
        <w:rPr>
          <w:rFonts w:ascii="Symbol" w:hAnsi="Symbol"/>
          <w:i/>
          <w:sz w:val="28"/>
        </w:rPr>
        <w:t></w:t>
      </w:r>
      <w:r w:rsidRPr="00F9093F">
        <w:rPr>
          <w:rFonts w:ascii="Times New Roman" w:hAnsi="Times New Roman"/>
          <w:sz w:val="28"/>
        </w:rPr>
        <w:t xml:space="preserve">.) </w:t>
      </w:r>
      <w:proofErr w:type="gramStart"/>
      <w:ins w:id="512" w:author="John O'Connor" w:date="2010-01-06T14:55:00Z">
        <w:r w:rsidRPr="00F9093F">
          <w:rPr>
            <w:rFonts w:ascii="Times New Roman" w:hAnsi="Times New Roman"/>
            <w:sz w:val="28"/>
          </w:rPr>
          <w:t>Thus</w:t>
        </w:r>
        <w:proofErr w:type="gramEnd"/>
        <w:r w:rsidRPr="00F9093F">
          <w:rPr>
            <w:rFonts w:ascii="Times New Roman" w:hAnsi="Times New Roman"/>
            <w:sz w:val="28"/>
          </w:rPr>
          <w:t xml:space="preserve"> </w:t>
        </w:r>
      </w:ins>
      <w:ins w:id="513" w:author="John O'Connor" w:date="2010-01-06T14:57:00Z">
        <w:r w:rsidRPr="00F9093F">
          <w:rPr>
            <w:rFonts w:ascii="Times New Roman" w:hAnsi="Times New Roman"/>
            <w:sz w:val="28"/>
          </w:rPr>
          <w:t xml:space="preserve">the sequence of convergents </w:t>
        </w:r>
      </w:ins>
      <w:ins w:id="514" w:author="John O'Connor" w:date="2010-01-06T14:59:00Z">
        <w:r w:rsidRPr="00F9093F">
          <w:rPr>
            <w:rFonts w:ascii="Times New Roman" w:hAnsi="Times New Roman"/>
            <w:sz w:val="28"/>
          </w:rPr>
          <w:t>alternately underestimate and overestimate the final limit.</w:t>
        </w:r>
      </w:ins>
    </w:p>
    <w:p w14:paraId="53114649" w14:textId="77777777" w:rsidR="006D299A" w:rsidRPr="00F9093F" w:rsidRDefault="006D299A" w:rsidP="006D299A">
      <w:pPr>
        <w:spacing w:line="360" w:lineRule="atLeast"/>
        <w:rPr>
          <w:rFonts w:ascii="Times New Roman" w:hAnsi="Times New Roman"/>
          <w:sz w:val="28"/>
        </w:rPr>
      </w:pPr>
    </w:p>
    <w:p w14:paraId="58C23D01"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3)</w:t>
      </w:r>
      <w:r w:rsidRPr="00F9093F">
        <w:rPr>
          <w:rFonts w:ascii="Times New Roman" w:hAnsi="Times New Roman"/>
          <w:sz w:val="28"/>
        </w:rPr>
        <w:tab/>
        <w:t xml:space="preserve">In </w:t>
      </w:r>
      <w:proofErr w:type="gramStart"/>
      <w:r w:rsidRPr="00F9093F">
        <w:rPr>
          <w:rFonts w:ascii="Times New Roman" w:hAnsi="Times New Roman"/>
          <w:sz w:val="28"/>
        </w:rPr>
        <w:t>fact</w:t>
      </w:r>
      <w:proofErr w:type="gramEnd"/>
      <w:r w:rsidRPr="00F9093F">
        <w:rPr>
          <w:rFonts w:ascii="Times New Roman" w:hAnsi="Times New Roman"/>
          <w:sz w:val="28"/>
        </w:rPr>
        <w:t xml:space="preserve"> one may show that the convergent </w:t>
      </w:r>
      <w:r w:rsidRPr="00F30F29">
        <w:rPr>
          <w:rFonts w:ascii="Times New Roman" w:hAnsi="Times New Roman"/>
          <w:position w:val="-32"/>
          <w:sz w:val="28"/>
        </w:rPr>
        <w:object w:dxaOrig="1020" w:dyaOrig="740" w14:anchorId="55B40ADD">
          <v:shape id="_x0000_i1547" type="#_x0000_t75" style="width:51.2pt;height:36.8pt" o:ole="">
            <v:imagedata r:id="rId888" o:title=""/>
          </v:shape>
          <o:OLEObject Type="Embed" ProgID="Equation.3" ShapeID="_x0000_i1547" DrawAspect="Content" ObjectID="_1585227713" r:id="rId965"/>
        </w:object>
      </w:r>
      <w:r w:rsidRPr="00F9093F">
        <w:rPr>
          <w:rFonts w:ascii="Times New Roman" w:hAnsi="Times New Roman"/>
          <w:sz w:val="28"/>
        </w:rPr>
        <w:t xml:space="preserve"> approximates </w:t>
      </w:r>
      <w:r w:rsidRPr="00F30F29">
        <w:rPr>
          <w:rFonts w:ascii="Symbol" w:hAnsi="Symbol"/>
          <w:i/>
          <w:sz w:val="28"/>
        </w:rPr>
        <w:t></w:t>
      </w:r>
      <w:r w:rsidRPr="00F9093F">
        <w:rPr>
          <w:rFonts w:ascii="Times New Roman" w:hAnsi="Times New Roman"/>
          <w:sz w:val="28"/>
        </w:rPr>
        <w:t xml:space="preserve"> better than any rational number with a denominator smaller than </w:t>
      </w:r>
      <w:r w:rsidRPr="00F30F29">
        <w:rPr>
          <w:rFonts w:ascii="Times New Roman" w:hAnsi="Times New Roman"/>
          <w:position w:val="-10"/>
          <w:sz w:val="28"/>
        </w:rPr>
        <w:object w:dxaOrig="300" w:dyaOrig="340" w14:anchorId="77119C25">
          <v:shape id="_x0000_i1548" type="#_x0000_t75" style="width:15.2pt;height:16.8pt" o:ole="">
            <v:imagedata r:id="rId910" o:title=""/>
          </v:shape>
          <o:OLEObject Type="Embed" ProgID="Equation.3" ShapeID="_x0000_i1548" DrawAspect="Content" ObjectID="_1585227714" r:id="rId966"/>
        </w:object>
      </w:r>
      <w:r w:rsidRPr="00F9093F">
        <w:rPr>
          <w:rFonts w:ascii="Times New Roman" w:hAnsi="Times New Roman"/>
          <w:sz w:val="28"/>
        </w:rPr>
        <w:t xml:space="preserve"> and so the approximations arising from continued fractions are in a sense best possible.</w:t>
      </w:r>
    </w:p>
    <w:p w14:paraId="2EAB2B14" w14:textId="77777777" w:rsidR="006D299A" w:rsidRPr="00F9093F" w:rsidRDefault="006D299A" w:rsidP="006D299A">
      <w:pPr>
        <w:spacing w:line="360" w:lineRule="atLeast"/>
        <w:ind w:left="720" w:hanging="720"/>
        <w:jc w:val="both"/>
        <w:rPr>
          <w:rFonts w:ascii="Times New Roman" w:hAnsi="Times New Roman"/>
          <w:sz w:val="28"/>
        </w:rPr>
      </w:pPr>
    </w:p>
    <w:p w14:paraId="77A05E54" w14:textId="77777777" w:rsidR="006D299A" w:rsidRPr="00F30F29" w:rsidRDefault="006D299A" w:rsidP="006D299A">
      <w:pPr>
        <w:spacing w:line="360" w:lineRule="atLeast"/>
        <w:ind w:left="720" w:hanging="720"/>
        <w:jc w:val="both"/>
        <w:rPr>
          <w:rFonts w:ascii="Times New Roman" w:hAnsi="Times New Roman"/>
          <w:b/>
          <w:sz w:val="28"/>
        </w:rPr>
      </w:pPr>
      <w:r w:rsidRPr="00F30F29">
        <w:rPr>
          <w:rFonts w:ascii="Times New Roman" w:hAnsi="Times New Roman"/>
          <w:b/>
          <w:sz w:val="28"/>
        </w:rPr>
        <w:br w:type="page"/>
      </w:r>
      <w:r w:rsidRPr="00F30F29">
        <w:rPr>
          <w:rFonts w:ascii="Times New Roman" w:hAnsi="Times New Roman"/>
          <w:b/>
          <w:sz w:val="28"/>
        </w:rPr>
        <w:lastRenderedPageBreak/>
        <w:t>§4.3</w:t>
      </w:r>
      <w:r w:rsidRPr="00F30F29">
        <w:rPr>
          <w:rFonts w:ascii="Times New Roman" w:hAnsi="Times New Roman"/>
          <w:b/>
          <w:sz w:val="28"/>
        </w:rPr>
        <w:tab/>
        <w:t>Continued fractions of square roots</w:t>
      </w:r>
    </w:p>
    <w:p w14:paraId="5E4FA1F8" w14:textId="77777777" w:rsidR="006D299A" w:rsidRPr="00F9093F" w:rsidRDefault="006D299A" w:rsidP="006D299A">
      <w:pPr>
        <w:spacing w:line="360" w:lineRule="atLeast"/>
        <w:jc w:val="both"/>
        <w:rPr>
          <w:rFonts w:ascii="Times New Roman" w:hAnsi="Times New Roman"/>
          <w:sz w:val="28"/>
        </w:rPr>
      </w:pPr>
    </w:p>
    <w:p w14:paraId="30057ED6"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It turns out that the square root of any integer has a </w:t>
      </w:r>
      <w:r w:rsidRPr="00F30F29">
        <w:rPr>
          <w:rFonts w:ascii="Times New Roman" w:hAnsi="Times New Roman"/>
          <w:i/>
          <w:sz w:val="28"/>
        </w:rPr>
        <w:t>periodic</w:t>
      </w:r>
      <w:r w:rsidRPr="00F9093F">
        <w:rPr>
          <w:rFonts w:ascii="Times New Roman" w:hAnsi="Times New Roman"/>
          <w:sz w:val="28"/>
        </w:rPr>
        <w:t xml:space="preserve"> continued fraction (cf example 2 of §4.01).</w:t>
      </w:r>
    </w:p>
    <w:p w14:paraId="5DDFA61E" w14:textId="77777777" w:rsidR="006D299A" w:rsidRPr="00F9093F" w:rsidRDefault="006D299A" w:rsidP="006D299A">
      <w:pPr>
        <w:spacing w:line="360" w:lineRule="atLeast"/>
        <w:ind w:left="720"/>
        <w:jc w:val="both"/>
        <w:rPr>
          <w:rFonts w:ascii="Times New Roman" w:hAnsi="Times New Roman"/>
          <w:sz w:val="28"/>
        </w:rPr>
      </w:pPr>
    </w:p>
    <w:p w14:paraId="67F4A696"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Another example</w:t>
      </w:r>
    </w:p>
    <w:p w14:paraId="2FA7B298"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Start with √7.</w:t>
      </w:r>
    </w:p>
    <w:p w14:paraId="4F7B2C7D" w14:textId="77777777" w:rsidR="006D299A" w:rsidRPr="00F9093F" w:rsidRDefault="006D299A" w:rsidP="006D299A">
      <w:pPr>
        <w:spacing w:line="360" w:lineRule="atLeast"/>
        <w:ind w:left="720"/>
        <w:jc w:val="both"/>
        <w:rPr>
          <w:rFonts w:ascii="Times New Roman" w:hAnsi="Times New Roman"/>
          <w:sz w:val="28"/>
        </w:rPr>
      </w:pPr>
    </w:p>
    <w:p w14:paraId="436684E3"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10"/>
          <w:sz w:val="28"/>
        </w:rPr>
        <w:object w:dxaOrig="1440" w:dyaOrig="380" w14:anchorId="79A02BCD">
          <v:shape id="_x0000_i1549" type="#_x0000_t75" style="width:1in;height:19.2pt" o:ole="">
            <v:imagedata r:id="rId967" o:title=""/>
          </v:shape>
          <o:OLEObject Type="Embed" ProgID="Equation.3" ShapeID="_x0000_i1549" DrawAspect="Content" ObjectID="_1585227715" r:id="rId968"/>
        </w:object>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30F29">
        <w:rPr>
          <w:rFonts w:ascii="Times New Roman" w:hAnsi="Times New Roman"/>
          <w:position w:val="-10"/>
          <w:sz w:val="28"/>
        </w:rPr>
        <w:object w:dxaOrig="1500" w:dyaOrig="340" w14:anchorId="10BD5B20">
          <v:shape id="_x0000_i1550" type="#_x0000_t75" style="width:75.2pt;height:16.8pt" o:ole="">
            <v:imagedata r:id="rId969" o:title=""/>
          </v:shape>
          <o:OLEObject Type="Embed" ProgID="Equation.3" ShapeID="_x0000_i1550" DrawAspect="Content" ObjectID="_1585227716" r:id="rId970"/>
        </w:object>
      </w:r>
    </w:p>
    <w:p w14:paraId="4F04CB43"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28"/>
          <w:sz w:val="28"/>
        </w:rPr>
        <w:object w:dxaOrig="2460" w:dyaOrig="740" w14:anchorId="4B5D93A5">
          <v:shape id="_x0000_i1551" type="#_x0000_t75" style="width:123.2pt;height:36.8pt" o:ole="">
            <v:imagedata r:id="rId971" o:title=""/>
          </v:shape>
          <o:OLEObject Type="Embed" ProgID="Equation.3" ShapeID="_x0000_i1551" DrawAspect="Content" ObjectID="_1585227717" r:id="rId972"/>
        </w:object>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30F29">
        <w:rPr>
          <w:rFonts w:ascii="Times New Roman" w:hAnsi="Times New Roman"/>
          <w:position w:val="-10"/>
          <w:sz w:val="28"/>
        </w:rPr>
        <w:object w:dxaOrig="1400" w:dyaOrig="340" w14:anchorId="5FF6038C">
          <v:shape id="_x0000_i1552" type="#_x0000_t75" style="width:70.4pt;height:16.8pt" o:ole="">
            <v:imagedata r:id="rId973" o:title=""/>
          </v:shape>
          <o:OLEObject Type="Embed" ProgID="Equation.3" ShapeID="_x0000_i1552" DrawAspect="Content" ObjectID="_1585227718" r:id="rId974"/>
        </w:object>
      </w:r>
    </w:p>
    <w:p w14:paraId="05F6982B"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28"/>
          <w:sz w:val="28"/>
        </w:rPr>
        <w:object w:dxaOrig="3760" w:dyaOrig="740" w14:anchorId="7BF2ED32">
          <v:shape id="_x0000_i1553" type="#_x0000_t75" style="width:188pt;height:36.8pt" o:ole="">
            <v:imagedata r:id="rId975" o:title=""/>
          </v:shape>
          <o:OLEObject Type="Embed" ProgID="Equation.3" ShapeID="_x0000_i1553" DrawAspect="Content" ObjectID="_1585227719" r:id="rId976"/>
        </w:object>
      </w:r>
      <w:r w:rsidRPr="00F9093F">
        <w:rPr>
          <w:rFonts w:ascii="Times New Roman" w:hAnsi="Times New Roman"/>
          <w:sz w:val="28"/>
        </w:rPr>
        <w:tab/>
      </w:r>
      <w:r w:rsidRPr="00F30F29">
        <w:rPr>
          <w:rFonts w:ascii="Times New Roman" w:hAnsi="Times New Roman"/>
          <w:position w:val="-10"/>
          <w:sz w:val="28"/>
        </w:rPr>
        <w:object w:dxaOrig="1460" w:dyaOrig="340" w14:anchorId="3182811D">
          <v:shape id="_x0000_i1554" type="#_x0000_t75" style="width:72.8pt;height:16.8pt" o:ole="">
            <v:imagedata r:id="rId977" o:title=""/>
          </v:shape>
          <o:OLEObject Type="Embed" ProgID="Equation.3" ShapeID="_x0000_i1554" DrawAspect="Content" ObjectID="_1585227720" r:id="rId978"/>
        </w:object>
      </w:r>
    </w:p>
    <w:p w14:paraId="60386064"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28"/>
          <w:sz w:val="28"/>
        </w:rPr>
        <w:object w:dxaOrig="3760" w:dyaOrig="740" w14:anchorId="76A00960">
          <v:shape id="_x0000_i1555" type="#_x0000_t75" style="width:188pt;height:36.8pt" o:ole="">
            <v:imagedata r:id="rId979" o:title=""/>
          </v:shape>
          <o:OLEObject Type="Embed" ProgID="Equation.3" ShapeID="_x0000_i1555" DrawAspect="Content" ObjectID="_1585227721" r:id="rId980"/>
        </w:object>
      </w:r>
      <w:r w:rsidRPr="00F9093F">
        <w:rPr>
          <w:rFonts w:ascii="Times New Roman" w:hAnsi="Times New Roman"/>
          <w:sz w:val="28"/>
        </w:rPr>
        <w:tab/>
      </w:r>
      <w:r w:rsidRPr="00F30F29">
        <w:rPr>
          <w:rFonts w:ascii="Times New Roman" w:hAnsi="Times New Roman"/>
          <w:position w:val="-10"/>
          <w:sz w:val="28"/>
        </w:rPr>
        <w:object w:dxaOrig="1440" w:dyaOrig="340" w14:anchorId="7494B1E4">
          <v:shape id="_x0000_i1556" type="#_x0000_t75" style="width:1in;height:16.8pt" o:ole="">
            <v:imagedata r:id="rId981" o:title=""/>
          </v:shape>
          <o:OLEObject Type="Embed" ProgID="Equation.3" ShapeID="_x0000_i1556" DrawAspect="Content" ObjectID="_1585227722" r:id="rId982"/>
        </w:object>
      </w:r>
    </w:p>
    <w:p w14:paraId="6DD6D410"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28"/>
          <w:sz w:val="28"/>
        </w:rPr>
        <w:object w:dxaOrig="3860" w:dyaOrig="740" w14:anchorId="07796826">
          <v:shape id="_x0000_i1557" type="#_x0000_t75" style="width:192.8pt;height:36.8pt" o:ole="">
            <v:imagedata r:id="rId983" o:title=""/>
          </v:shape>
          <o:OLEObject Type="Embed" ProgID="Equation.3" ShapeID="_x0000_i1557" DrawAspect="Content" ObjectID="_1585227723" r:id="rId984"/>
        </w:object>
      </w:r>
      <w:r w:rsidRPr="00F9093F">
        <w:rPr>
          <w:rFonts w:ascii="Times New Roman" w:hAnsi="Times New Roman"/>
          <w:sz w:val="28"/>
        </w:rPr>
        <w:tab/>
      </w:r>
      <w:r w:rsidRPr="00F30F29">
        <w:rPr>
          <w:rFonts w:ascii="Times New Roman" w:hAnsi="Times New Roman"/>
          <w:position w:val="-10"/>
          <w:sz w:val="28"/>
        </w:rPr>
        <w:object w:dxaOrig="1540" w:dyaOrig="340" w14:anchorId="579D3812">
          <v:shape id="_x0000_i1558" type="#_x0000_t75" style="width:76.8pt;height:16.8pt" o:ole="">
            <v:imagedata r:id="rId985" o:title=""/>
          </v:shape>
          <o:OLEObject Type="Embed" ProgID="Equation.3" ShapeID="_x0000_i1558" DrawAspect="Content" ObjectID="_1585227724" r:id="rId986"/>
        </w:object>
      </w:r>
    </w:p>
    <w:p w14:paraId="65924DB1" w14:textId="77777777" w:rsidR="006D299A" w:rsidRPr="00F9093F" w:rsidRDefault="006D299A" w:rsidP="006D299A">
      <w:pPr>
        <w:spacing w:line="360" w:lineRule="atLeast"/>
        <w:ind w:left="720"/>
        <w:jc w:val="both"/>
        <w:rPr>
          <w:rFonts w:ascii="Times New Roman" w:hAnsi="Times New Roman"/>
          <w:sz w:val="28"/>
        </w:rPr>
      </w:pPr>
      <w:r w:rsidRPr="00F30F29">
        <w:rPr>
          <w:rFonts w:ascii="Times New Roman" w:hAnsi="Times New Roman"/>
          <w:position w:val="-28"/>
          <w:sz w:val="28"/>
        </w:rPr>
        <w:object w:dxaOrig="1920" w:dyaOrig="700" w14:anchorId="457CE235">
          <v:shape id="_x0000_i1559" type="#_x0000_t75" style="width:96pt;height:35.2pt" o:ole="">
            <v:imagedata r:id="rId987" o:title=""/>
          </v:shape>
          <o:OLEObject Type="Embed" ProgID="Equation.3" ShapeID="_x0000_i1559" DrawAspect="Content" ObjectID="_1585227725" r:id="rId988"/>
        </w:object>
      </w:r>
      <w:r w:rsidRPr="00F9093F">
        <w:rPr>
          <w:rFonts w:ascii="Times New Roman" w:hAnsi="Times New Roman"/>
          <w:sz w:val="28"/>
        </w:rPr>
        <w:t xml:space="preserve"> and the process then repeats itself.</w:t>
      </w:r>
    </w:p>
    <w:p w14:paraId="38BB5E16" w14:textId="77777777" w:rsidR="006D299A" w:rsidRPr="00F9093F" w:rsidRDefault="006D299A" w:rsidP="006D299A">
      <w:pPr>
        <w:spacing w:line="360" w:lineRule="atLeast"/>
        <w:ind w:left="720"/>
        <w:jc w:val="both"/>
        <w:rPr>
          <w:rFonts w:ascii="Times New Roman" w:hAnsi="Times New Roman"/>
          <w:sz w:val="28"/>
        </w:rPr>
      </w:pPr>
    </w:p>
    <w:p w14:paraId="07154338" w14:textId="77777777" w:rsidR="006D299A" w:rsidRPr="00F9093F" w:rsidRDefault="006D299A" w:rsidP="006D299A">
      <w:pPr>
        <w:spacing w:line="360" w:lineRule="atLeast"/>
        <w:ind w:left="-90"/>
        <w:jc w:val="both"/>
        <w:rPr>
          <w:rFonts w:ascii="Times New Roman" w:hAnsi="Times New Roman"/>
          <w:sz w:val="28"/>
        </w:rPr>
      </w:pPr>
      <w:r w:rsidRPr="00F9093F">
        <w:rPr>
          <w:rFonts w:ascii="Times New Roman" w:hAnsi="Times New Roman"/>
          <w:sz w:val="28"/>
        </w:rPr>
        <w:t xml:space="preserve">In </w:t>
      </w:r>
      <w:proofErr w:type="gramStart"/>
      <w:r w:rsidRPr="00F9093F">
        <w:rPr>
          <w:rFonts w:ascii="Times New Roman" w:hAnsi="Times New Roman"/>
          <w:sz w:val="28"/>
        </w:rPr>
        <w:t>general</w:t>
      </w:r>
      <w:proofErr w:type="gramEnd"/>
      <w:r w:rsidRPr="00F9093F">
        <w:rPr>
          <w:rFonts w:ascii="Times New Roman" w:hAnsi="Times New Roman"/>
          <w:sz w:val="28"/>
        </w:rPr>
        <w:t xml:space="preserve"> the continued fraction of a square root of an integer is of the form </w:t>
      </w:r>
      <w:r w:rsidRPr="00F30F29">
        <w:rPr>
          <w:rFonts w:ascii="Times New Roman" w:hAnsi="Times New Roman"/>
          <w:position w:val="-10"/>
          <w:sz w:val="28"/>
        </w:rPr>
        <w:object w:dxaOrig="3880" w:dyaOrig="340" w14:anchorId="62FED2A9">
          <v:shape id="_x0000_i1560" type="#_x0000_t75" style="width:194.4pt;height:16.8pt" o:ole="">
            <v:imagedata r:id="rId989" o:title=""/>
          </v:shape>
          <o:OLEObject Type="Embed" ProgID="Equation.3" ShapeID="_x0000_i1560" DrawAspect="Content" ObjectID="_1585227726" r:id="rId990"/>
        </w:object>
      </w:r>
      <w:r w:rsidRPr="00F9093F">
        <w:rPr>
          <w:rFonts w:ascii="Times New Roman" w:hAnsi="Times New Roman"/>
          <w:sz w:val="28"/>
        </w:rPr>
        <w:t xml:space="preserve"> which we write as </w:t>
      </w:r>
      <w:r w:rsidRPr="00F30F29">
        <w:rPr>
          <w:rFonts w:ascii="Times New Roman" w:hAnsi="Times New Roman"/>
          <w:position w:val="-16"/>
          <w:sz w:val="28"/>
        </w:rPr>
        <w:object w:dxaOrig="1760" w:dyaOrig="460" w14:anchorId="64E47B34">
          <v:shape id="_x0000_i1561" type="#_x0000_t75" style="width:88pt;height:23.2pt" o:ole="">
            <v:imagedata r:id="rId991" o:title=""/>
          </v:shape>
          <o:OLEObject Type="Embed" ProgID="Equation.3" ShapeID="_x0000_i1561" DrawAspect="Content" ObjectID="_1585227727" r:id="rId992"/>
        </w:object>
      </w:r>
      <w:r w:rsidRPr="00F9093F">
        <w:rPr>
          <w:rFonts w:ascii="Times New Roman" w:hAnsi="Times New Roman"/>
          <w:sz w:val="28"/>
        </w:rPr>
        <w:t>.</w:t>
      </w:r>
    </w:p>
    <w:p w14:paraId="55C06AEC" w14:textId="77777777" w:rsidR="006D299A" w:rsidRPr="00F9093F" w:rsidRDefault="006D299A" w:rsidP="006D299A">
      <w:pPr>
        <w:spacing w:line="360" w:lineRule="atLeast"/>
        <w:ind w:left="-90"/>
        <w:jc w:val="both"/>
        <w:rPr>
          <w:rFonts w:ascii="Times New Roman" w:hAnsi="Times New Roman"/>
          <w:sz w:val="28"/>
        </w:rPr>
      </w:pPr>
    </w:p>
    <w:p w14:paraId="51D2C6AF" w14:textId="77777777" w:rsidR="006D299A" w:rsidRPr="00F30F29" w:rsidRDefault="006D299A" w:rsidP="006D299A">
      <w:pPr>
        <w:spacing w:line="360" w:lineRule="atLeast"/>
        <w:ind w:left="-90"/>
        <w:jc w:val="both"/>
        <w:rPr>
          <w:rFonts w:ascii="Times New Roman" w:hAnsi="Times New Roman"/>
          <w:b/>
          <w:sz w:val="28"/>
        </w:rPr>
      </w:pPr>
    </w:p>
    <w:p w14:paraId="1E1D1772" w14:textId="77777777" w:rsidR="006D299A" w:rsidRPr="00F30F29" w:rsidRDefault="006D299A" w:rsidP="006D299A">
      <w:pPr>
        <w:spacing w:line="360" w:lineRule="atLeast"/>
        <w:ind w:left="-90"/>
        <w:jc w:val="both"/>
        <w:rPr>
          <w:rFonts w:ascii="Times New Roman" w:hAnsi="Times New Roman"/>
          <w:b/>
          <w:sz w:val="28"/>
        </w:rPr>
      </w:pPr>
      <w:r w:rsidRPr="00F30F29">
        <w:rPr>
          <w:rFonts w:ascii="Times New Roman" w:hAnsi="Times New Roman"/>
          <w:b/>
          <w:sz w:val="28"/>
        </w:rPr>
        <w:t>Remarks</w:t>
      </w:r>
    </w:p>
    <w:p w14:paraId="5D192B28" w14:textId="77777777" w:rsidR="006D299A" w:rsidRPr="00F9093F" w:rsidRDefault="006D299A" w:rsidP="006D299A">
      <w:pPr>
        <w:spacing w:line="360" w:lineRule="atLeast"/>
        <w:ind w:left="720" w:hanging="810"/>
        <w:jc w:val="both"/>
        <w:rPr>
          <w:rFonts w:ascii="Times New Roman" w:hAnsi="Times New Roman"/>
          <w:sz w:val="28"/>
        </w:rPr>
      </w:pPr>
      <w:r w:rsidRPr="00F9093F">
        <w:rPr>
          <w:rFonts w:ascii="Times New Roman" w:hAnsi="Times New Roman"/>
          <w:sz w:val="28"/>
        </w:rPr>
        <w:t>1)</w:t>
      </w:r>
      <w:r w:rsidRPr="00F9093F">
        <w:rPr>
          <w:rFonts w:ascii="Times New Roman" w:hAnsi="Times New Roman"/>
          <w:sz w:val="28"/>
        </w:rPr>
        <w:tab/>
        <w:t xml:space="preserve">The periodic part of the continued fraction </w:t>
      </w:r>
      <w:proofErr w:type="gramStart"/>
      <w:r w:rsidRPr="00F9093F">
        <w:rPr>
          <w:rFonts w:ascii="Times New Roman" w:hAnsi="Times New Roman"/>
          <w:sz w:val="28"/>
        </w:rPr>
        <w:t>of  √</w:t>
      </w:r>
      <w:proofErr w:type="gramEnd"/>
      <w:r w:rsidRPr="00F30F29">
        <w:rPr>
          <w:rFonts w:ascii="Times New Roman" w:hAnsi="Times New Roman"/>
          <w:i/>
          <w:sz w:val="28"/>
        </w:rPr>
        <w:t>N</w:t>
      </w:r>
      <w:r w:rsidRPr="00F9093F">
        <w:rPr>
          <w:rFonts w:ascii="Times New Roman" w:hAnsi="Times New Roman"/>
          <w:sz w:val="28"/>
        </w:rPr>
        <w:t xml:space="preserve"> starts at </w:t>
      </w:r>
      <w:r w:rsidRPr="00F30F29">
        <w:rPr>
          <w:rFonts w:ascii="Times New Roman" w:hAnsi="Times New Roman"/>
          <w:position w:val="-10"/>
          <w:sz w:val="28"/>
        </w:rPr>
        <w:object w:dxaOrig="280" w:dyaOrig="340" w14:anchorId="2C57639E">
          <v:shape id="_x0000_i1562" type="#_x0000_t75" style="width:14.4pt;height:16.8pt" o:ole="">
            <v:imagedata r:id="rId993" o:title=""/>
          </v:shape>
          <o:OLEObject Type="Embed" ProgID="Equation.3" ShapeID="_x0000_i1562" DrawAspect="Content" ObjectID="_1585227728" r:id="rId994"/>
        </w:object>
      </w:r>
      <w:r w:rsidRPr="00F9093F">
        <w:rPr>
          <w:rFonts w:ascii="Times New Roman" w:hAnsi="Times New Roman"/>
          <w:sz w:val="28"/>
        </w:rPr>
        <w:t>.</w:t>
      </w:r>
    </w:p>
    <w:p w14:paraId="299986F5" w14:textId="77777777" w:rsidR="006D299A" w:rsidRPr="00F9093F" w:rsidRDefault="006D299A" w:rsidP="006D299A">
      <w:pPr>
        <w:spacing w:line="360" w:lineRule="atLeast"/>
        <w:ind w:left="720" w:hanging="810"/>
        <w:jc w:val="both"/>
        <w:rPr>
          <w:rFonts w:ascii="Times New Roman" w:hAnsi="Times New Roman"/>
          <w:sz w:val="28"/>
        </w:rPr>
      </w:pPr>
    </w:p>
    <w:p w14:paraId="01DB2E4A" w14:textId="77777777" w:rsidR="006D299A" w:rsidRPr="00F9093F" w:rsidRDefault="006D299A" w:rsidP="006D299A">
      <w:pPr>
        <w:spacing w:line="360" w:lineRule="atLeast"/>
        <w:ind w:left="720" w:hanging="81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The periodic part has a very specific symmetrical form. In </w:t>
      </w:r>
      <w:proofErr w:type="gramStart"/>
      <w:r w:rsidRPr="00F9093F">
        <w:rPr>
          <w:rFonts w:ascii="Times New Roman" w:hAnsi="Times New Roman"/>
          <w:sz w:val="28"/>
        </w:rPr>
        <w:t>fact</w:t>
      </w:r>
      <w:proofErr w:type="gramEnd"/>
      <w:r w:rsidRPr="00F9093F">
        <w:rPr>
          <w:rFonts w:ascii="Times New Roman" w:hAnsi="Times New Roman"/>
          <w:sz w:val="28"/>
        </w:rPr>
        <w:t xml:space="preserve"> </w:t>
      </w:r>
      <w:r w:rsidRPr="00F30F29">
        <w:rPr>
          <w:rFonts w:ascii="Times New Roman" w:hAnsi="Times New Roman"/>
          <w:position w:val="-10"/>
          <w:sz w:val="28"/>
        </w:rPr>
        <w:object w:dxaOrig="1420" w:dyaOrig="340" w14:anchorId="2F956331">
          <v:shape id="_x0000_i1563" type="#_x0000_t75" style="width:71.2pt;height:16.8pt" o:ole="">
            <v:imagedata r:id="rId995" o:title=""/>
          </v:shape>
          <o:OLEObject Type="Embed" ProgID="Equation.3" ShapeID="_x0000_i1563" DrawAspect="Content" ObjectID="_1585227729" r:id="rId996"/>
        </w:object>
      </w:r>
      <w:r w:rsidRPr="00F9093F">
        <w:rPr>
          <w:rFonts w:ascii="Times New Roman" w:hAnsi="Times New Roman"/>
          <w:sz w:val="28"/>
        </w:rPr>
        <w:t xml:space="preserve"> always has the form </w:t>
      </w:r>
      <w:r w:rsidRPr="00F30F29">
        <w:rPr>
          <w:rFonts w:ascii="Times New Roman" w:hAnsi="Times New Roman"/>
          <w:position w:val="-10"/>
          <w:sz w:val="28"/>
        </w:rPr>
        <w:object w:dxaOrig="2320" w:dyaOrig="340" w14:anchorId="110B0A86">
          <v:shape id="_x0000_i1564" type="#_x0000_t75" style="width:116pt;height:16.8pt" o:ole="">
            <v:imagedata r:id="rId997" o:title=""/>
          </v:shape>
          <o:OLEObject Type="Embed" ProgID="Equation.3" ShapeID="_x0000_i1564" DrawAspect="Content" ObjectID="_1585227730" r:id="rId998"/>
        </w:object>
      </w:r>
      <w:r w:rsidRPr="00F9093F">
        <w:rPr>
          <w:rFonts w:ascii="Times New Roman" w:hAnsi="Times New Roman"/>
          <w:sz w:val="28"/>
        </w:rPr>
        <w:t>.</w:t>
      </w:r>
    </w:p>
    <w:p w14:paraId="508B72B9" w14:textId="77777777" w:rsidR="006D299A" w:rsidRPr="00F9093F" w:rsidRDefault="006D299A" w:rsidP="006D299A">
      <w:pPr>
        <w:spacing w:line="360" w:lineRule="atLeast"/>
        <w:ind w:left="720" w:hanging="810"/>
        <w:jc w:val="both"/>
        <w:rPr>
          <w:rFonts w:ascii="Times New Roman" w:hAnsi="Times New Roman"/>
          <w:sz w:val="28"/>
        </w:rPr>
      </w:pPr>
      <w:r w:rsidRPr="00F9093F">
        <w:rPr>
          <w:rFonts w:ascii="Times New Roman" w:hAnsi="Times New Roman"/>
          <w:sz w:val="28"/>
        </w:rPr>
        <w:tab/>
        <w:t xml:space="preserve">e.g. </w:t>
      </w:r>
      <w:r w:rsidRPr="00F30F29">
        <w:rPr>
          <w:rFonts w:ascii="Times New Roman" w:hAnsi="Times New Roman"/>
          <w:position w:val="-16"/>
          <w:sz w:val="28"/>
        </w:rPr>
        <w:object w:dxaOrig="2580" w:dyaOrig="460" w14:anchorId="6F9F613D">
          <v:shape id="_x0000_i1565" type="#_x0000_t75" style="width:128.8pt;height:23.2pt" o:ole="">
            <v:imagedata r:id="rId999" o:title=""/>
          </v:shape>
          <o:OLEObject Type="Embed" ProgID="Equation.3" ShapeID="_x0000_i1565" DrawAspect="Content" ObjectID="_1585227731" r:id="rId1000"/>
        </w:object>
      </w:r>
      <w:r w:rsidRPr="00F9093F">
        <w:rPr>
          <w:rFonts w:ascii="Times New Roman" w:hAnsi="Times New Roman"/>
          <w:sz w:val="28"/>
        </w:rPr>
        <w:tab/>
      </w:r>
      <w:r w:rsidRPr="00F30F29">
        <w:rPr>
          <w:rFonts w:ascii="Times New Roman" w:hAnsi="Times New Roman"/>
          <w:position w:val="-16"/>
          <w:sz w:val="28"/>
        </w:rPr>
        <w:object w:dxaOrig="4240" w:dyaOrig="460" w14:anchorId="50624198">
          <v:shape id="_x0000_i1566" type="#_x0000_t75" style="width:212pt;height:23.2pt" o:ole="">
            <v:imagedata r:id="rId1001" o:title=""/>
          </v:shape>
          <o:OLEObject Type="Embed" ProgID="Equation.3" ShapeID="_x0000_i1566" DrawAspect="Content" ObjectID="_1585227732" r:id="rId1002"/>
        </w:object>
      </w:r>
    </w:p>
    <w:p w14:paraId="10BCF2A3" w14:textId="77777777" w:rsidR="006D299A" w:rsidRPr="00F9093F" w:rsidRDefault="006D299A" w:rsidP="006D299A">
      <w:pPr>
        <w:spacing w:line="360" w:lineRule="atLeast"/>
        <w:ind w:left="720" w:hanging="810"/>
        <w:jc w:val="both"/>
        <w:rPr>
          <w:rFonts w:ascii="Times New Roman" w:hAnsi="Times New Roman"/>
          <w:sz w:val="28"/>
        </w:rPr>
      </w:pPr>
    </w:p>
    <w:p w14:paraId="3BB51003" w14:textId="77777777" w:rsidR="006D299A" w:rsidRPr="00F9093F" w:rsidRDefault="006D299A" w:rsidP="006D299A">
      <w:pPr>
        <w:spacing w:line="360" w:lineRule="atLeast"/>
        <w:ind w:left="720" w:hanging="810"/>
        <w:jc w:val="both"/>
        <w:rPr>
          <w:rFonts w:ascii="Times New Roman" w:hAnsi="Times New Roman"/>
          <w:sz w:val="28"/>
        </w:rPr>
      </w:pPr>
      <w:r w:rsidRPr="00F9093F">
        <w:rPr>
          <w:rFonts w:ascii="Times New Roman" w:hAnsi="Times New Roman"/>
          <w:sz w:val="28"/>
        </w:rPr>
        <w:t>3)</w:t>
      </w:r>
      <w:r w:rsidRPr="00F9093F">
        <w:rPr>
          <w:rFonts w:ascii="Times New Roman" w:hAnsi="Times New Roman"/>
          <w:sz w:val="28"/>
        </w:rPr>
        <w:tab/>
        <w:t xml:space="preserve">As above, each </w:t>
      </w:r>
      <w:r w:rsidRPr="00F30F29">
        <w:rPr>
          <w:rFonts w:ascii="Times New Roman" w:hAnsi="Times New Roman"/>
          <w:position w:val="-10"/>
          <w:sz w:val="28"/>
        </w:rPr>
        <w:object w:dxaOrig="340" w:dyaOrig="340" w14:anchorId="647B355D">
          <v:shape id="_x0000_i1567" type="#_x0000_t75" style="width:16.8pt;height:16.8pt" o:ole="">
            <v:imagedata r:id="rId1003" o:title=""/>
          </v:shape>
          <o:OLEObject Type="Embed" ProgID="Equation.3" ShapeID="_x0000_i1567" DrawAspect="Content" ObjectID="_1585227733" r:id="rId1004"/>
        </w:object>
      </w:r>
      <w:r w:rsidRPr="00F9093F">
        <w:rPr>
          <w:rFonts w:ascii="Times New Roman" w:hAnsi="Times New Roman"/>
          <w:sz w:val="28"/>
        </w:rPr>
        <w:t xml:space="preserve"> reduces to </w:t>
      </w:r>
      <w:r w:rsidRPr="00F30F29">
        <w:rPr>
          <w:rFonts w:ascii="Times New Roman" w:hAnsi="Times New Roman"/>
          <w:position w:val="-32"/>
          <w:sz w:val="28"/>
        </w:rPr>
        <w:object w:dxaOrig="1020" w:dyaOrig="780" w14:anchorId="65BB261F">
          <v:shape id="_x0000_i1568" type="#_x0000_t75" style="width:51.2pt;height:39.2pt" o:ole="">
            <v:imagedata r:id="rId1005" o:title=""/>
          </v:shape>
          <o:OLEObject Type="Embed" ProgID="Equation.3" ShapeID="_x0000_i1568" DrawAspect="Content" ObjectID="_1585227734" r:id="rId1006"/>
        </w:object>
      </w:r>
      <w:r w:rsidRPr="00F9093F">
        <w:rPr>
          <w:rFonts w:ascii="Times New Roman" w:hAnsi="Times New Roman"/>
          <w:sz w:val="28"/>
        </w:rPr>
        <w:t xml:space="preserve"> and in fact the numbers </w:t>
      </w:r>
      <w:r w:rsidRPr="00F30F29">
        <w:rPr>
          <w:rFonts w:ascii="Times New Roman" w:hAnsi="Times New Roman"/>
          <w:position w:val="-10"/>
          <w:sz w:val="28"/>
        </w:rPr>
        <w:object w:dxaOrig="620" w:dyaOrig="340" w14:anchorId="57B25E55">
          <v:shape id="_x0000_i1569" type="#_x0000_t75" style="width:31.2pt;height:16.8pt" o:ole="">
            <v:imagedata r:id="rId1007" o:title=""/>
          </v:shape>
          <o:OLEObject Type="Embed" ProgID="Equation.3" ShapeID="_x0000_i1569" DrawAspect="Content" ObjectID="_1585227735" r:id="rId1008"/>
        </w:object>
      </w:r>
      <w:r w:rsidRPr="00F9093F">
        <w:rPr>
          <w:rFonts w:ascii="Times New Roman" w:hAnsi="Times New Roman"/>
          <w:sz w:val="28"/>
        </w:rPr>
        <w:t xml:space="preserve"> satisfy </w:t>
      </w:r>
      <w:r w:rsidRPr="00F30F29">
        <w:rPr>
          <w:rFonts w:ascii="Times New Roman" w:hAnsi="Times New Roman"/>
          <w:position w:val="-10"/>
          <w:sz w:val="28"/>
        </w:rPr>
        <w:object w:dxaOrig="1680" w:dyaOrig="340" w14:anchorId="70D9D25F">
          <v:shape id="_x0000_i1570" type="#_x0000_t75" style="width:84pt;height:16.8pt" o:ole="">
            <v:imagedata r:id="rId1009" o:title=""/>
          </v:shape>
          <o:OLEObject Type="Embed" ProgID="Equation.3" ShapeID="_x0000_i1570" DrawAspect="Content" ObjectID="_1585227736" r:id="rId1010"/>
        </w:object>
      </w:r>
      <w:r w:rsidRPr="00F9093F">
        <w:rPr>
          <w:rFonts w:ascii="Times New Roman" w:hAnsi="Times New Roman"/>
          <w:sz w:val="28"/>
        </w:rPr>
        <w:t xml:space="preserve"> and </w:t>
      </w:r>
      <w:r w:rsidRPr="00F30F29">
        <w:rPr>
          <w:rFonts w:ascii="Times New Roman" w:hAnsi="Times New Roman"/>
          <w:position w:val="-32"/>
          <w:sz w:val="28"/>
        </w:rPr>
        <w:object w:dxaOrig="1480" w:dyaOrig="800" w14:anchorId="6F686B23">
          <v:shape id="_x0000_i1571" type="#_x0000_t75" style="width:74.4pt;height:40pt" o:ole="">
            <v:imagedata r:id="rId1011" o:title=""/>
          </v:shape>
          <o:OLEObject Type="Embed" ProgID="Equation.3" ShapeID="_x0000_i1571" DrawAspect="Content" ObjectID="_1585227737" r:id="rId1012"/>
        </w:object>
      </w:r>
      <w:r w:rsidRPr="00F9093F">
        <w:rPr>
          <w:rFonts w:ascii="Times New Roman" w:hAnsi="Times New Roman"/>
          <w:sz w:val="28"/>
        </w:rPr>
        <w:t>.</w:t>
      </w:r>
    </w:p>
    <w:p w14:paraId="2C3410CB" w14:textId="77777777" w:rsidR="006D299A" w:rsidRPr="00F9093F" w:rsidRDefault="006D299A" w:rsidP="006D299A">
      <w:pPr>
        <w:spacing w:line="360" w:lineRule="atLeast"/>
        <w:ind w:left="720" w:hanging="810"/>
        <w:jc w:val="both"/>
        <w:rPr>
          <w:rFonts w:ascii="Times New Roman" w:hAnsi="Times New Roman"/>
          <w:sz w:val="28"/>
        </w:rPr>
      </w:pPr>
      <w:r w:rsidRPr="00F9093F">
        <w:rPr>
          <w:rFonts w:ascii="Times New Roman" w:hAnsi="Times New Roman"/>
          <w:sz w:val="28"/>
        </w:rPr>
        <w:t>4)</w:t>
      </w:r>
      <w:r w:rsidRPr="00F9093F">
        <w:rPr>
          <w:rFonts w:ascii="Times New Roman" w:hAnsi="Times New Roman"/>
          <w:sz w:val="28"/>
        </w:rPr>
        <w:tab/>
        <w:t xml:space="preserve">More generally any </w:t>
      </w:r>
      <w:r w:rsidRPr="00F30F29">
        <w:rPr>
          <w:rFonts w:ascii="Times New Roman" w:hAnsi="Times New Roman"/>
          <w:i/>
          <w:sz w:val="28"/>
        </w:rPr>
        <w:t>quadratic irrational</w:t>
      </w:r>
      <w:r w:rsidRPr="00F9093F">
        <w:rPr>
          <w:rFonts w:ascii="Times New Roman" w:hAnsi="Times New Roman"/>
          <w:sz w:val="28"/>
        </w:rPr>
        <w:t xml:space="preserve"> of the form </w:t>
      </w:r>
      <w:r w:rsidRPr="00F30F29">
        <w:rPr>
          <w:rFonts w:ascii="Times New Roman" w:hAnsi="Times New Roman"/>
          <w:position w:val="-24"/>
          <w:sz w:val="28"/>
        </w:rPr>
        <w:object w:dxaOrig="860" w:dyaOrig="700" w14:anchorId="13E31BD2">
          <v:shape id="_x0000_i1572" type="#_x0000_t75" style="width:43.2pt;height:35.2pt" o:ole="">
            <v:imagedata r:id="rId1013" o:title=""/>
          </v:shape>
          <o:OLEObject Type="Embed" ProgID="Equation.3" ShapeID="_x0000_i1572" DrawAspect="Content" ObjectID="_1585227738" r:id="rId1014"/>
        </w:object>
      </w:r>
      <w:r w:rsidRPr="00F9093F">
        <w:rPr>
          <w:rFonts w:ascii="Times New Roman" w:hAnsi="Times New Roman"/>
          <w:sz w:val="28"/>
        </w:rPr>
        <w:t xml:space="preserve"> with </w:t>
      </w:r>
      <w:r w:rsidRPr="00F30F29">
        <w:rPr>
          <w:rFonts w:ascii="Times New Roman" w:hAnsi="Times New Roman"/>
          <w:i/>
          <w:sz w:val="28"/>
        </w:rPr>
        <w:t>a, b</w:t>
      </w:r>
      <w:r w:rsidRPr="00F9093F">
        <w:rPr>
          <w:rFonts w:ascii="Times New Roman" w:hAnsi="Times New Roman"/>
          <w:sz w:val="28"/>
        </w:rPr>
        <w:t xml:space="preserve"> and </w:t>
      </w:r>
      <w:r w:rsidRPr="00F30F29">
        <w:rPr>
          <w:rFonts w:ascii="Times New Roman" w:hAnsi="Times New Roman"/>
          <w:i/>
          <w:sz w:val="28"/>
        </w:rPr>
        <w:t>c</w:t>
      </w:r>
      <w:r w:rsidRPr="00F9093F">
        <w:rPr>
          <w:rFonts w:ascii="Times New Roman" w:hAnsi="Times New Roman"/>
          <w:sz w:val="28"/>
        </w:rPr>
        <w:t xml:space="preserve"> integers and </w:t>
      </w:r>
      <w:r w:rsidRPr="00F30F29">
        <w:rPr>
          <w:rFonts w:ascii="Times New Roman" w:hAnsi="Times New Roman"/>
          <w:i/>
          <w:sz w:val="28"/>
        </w:rPr>
        <w:t>a</w:t>
      </w:r>
      <w:r w:rsidRPr="00F9093F">
        <w:rPr>
          <w:rFonts w:ascii="Times New Roman" w:hAnsi="Times New Roman"/>
          <w:sz w:val="28"/>
        </w:rPr>
        <w:t xml:space="preserve"> not a square, has a periodic continued fraction (not necessarily starting at the beginning) </w:t>
      </w:r>
      <w:r w:rsidRPr="00F30F29">
        <w:rPr>
          <w:rFonts w:ascii="Times New Roman" w:hAnsi="Times New Roman"/>
          <w:i/>
          <w:sz w:val="28"/>
        </w:rPr>
        <w:t>and conversely.</w:t>
      </w:r>
    </w:p>
    <w:p w14:paraId="6474FD15" w14:textId="77777777" w:rsidR="006D299A" w:rsidRPr="00F30F29" w:rsidRDefault="006D299A" w:rsidP="006D299A">
      <w:pPr>
        <w:spacing w:line="360" w:lineRule="atLeast"/>
        <w:ind w:left="-90"/>
        <w:jc w:val="both"/>
        <w:rPr>
          <w:rFonts w:ascii="Times New Roman" w:hAnsi="Times New Roman"/>
          <w:b/>
          <w:sz w:val="28"/>
        </w:rPr>
      </w:pPr>
      <w:r w:rsidRPr="00F30F29">
        <w:rPr>
          <w:rFonts w:ascii="Times New Roman" w:hAnsi="Times New Roman"/>
          <w:b/>
          <w:sz w:val="28"/>
        </w:rPr>
        <w:lastRenderedPageBreak/>
        <w:t>Examples</w:t>
      </w:r>
    </w:p>
    <w:p w14:paraId="771DF773" w14:textId="77777777" w:rsidR="006D299A" w:rsidRPr="00F30F29" w:rsidRDefault="006D299A" w:rsidP="006D299A">
      <w:pPr>
        <w:spacing w:line="360" w:lineRule="atLeast"/>
        <w:ind w:left="720" w:hanging="720"/>
        <w:jc w:val="both"/>
        <w:rPr>
          <w:rFonts w:ascii="Symbol" w:hAnsi="Symbol"/>
          <w:sz w:val="28"/>
        </w:rPr>
      </w:pPr>
      <w:r w:rsidRPr="00F30F29">
        <w:rPr>
          <w:rFonts w:ascii="Symbol" w:hAnsi="Symbol"/>
          <w:sz w:val="28"/>
        </w:rPr>
        <w:t></w:t>
      </w:r>
      <w:r w:rsidRPr="00F30F29">
        <w:rPr>
          <w:rFonts w:ascii="Symbol" w:hAnsi="Symbol"/>
          <w:sz w:val="28"/>
        </w:rPr>
        <w:t></w:t>
      </w:r>
      <w:r w:rsidRPr="00F30F29">
        <w:rPr>
          <w:rFonts w:ascii="Times New Roman" w:hAnsi="Times New Roman"/>
          <w:sz w:val="28"/>
        </w:rPr>
        <w:tab/>
        <w:t xml:space="preserve">We showed earlier that the continued fraction of </w:t>
      </w:r>
      <w:r w:rsidRPr="000F0999">
        <w:rPr>
          <w:rFonts w:ascii="Times New Roman" w:hAnsi="Times New Roman"/>
          <w:position w:val="-24"/>
          <w:sz w:val="28"/>
        </w:rPr>
        <w:object w:dxaOrig="1220" w:dyaOrig="700" w14:anchorId="0AAF15BE">
          <v:shape id="_x0000_i1573" type="#_x0000_t75" style="width:60.8pt;height:35.2pt" o:ole="">
            <v:imagedata r:id="rId902" o:title=""/>
          </v:shape>
          <o:OLEObject Type="Embed" ProgID="Equation.3" ShapeID="_x0000_i1573" DrawAspect="Content" ObjectID="_1585227739" r:id="rId1015"/>
        </w:object>
      </w:r>
      <w:r w:rsidRPr="00F30F29">
        <w:rPr>
          <w:rFonts w:ascii="Times New Roman" w:hAnsi="Times New Roman"/>
          <w:sz w:val="28"/>
        </w:rPr>
        <w:t xml:space="preserve"> is </w:t>
      </w:r>
      <w:r w:rsidRPr="000F0999">
        <w:rPr>
          <w:rFonts w:ascii="Times New Roman" w:hAnsi="Times New Roman"/>
          <w:position w:val="-10"/>
          <w:sz w:val="28"/>
        </w:rPr>
        <w:object w:dxaOrig="1140" w:dyaOrig="300" w14:anchorId="79E1D450">
          <v:shape id="_x0000_i1574" type="#_x0000_t75" style="width:56.8pt;height:15.2pt" o:ole="">
            <v:imagedata r:id="rId1016" o:title=""/>
          </v:shape>
          <o:OLEObject Type="Embed" ProgID="Equation.3" ShapeID="_x0000_i1574" DrawAspect="Content" ObjectID="_1585227740" r:id="rId1017"/>
        </w:object>
      </w:r>
      <w:r w:rsidRPr="00F30F29">
        <w:rPr>
          <w:rFonts w:ascii="Times New Roman" w:hAnsi="Times New Roman"/>
          <w:sz w:val="28"/>
        </w:rPr>
        <w:t>.</w:t>
      </w:r>
    </w:p>
    <w:p w14:paraId="53AAFB66" w14:textId="77777777" w:rsidR="006D299A" w:rsidRPr="00F30F29" w:rsidRDefault="006D299A" w:rsidP="006D299A">
      <w:pPr>
        <w:spacing w:line="360" w:lineRule="atLeast"/>
        <w:jc w:val="both"/>
        <w:rPr>
          <w:rFonts w:ascii="Symbol" w:hAnsi="Symbol"/>
          <w:sz w:val="28"/>
        </w:rPr>
      </w:pPr>
    </w:p>
    <w:p w14:paraId="617B6560" w14:textId="77777777" w:rsidR="006D299A" w:rsidRPr="00F9093F" w:rsidRDefault="006D299A" w:rsidP="006D299A">
      <w:pPr>
        <w:spacing w:line="360" w:lineRule="atLeast"/>
        <w:jc w:val="both"/>
        <w:rPr>
          <w:rFonts w:ascii="Times New Roman" w:hAnsi="Times New Roman"/>
          <w:sz w:val="28"/>
        </w:rPr>
      </w:pPr>
      <w:r w:rsidRPr="00F30F29">
        <w:rPr>
          <w:rFonts w:ascii="Symbol" w:hAnsi="Symbol"/>
          <w:sz w:val="28"/>
        </w:rPr>
        <w:t></w:t>
      </w:r>
      <w:r w:rsidRPr="00F30F29">
        <w:rPr>
          <w:rFonts w:ascii="Symbol" w:hAnsi="Symbol"/>
          <w:sz w:val="28"/>
        </w:rPr>
        <w:t></w:t>
      </w:r>
      <w:r w:rsidRPr="00F30F29">
        <w:rPr>
          <w:rFonts w:ascii="Symbol" w:hAnsi="Symbol"/>
          <w:i/>
          <w:sz w:val="28"/>
        </w:rPr>
        <w:tab/>
      </w:r>
      <w:r w:rsidRPr="00F30F29">
        <w:rPr>
          <w:rFonts w:ascii="Symbol" w:hAnsi="Symbol"/>
          <w:i/>
          <w:sz w:val="28"/>
        </w:rPr>
        <w:t></w:t>
      </w:r>
      <w:r w:rsidRPr="00F9093F">
        <w:rPr>
          <w:rFonts w:ascii="Times New Roman" w:hAnsi="Times New Roman"/>
          <w:sz w:val="28"/>
        </w:rPr>
        <w:t xml:space="preserve"> = [</w:t>
      </w:r>
      <w:proofErr w:type="gramStart"/>
      <w:r w:rsidRPr="00F9093F">
        <w:rPr>
          <w:rFonts w:ascii="Times New Roman" w:hAnsi="Times New Roman"/>
          <w:sz w:val="28"/>
        </w:rPr>
        <w:t>3;  3</w:t>
      </w:r>
      <w:proofErr w:type="gramEnd"/>
      <w:r w:rsidRPr="00F9093F">
        <w:rPr>
          <w:rFonts w:ascii="Times New Roman" w:hAnsi="Times New Roman"/>
          <w:sz w:val="28"/>
        </w:rPr>
        <w:t xml:space="preserve">, 3, 3, 3, ...] </w:t>
      </w:r>
    </w:p>
    <w:p w14:paraId="55ECEE3D"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Then </w:t>
      </w:r>
      <w:r w:rsidRPr="00F30F29">
        <w:rPr>
          <w:rFonts w:ascii="Times New Roman" w:hAnsi="Times New Roman"/>
          <w:position w:val="-60"/>
          <w:sz w:val="28"/>
        </w:rPr>
        <w:object w:dxaOrig="2840" w:dyaOrig="1020" w14:anchorId="679B0D67">
          <v:shape id="_x0000_i1575" type="#_x0000_t75" style="width:142.4pt;height:51.2pt" o:ole="">
            <v:imagedata r:id="rId1018" o:title=""/>
          </v:shape>
          <o:OLEObject Type="Embed" ProgID="Equation.3" ShapeID="_x0000_i1575" DrawAspect="Content" ObjectID="_1585227741" r:id="rId1019"/>
        </w:object>
      </w:r>
      <w:r w:rsidRPr="00F9093F">
        <w:rPr>
          <w:rFonts w:ascii="Times New Roman" w:hAnsi="Times New Roman"/>
          <w:sz w:val="28"/>
        </w:rPr>
        <w:t xml:space="preserve"> and so </w:t>
      </w:r>
      <w:r w:rsidRPr="00F30F29">
        <w:rPr>
          <w:rFonts w:ascii="Times New Roman" w:hAnsi="Times New Roman"/>
          <w:position w:val="-2"/>
          <w:sz w:val="28"/>
        </w:rPr>
        <w:object w:dxaOrig="1680" w:dyaOrig="320" w14:anchorId="425E0A80">
          <v:shape id="_x0000_i1576" type="#_x0000_t75" style="width:84pt;height:16pt" o:ole="">
            <v:imagedata r:id="rId1020" o:title=""/>
          </v:shape>
          <o:OLEObject Type="Embed" ProgID="Equation.3" ShapeID="_x0000_i1576" DrawAspect="Content" ObjectID="_1585227742" r:id="rId1021"/>
        </w:object>
      </w:r>
      <w:r w:rsidRPr="00F9093F">
        <w:rPr>
          <w:rFonts w:ascii="Times New Roman" w:hAnsi="Times New Roman"/>
          <w:sz w:val="28"/>
        </w:rPr>
        <w:t xml:space="preserve"> and so</w:t>
      </w:r>
      <w:r w:rsidRPr="00F30F29">
        <w:rPr>
          <w:rFonts w:ascii="Times New Roman" w:hAnsi="Times New Roman"/>
          <w:position w:val="-24"/>
          <w:sz w:val="28"/>
        </w:rPr>
        <w:object w:dxaOrig="1400" w:dyaOrig="700" w14:anchorId="2CC5A16D">
          <v:shape id="_x0000_i1577" type="#_x0000_t75" style="width:70.4pt;height:35.2pt" o:ole="">
            <v:imagedata r:id="rId1022" o:title=""/>
          </v:shape>
          <o:OLEObject Type="Embed" ProgID="Equation.3" ShapeID="_x0000_i1577" DrawAspect="Content" ObjectID="_1585227743" r:id="rId1023"/>
        </w:object>
      </w:r>
      <w:r w:rsidRPr="00F9093F">
        <w:rPr>
          <w:rFonts w:ascii="Times New Roman" w:hAnsi="Times New Roman"/>
          <w:sz w:val="28"/>
        </w:rPr>
        <w:t>.</w:t>
      </w:r>
    </w:p>
    <w:p w14:paraId="7D7C763E" w14:textId="77777777" w:rsidR="006D299A" w:rsidRPr="00F9093F" w:rsidRDefault="006D299A" w:rsidP="006D299A">
      <w:pPr>
        <w:spacing w:line="360" w:lineRule="atLeast"/>
        <w:ind w:left="720"/>
        <w:jc w:val="both"/>
        <w:rPr>
          <w:rFonts w:ascii="Times New Roman" w:hAnsi="Times New Roman"/>
          <w:sz w:val="28"/>
        </w:rPr>
      </w:pPr>
    </w:p>
    <w:p w14:paraId="2AD131CB" w14:textId="77777777" w:rsidR="006D299A" w:rsidRPr="00F9093F" w:rsidRDefault="006D299A" w:rsidP="006D299A">
      <w:pPr>
        <w:spacing w:line="360" w:lineRule="atLeast"/>
        <w:ind w:left="720"/>
        <w:jc w:val="both"/>
        <w:rPr>
          <w:rFonts w:ascii="Times New Roman" w:hAnsi="Times New Roman"/>
          <w:sz w:val="28"/>
        </w:rPr>
      </w:pPr>
    </w:p>
    <w:p w14:paraId="36700998"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3)</w:t>
      </w:r>
      <w:r w:rsidRPr="00F9093F">
        <w:rPr>
          <w:rFonts w:ascii="Times New Roman" w:hAnsi="Times New Roman"/>
          <w:sz w:val="28"/>
        </w:rPr>
        <w:tab/>
      </w:r>
      <w:r w:rsidRPr="00F30F29">
        <w:rPr>
          <w:rFonts w:ascii="Symbol" w:hAnsi="Symbol"/>
          <w:i/>
          <w:sz w:val="28"/>
        </w:rPr>
        <w:t></w:t>
      </w:r>
      <w:r w:rsidRPr="00F9093F">
        <w:rPr>
          <w:rFonts w:ascii="Times New Roman" w:hAnsi="Times New Roman"/>
          <w:sz w:val="28"/>
        </w:rPr>
        <w:t xml:space="preserve"> = [</w:t>
      </w:r>
      <w:proofErr w:type="gramStart"/>
      <w:r w:rsidRPr="00F9093F">
        <w:rPr>
          <w:rFonts w:ascii="Times New Roman" w:hAnsi="Times New Roman"/>
          <w:sz w:val="28"/>
        </w:rPr>
        <w:t>0;  3</w:t>
      </w:r>
      <w:proofErr w:type="gramEnd"/>
      <w:r w:rsidRPr="00F9093F">
        <w:rPr>
          <w:rFonts w:ascii="Times New Roman" w:hAnsi="Times New Roman"/>
          <w:sz w:val="28"/>
        </w:rPr>
        <w:t>, 2, 3, 2, ...]</w:t>
      </w:r>
    </w:p>
    <w:p w14:paraId="032CE5B0"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Then </w:t>
      </w:r>
      <w:r w:rsidRPr="00F30F29">
        <w:rPr>
          <w:rFonts w:ascii="Times New Roman" w:hAnsi="Times New Roman"/>
          <w:position w:val="-60"/>
          <w:sz w:val="28"/>
        </w:rPr>
        <w:object w:dxaOrig="2600" w:dyaOrig="1020" w14:anchorId="34CE8CAB">
          <v:shape id="_x0000_i1578" type="#_x0000_t75" style="width:130.4pt;height:51.2pt" o:ole="">
            <v:imagedata r:id="rId1024" o:title=""/>
          </v:shape>
          <o:OLEObject Type="Embed" ProgID="Equation.3" ShapeID="_x0000_i1578" DrawAspect="Content" ObjectID="_1585227744" r:id="rId1025"/>
        </w:object>
      </w:r>
      <w:r w:rsidRPr="00F9093F">
        <w:rPr>
          <w:rFonts w:ascii="Times New Roman" w:hAnsi="Times New Roman"/>
          <w:sz w:val="28"/>
        </w:rPr>
        <w:t xml:space="preserve"> and so </w:t>
      </w:r>
      <w:r w:rsidRPr="00F30F29">
        <w:rPr>
          <w:rFonts w:ascii="Times New Roman" w:hAnsi="Times New Roman"/>
          <w:position w:val="-2"/>
          <w:sz w:val="28"/>
        </w:rPr>
        <w:object w:dxaOrig="1860" w:dyaOrig="320" w14:anchorId="72F74D31">
          <v:shape id="_x0000_i1579" type="#_x0000_t75" style="width:92.8pt;height:16pt" o:ole="">
            <v:imagedata r:id="rId1026" o:title=""/>
          </v:shape>
          <o:OLEObject Type="Embed" ProgID="Equation.3" ShapeID="_x0000_i1579" DrawAspect="Content" ObjectID="_1585227745" r:id="rId1027"/>
        </w:object>
      </w:r>
      <w:r w:rsidRPr="00F9093F">
        <w:rPr>
          <w:rFonts w:ascii="Times New Roman" w:hAnsi="Times New Roman"/>
          <w:sz w:val="28"/>
        </w:rPr>
        <w:t xml:space="preserve"> and so</w:t>
      </w:r>
      <w:r w:rsidRPr="00F30F29">
        <w:rPr>
          <w:rFonts w:ascii="Times New Roman" w:hAnsi="Times New Roman"/>
          <w:position w:val="-24"/>
          <w:sz w:val="28"/>
        </w:rPr>
        <w:object w:dxaOrig="1400" w:dyaOrig="700" w14:anchorId="14593F2C">
          <v:shape id="_x0000_i1580" type="#_x0000_t75" style="width:70.4pt;height:35.2pt" o:ole="">
            <v:imagedata r:id="rId1028" o:title=""/>
          </v:shape>
          <o:OLEObject Type="Embed" ProgID="Equation.3" ShapeID="_x0000_i1580" DrawAspect="Content" ObjectID="_1585227746" r:id="rId1029"/>
        </w:object>
      </w:r>
      <w:r w:rsidRPr="00F9093F">
        <w:rPr>
          <w:rFonts w:ascii="Times New Roman" w:hAnsi="Times New Roman"/>
          <w:sz w:val="28"/>
        </w:rPr>
        <w:t>.</w:t>
      </w:r>
    </w:p>
    <w:p w14:paraId="6C743FC4" w14:textId="77777777" w:rsidR="006D299A" w:rsidRPr="00F9093F" w:rsidRDefault="006D299A" w:rsidP="006D299A">
      <w:pPr>
        <w:spacing w:line="360" w:lineRule="atLeast"/>
        <w:ind w:left="720"/>
        <w:jc w:val="both"/>
        <w:rPr>
          <w:rFonts w:ascii="Times New Roman" w:hAnsi="Times New Roman"/>
          <w:sz w:val="28"/>
        </w:rPr>
      </w:pPr>
    </w:p>
    <w:p w14:paraId="42BF3033" w14:textId="77777777" w:rsidR="006D299A" w:rsidRPr="009F1BD3" w:rsidRDefault="006D299A" w:rsidP="006D299A">
      <w:pPr>
        <w:spacing w:line="360" w:lineRule="atLeast"/>
        <w:jc w:val="both"/>
        <w:rPr>
          <w:rFonts w:ascii="Times New Roman" w:hAnsi="Times New Roman"/>
          <w:b/>
          <w:sz w:val="28"/>
        </w:rPr>
      </w:pPr>
      <w:r w:rsidRPr="009F1BD3">
        <w:rPr>
          <w:rFonts w:ascii="Times New Roman" w:hAnsi="Times New Roman"/>
          <w:b/>
          <w:sz w:val="28"/>
        </w:rPr>
        <w:br w:type="page"/>
      </w:r>
      <w:r w:rsidRPr="009F1BD3">
        <w:rPr>
          <w:rFonts w:ascii="Times New Roman" w:hAnsi="Times New Roman"/>
          <w:b/>
          <w:sz w:val="28"/>
        </w:rPr>
        <w:lastRenderedPageBreak/>
        <w:t>§4.4</w:t>
      </w:r>
      <w:r w:rsidRPr="009F1BD3">
        <w:rPr>
          <w:rFonts w:ascii="Times New Roman" w:hAnsi="Times New Roman"/>
          <w:b/>
          <w:sz w:val="28"/>
        </w:rPr>
        <w:tab/>
        <w:t>Pell's equation</w:t>
      </w:r>
    </w:p>
    <w:p w14:paraId="3BA8F7F5" w14:textId="77777777" w:rsidR="006D299A" w:rsidRPr="00F9093F" w:rsidRDefault="006D299A" w:rsidP="006D299A">
      <w:pPr>
        <w:spacing w:line="360" w:lineRule="atLeast"/>
        <w:jc w:val="both"/>
        <w:rPr>
          <w:rFonts w:ascii="Times New Roman" w:hAnsi="Times New Roman"/>
          <w:sz w:val="28"/>
        </w:rPr>
      </w:pPr>
    </w:p>
    <w:p w14:paraId="5C3D4D44"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This is the equation </w:t>
      </w:r>
      <w:bookmarkStart w:id="515" w:name="OLE_LINK293"/>
      <w:bookmarkStart w:id="516" w:name="OLE_LINK294"/>
      <w:r w:rsidRPr="009F1BD3">
        <w:rPr>
          <w:rFonts w:ascii="Times New Roman" w:hAnsi="Times New Roman"/>
          <w:position w:val="-8"/>
          <w:sz w:val="28"/>
        </w:rPr>
        <w:object w:dxaOrig="1380" w:dyaOrig="380" w14:anchorId="3ED943E4">
          <v:shape id="_x0000_i1581" type="#_x0000_t75" style="width:68.8pt;height:19.2pt" o:ole="">
            <v:imagedata r:id="rId1030" o:title=""/>
          </v:shape>
          <o:OLEObject Type="Embed" ProgID="Equation.3" ShapeID="_x0000_i1581" DrawAspect="Content" ObjectID="_1585227747" r:id="rId1031"/>
        </w:object>
      </w:r>
      <w:bookmarkEnd w:id="515"/>
      <w:bookmarkEnd w:id="516"/>
      <w:r w:rsidRPr="00F9093F">
        <w:rPr>
          <w:rFonts w:ascii="Times New Roman" w:hAnsi="Times New Roman"/>
          <w:sz w:val="28"/>
        </w:rPr>
        <w:t xml:space="preserve"> over the integers (</w:t>
      </w:r>
      <w:r w:rsidRPr="009F1BD3">
        <w:rPr>
          <w:rFonts w:ascii="Times New Roman" w:hAnsi="Times New Roman"/>
          <w:i/>
          <w:sz w:val="28"/>
        </w:rPr>
        <w:t>d</w:t>
      </w:r>
      <w:r w:rsidRPr="00F9093F">
        <w:rPr>
          <w:rFonts w:ascii="Times New Roman" w:hAnsi="Times New Roman"/>
          <w:sz w:val="28"/>
        </w:rPr>
        <w:t xml:space="preserve"> not a perfect square).</w:t>
      </w:r>
    </w:p>
    <w:p w14:paraId="36CA0CAF"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 </w:t>
      </w:r>
    </w:p>
    <w:p w14:paraId="00556D65"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It was called Pell's equation by Euler as a result of a misunderstanding of work by Wallis and Brouncker. In </w:t>
      </w:r>
      <w:proofErr w:type="gramStart"/>
      <w:r w:rsidRPr="00F9093F">
        <w:rPr>
          <w:rFonts w:ascii="Times New Roman" w:hAnsi="Times New Roman"/>
          <w:sz w:val="28"/>
        </w:rPr>
        <w:t>fact</w:t>
      </w:r>
      <w:proofErr w:type="gramEnd"/>
      <w:r w:rsidRPr="00F9093F">
        <w:rPr>
          <w:rFonts w:ascii="Times New Roman" w:hAnsi="Times New Roman"/>
          <w:sz w:val="28"/>
        </w:rPr>
        <w:t xml:space="preserve"> it had been studied earlier by Fermat and much earlier by the Indian mathematicians Brahmagupta and Bhaskara. One can indeed trace it back to work by Archimedes on approximating square roots.</w:t>
      </w:r>
    </w:p>
    <w:p w14:paraId="68526AAB" w14:textId="77777777" w:rsidR="006D299A" w:rsidRPr="00F9093F" w:rsidRDefault="006D299A" w:rsidP="006D299A">
      <w:pPr>
        <w:spacing w:line="360" w:lineRule="atLeast"/>
        <w:jc w:val="both"/>
        <w:rPr>
          <w:rFonts w:ascii="Times New Roman" w:hAnsi="Times New Roman"/>
          <w:sz w:val="28"/>
        </w:rPr>
      </w:pPr>
    </w:p>
    <w:p w14:paraId="3CD31E0E" w14:textId="77777777" w:rsidR="006D299A" w:rsidRPr="009F1BD3" w:rsidRDefault="006D299A" w:rsidP="006D299A">
      <w:pPr>
        <w:spacing w:line="360" w:lineRule="atLeast"/>
        <w:jc w:val="both"/>
        <w:rPr>
          <w:rFonts w:ascii="Times New Roman" w:hAnsi="Times New Roman"/>
          <w:b/>
          <w:sz w:val="28"/>
        </w:rPr>
      </w:pPr>
      <w:r w:rsidRPr="009F1BD3">
        <w:rPr>
          <w:rFonts w:ascii="Times New Roman" w:hAnsi="Times New Roman"/>
          <w:b/>
          <w:sz w:val="28"/>
        </w:rPr>
        <w:t>Examples</w:t>
      </w:r>
    </w:p>
    <w:p w14:paraId="0A34D196" w14:textId="77777777" w:rsidR="006D299A" w:rsidRPr="00F9093F" w:rsidRDefault="006D299A" w:rsidP="006D299A">
      <w:pPr>
        <w:spacing w:line="360" w:lineRule="atLeast"/>
        <w:ind w:firstLine="720"/>
        <w:jc w:val="both"/>
        <w:rPr>
          <w:rFonts w:ascii="Times New Roman" w:hAnsi="Times New Roman"/>
          <w:sz w:val="28"/>
        </w:rPr>
      </w:pPr>
      <w:r w:rsidRPr="009F1BD3">
        <w:rPr>
          <w:rFonts w:ascii="Times New Roman" w:hAnsi="Times New Roman"/>
          <w:i/>
          <w:sz w:val="28"/>
        </w:rPr>
        <w:t xml:space="preserve">d </w:t>
      </w:r>
      <w:r w:rsidRPr="00F9093F">
        <w:rPr>
          <w:rFonts w:ascii="Times New Roman" w:hAnsi="Times New Roman"/>
          <w:sz w:val="28"/>
        </w:rPr>
        <w:t>= 2</w:t>
      </w:r>
      <w:r w:rsidRPr="00F9093F">
        <w:rPr>
          <w:rFonts w:ascii="Times New Roman" w:hAnsi="Times New Roman"/>
          <w:sz w:val="28"/>
        </w:rPr>
        <w:tab/>
      </w:r>
      <w:r w:rsidRPr="00F9093F">
        <w:rPr>
          <w:rFonts w:ascii="Times New Roman" w:hAnsi="Times New Roman"/>
          <w:sz w:val="28"/>
        </w:rPr>
        <w:tab/>
        <w:t>Solutions are (1, 0), (3, 2), (17, 12), (99,70), ...</w:t>
      </w:r>
    </w:p>
    <w:p w14:paraId="27591A72" w14:textId="77777777" w:rsidR="006D299A" w:rsidRPr="00F9093F" w:rsidRDefault="006D299A" w:rsidP="006D299A">
      <w:pPr>
        <w:spacing w:line="360" w:lineRule="atLeast"/>
        <w:ind w:firstLine="720"/>
        <w:jc w:val="both"/>
        <w:rPr>
          <w:rFonts w:ascii="Times New Roman" w:hAnsi="Times New Roman"/>
          <w:sz w:val="28"/>
        </w:rPr>
      </w:pPr>
      <w:r w:rsidRPr="009F1BD3">
        <w:rPr>
          <w:rFonts w:ascii="Times New Roman" w:hAnsi="Times New Roman"/>
          <w:i/>
          <w:sz w:val="28"/>
        </w:rPr>
        <w:t xml:space="preserve">d </w:t>
      </w:r>
      <w:r w:rsidRPr="00F9093F">
        <w:rPr>
          <w:rFonts w:ascii="Times New Roman" w:hAnsi="Times New Roman"/>
          <w:sz w:val="28"/>
        </w:rPr>
        <w:t>= 5</w:t>
      </w:r>
      <w:r w:rsidRPr="00F9093F">
        <w:rPr>
          <w:rFonts w:ascii="Times New Roman" w:hAnsi="Times New Roman"/>
          <w:sz w:val="28"/>
        </w:rPr>
        <w:tab/>
      </w:r>
      <w:r w:rsidRPr="00F9093F">
        <w:rPr>
          <w:rFonts w:ascii="Times New Roman" w:hAnsi="Times New Roman"/>
          <w:sz w:val="28"/>
        </w:rPr>
        <w:tab/>
        <w:t>Solutions are (1, 0), (9, 4), (161, 72), (2889,1292), ...</w:t>
      </w:r>
    </w:p>
    <w:p w14:paraId="20584EAC" w14:textId="77777777" w:rsidR="006D299A" w:rsidRPr="00F9093F" w:rsidRDefault="006D299A" w:rsidP="006D299A">
      <w:pPr>
        <w:spacing w:line="360" w:lineRule="atLeast"/>
        <w:ind w:firstLine="720"/>
        <w:jc w:val="both"/>
        <w:rPr>
          <w:rFonts w:ascii="Times New Roman" w:hAnsi="Times New Roman"/>
          <w:sz w:val="28"/>
        </w:rPr>
      </w:pPr>
      <w:r w:rsidRPr="00F9093F">
        <w:rPr>
          <w:rFonts w:ascii="Times New Roman" w:hAnsi="Times New Roman"/>
          <w:sz w:val="28"/>
        </w:rPr>
        <w:t xml:space="preserve">Brahmagupta (628 AD) looked at </w:t>
      </w:r>
      <w:r w:rsidRPr="009F1BD3">
        <w:rPr>
          <w:rFonts w:ascii="Times New Roman" w:hAnsi="Times New Roman"/>
          <w:i/>
          <w:sz w:val="28"/>
        </w:rPr>
        <w:t>d</w:t>
      </w:r>
      <w:r w:rsidRPr="00F9093F">
        <w:rPr>
          <w:rFonts w:ascii="Times New Roman" w:hAnsi="Times New Roman"/>
          <w:sz w:val="28"/>
        </w:rPr>
        <w:t xml:space="preserve"> = 83</w:t>
      </w:r>
    </w:p>
    <w:p w14:paraId="76CEEC5B" w14:textId="77777777" w:rsidR="006D299A" w:rsidRPr="00F9093F" w:rsidRDefault="006D299A" w:rsidP="006D299A">
      <w:pPr>
        <w:spacing w:line="360" w:lineRule="atLeast"/>
        <w:ind w:firstLine="720"/>
        <w:jc w:val="both"/>
        <w:rPr>
          <w:rFonts w:ascii="Times New Roman" w:hAnsi="Times New Roman"/>
          <w:sz w:val="28"/>
        </w:rPr>
      </w:pPr>
      <w:r w:rsidRPr="00F9093F">
        <w:rPr>
          <w:rFonts w:ascii="Times New Roman" w:hAnsi="Times New Roman"/>
          <w:sz w:val="28"/>
        </w:rPr>
        <w:t>Solutions are (1, 0), (82, 9), (13447, 1476), (2205226, 242055), ...</w:t>
      </w:r>
    </w:p>
    <w:p w14:paraId="7B4E5105" w14:textId="77777777" w:rsidR="006D299A" w:rsidRPr="00F9093F" w:rsidRDefault="006D299A" w:rsidP="006D299A">
      <w:pPr>
        <w:spacing w:line="360" w:lineRule="atLeast"/>
        <w:ind w:firstLine="720"/>
        <w:jc w:val="both"/>
        <w:rPr>
          <w:rFonts w:ascii="Times New Roman" w:hAnsi="Times New Roman"/>
          <w:sz w:val="28"/>
        </w:rPr>
      </w:pPr>
    </w:p>
    <w:p w14:paraId="068737AA" w14:textId="77777777" w:rsidR="006D299A" w:rsidRPr="009F1BD3" w:rsidRDefault="006D299A" w:rsidP="006D299A">
      <w:pPr>
        <w:spacing w:line="360" w:lineRule="atLeast"/>
        <w:jc w:val="both"/>
        <w:rPr>
          <w:rFonts w:ascii="Times New Roman" w:hAnsi="Times New Roman"/>
          <w:b/>
          <w:sz w:val="28"/>
        </w:rPr>
      </w:pPr>
      <w:r w:rsidRPr="009F1BD3">
        <w:rPr>
          <w:rFonts w:ascii="Times New Roman" w:hAnsi="Times New Roman"/>
          <w:b/>
          <w:sz w:val="28"/>
        </w:rPr>
        <w:t>Remarks</w:t>
      </w:r>
    </w:p>
    <w:p w14:paraId="0C6F1834"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1)</w:t>
      </w:r>
      <w:r w:rsidRPr="00F9093F">
        <w:rPr>
          <w:rFonts w:ascii="Times New Roman" w:hAnsi="Times New Roman"/>
          <w:sz w:val="28"/>
        </w:rPr>
        <w:tab/>
        <w:t xml:space="preserve">Recall (§2. 2) that if </w:t>
      </w:r>
      <w:r w:rsidRPr="009F1BD3">
        <w:rPr>
          <w:rFonts w:ascii="Times New Roman" w:hAnsi="Times New Roman"/>
          <w:i/>
          <w:sz w:val="28"/>
        </w:rPr>
        <w:t>d</w:t>
      </w:r>
      <w:r w:rsidRPr="00F9093F">
        <w:rPr>
          <w:rFonts w:ascii="Times New Roman" w:hAnsi="Times New Roman"/>
          <w:sz w:val="28"/>
        </w:rPr>
        <w:t xml:space="preserve"> &gt; 0 the norm of </w:t>
      </w:r>
      <w:r w:rsidRPr="009F1BD3">
        <w:rPr>
          <w:rFonts w:ascii="Times New Roman" w:hAnsi="Times New Roman"/>
          <w:position w:val="-8"/>
          <w:sz w:val="28"/>
        </w:rPr>
        <w:object w:dxaOrig="980" w:dyaOrig="360" w14:anchorId="300E518E">
          <v:shape id="_x0000_i1582" type="#_x0000_t75" style="width:48.8pt;height:18.4pt" o:ole="">
            <v:imagedata r:id="rId1032" o:title=""/>
          </v:shape>
          <o:OLEObject Type="Embed" ProgID="Equation.3" ShapeID="_x0000_i1582" DrawAspect="Content" ObjectID="_1585227748" r:id="rId1033"/>
        </w:object>
      </w:r>
      <w:r w:rsidRPr="00F9093F">
        <w:rPr>
          <w:rFonts w:ascii="Times New Roman" w:hAnsi="Times New Roman"/>
          <w:sz w:val="28"/>
        </w:rPr>
        <w:t xml:space="preserve"> in </w:t>
      </w:r>
      <w:r w:rsidRPr="009F1BD3">
        <w:rPr>
          <w:rFonts w:ascii="Times New Roman" w:hAnsi="Times New Roman"/>
          <w:position w:val="-6"/>
          <w:sz w:val="28"/>
        </w:rPr>
        <w:object w:dxaOrig="780" w:dyaOrig="340" w14:anchorId="305B7241">
          <v:shape id="_x0000_i1583" type="#_x0000_t75" style="width:39.2pt;height:16.8pt" o:ole="">
            <v:imagedata r:id="rId1034" o:title=""/>
          </v:shape>
          <o:OLEObject Type="Embed" ProgID="Equation.3" ShapeID="_x0000_i1583" DrawAspect="Content" ObjectID="_1585227749" r:id="rId1035"/>
        </w:object>
      </w:r>
      <w:r w:rsidRPr="00F9093F">
        <w:rPr>
          <w:rFonts w:ascii="Times New Roman" w:hAnsi="Times New Roman"/>
          <w:sz w:val="28"/>
        </w:rPr>
        <w:t xml:space="preserve"> is </w:t>
      </w:r>
      <w:r w:rsidRPr="009F1BD3">
        <w:rPr>
          <w:rFonts w:ascii="Times New Roman" w:hAnsi="Times New Roman"/>
          <w:position w:val="-8"/>
          <w:sz w:val="28"/>
        </w:rPr>
        <w:object w:dxaOrig="980" w:dyaOrig="380" w14:anchorId="3F3AEDE5">
          <v:shape id="_x0000_i1584" type="#_x0000_t75" style="width:48.8pt;height:19.2pt" o:ole="">
            <v:imagedata r:id="rId1036" o:title=""/>
          </v:shape>
          <o:OLEObject Type="Embed" ProgID="Equation.3" ShapeID="_x0000_i1584" DrawAspect="Content" ObjectID="_1585227750" r:id="rId1037"/>
        </w:object>
      </w:r>
      <w:r w:rsidRPr="00F9093F">
        <w:rPr>
          <w:rFonts w:ascii="Times New Roman" w:hAnsi="Times New Roman"/>
          <w:sz w:val="28"/>
        </w:rPr>
        <w:t xml:space="preserve"> and the norm satisfies </w:t>
      </w:r>
      <w:r w:rsidRPr="000741EF">
        <w:rPr>
          <w:rFonts w:ascii="Times New Roman" w:hAnsi="Times New Roman"/>
          <w:i/>
          <w:sz w:val="28"/>
        </w:rPr>
        <w:t>N</w:t>
      </w:r>
      <w:r w:rsidRPr="00F9093F">
        <w:rPr>
          <w:rFonts w:ascii="Times New Roman" w:hAnsi="Times New Roman"/>
          <w:sz w:val="28"/>
        </w:rPr>
        <w:t>(</w:t>
      </w:r>
      <w:r w:rsidRPr="000741EF">
        <w:rPr>
          <w:rFonts w:ascii="Times New Roman" w:hAnsi="Times New Roman"/>
          <w:i/>
          <w:sz w:val="28"/>
        </w:rPr>
        <w:t>uv</w:t>
      </w:r>
      <w:r w:rsidRPr="00F9093F">
        <w:rPr>
          <w:rFonts w:ascii="Times New Roman" w:hAnsi="Times New Roman"/>
          <w:sz w:val="28"/>
        </w:rPr>
        <w:t xml:space="preserve">) = </w:t>
      </w:r>
      <w:r w:rsidRPr="000741EF">
        <w:rPr>
          <w:rFonts w:ascii="Times New Roman" w:hAnsi="Times New Roman"/>
          <w:i/>
          <w:sz w:val="28"/>
        </w:rPr>
        <w:t>N</w:t>
      </w:r>
      <w:r w:rsidRPr="00F9093F">
        <w:rPr>
          <w:rFonts w:ascii="Times New Roman" w:hAnsi="Times New Roman"/>
          <w:sz w:val="28"/>
        </w:rPr>
        <w:t>(</w:t>
      </w:r>
      <w:r w:rsidRPr="000741EF">
        <w:rPr>
          <w:rFonts w:ascii="Times New Roman" w:hAnsi="Times New Roman"/>
          <w:i/>
          <w:sz w:val="28"/>
        </w:rPr>
        <w:t>u</w:t>
      </w:r>
      <w:r w:rsidRPr="00F9093F">
        <w:rPr>
          <w:rFonts w:ascii="Times New Roman" w:hAnsi="Times New Roman"/>
          <w:sz w:val="28"/>
        </w:rPr>
        <w:t xml:space="preserve">) </w:t>
      </w:r>
      <w:r w:rsidRPr="000741EF">
        <w:rPr>
          <w:rFonts w:ascii="Times New Roman" w:hAnsi="Times New Roman"/>
          <w:i/>
          <w:sz w:val="28"/>
        </w:rPr>
        <w:t>N</w:t>
      </w:r>
      <w:r w:rsidRPr="00F9093F">
        <w:rPr>
          <w:rFonts w:ascii="Times New Roman" w:hAnsi="Times New Roman"/>
          <w:sz w:val="28"/>
        </w:rPr>
        <w:t>(</w:t>
      </w:r>
      <w:r w:rsidRPr="000741EF">
        <w:rPr>
          <w:rFonts w:ascii="Times New Roman" w:hAnsi="Times New Roman"/>
          <w:i/>
          <w:sz w:val="28"/>
        </w:rPr>
        <w:t>v</w:t>
      </w:r>
      <w:r w:rsidRPr="00F9093F">
        <w:rPr>
          <w:rFonts w:ascii="Times New Roman" w:hAnsi="Times New Roman"/>
          <w:sz w:val="28"/>
        </w:rPr>
        <w:t xml:space="preserve">). So </w:t>
      </w:r>
      <w:proofErr w:type="gramStart"/>
      <w:r w:rsidRPr="00F9093F">
        <w:rPr>
          <w:rFonts w:ascii="Times New Roman" w:hAnsi="Times New Roman"/>
          <w:sz w:val="28"/>
        </w:rPr>
        <w:t>if  (</w:t>
      </w:r>
      <w:proofErr w:type="gramEnd"/>
      <w:r w:rsidRPr="009F1BD3">
        <w:rPr>
          <w:rFonts w:ascii="Times New Roman" w:hAnsi="Times New Roman"/>
          <w:i/>
          <w:sz w:val="28"/>
        </w:rPr>
        <w:t>x, y</w:t>
      </w:r>
      <w:r w:rsidRPr="00F9093F">
        <w:rPr>
          <w:rFonts w:ascii="Times New Roman" w:hAnsi="Times New Roman"/>
          <w:sz w:val="28"/>
        </w:rPr>
        <w:t xml:space="preserve">) is a solution of Pell's equation then </w:t>
      </w:r>
      <w:r w:rsidRPr="009F1BD3">
        <w:rPr>
          <w:rFonts w:ascii="Times New Roman" w:hAnsi="Times New Roman"/>
          <w:position w:val="-8"/>
          <w:sz w:val="28"/>
        </w:rPr>
        <w:object w:dxaOrig="980" w:dyaOrig="360" w14:anchorId="52C55291">
          <v:shape id="_x0000_i1585" type="#_x0000_t75" style="width:48.8pt;height:18.4pt" o:ole="">
            <v:imagedata r:id="rId1032" o:title=""/>
          </v:shape>
          <o:OLEObject Type="Embed" ProgID="Equation.3" ShapeID="_x0000_i1585" DrawAspect="Content" ObjectID="_1585227751" r:id="rId1038"/>
        </w:object>
      </w:r>
      <w:r w:rsidRPr="00F9093F">
        <w:rPr>
          <w:rFonts w:ascii="Times New Roman" w:hAnsi="Times New Roman"/>
          <w:sz w:val="28"/>
        </w:rPr>
        <w:t xml:space="preserve"> has norm 1 and so do all its powers. This allows us to generate an infinite number of solutions from a "fundamental" one.</w:t>
      </w:r>
    </w:p>
    <w:p w14:paraId="1D003326"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For example, if </w:t>
      </w:r>
      <w:r w:rsidRPr="009F1BD3">
        <w:rPr>
          <w:rFonts w:ascii="Times New Roman" w:hAnsi="Times New Roman"/>
          <w:i/>
          <w:sz w:val="28"/>
        </w:rPr>
        <w:t>d</w:t>
      </w:r>
      <w:r w:rsidRPr="00F9093F">
        <w:rPr>
          <w:rFonts w:ascii="Times New Roman" w:hAnsi="Times New Roman"/>
          <w:sz w:val="28"/>
        </w:rPr>
        <w:t xml:space="preserve"> = 5 the smallest non-trivial solution gives us </w:t>
      </w:r>
      <w:r w:rsidRPr="009F1BD3">
        <w:rPr>
          <w:rFonts w:ascii="Times New Roman" w:hAnsi="Times New Roman"/>
          <w:position w:val="-4"/>
          <w:sz w:val="28"/>
        </w:rPr>
        <w:object w:dxaOrig="960" w:dyaOrig="320" w14:anchorId="76FD5F7C">
          <v:shape id="_x0000_i1586" type="#_x0000_t75" style="width:48pt;height:16pt" o:ole="">
            <v:imagedata r:id="rId1039" o:title=""/>
          </v:shape>
          <o:OLEObject Type="Embed" ProgID="Equation.3" ShapeID="_x0000_i1586" DrawAspect="Content" ObjectID="_1585227752" r:id="rId1040"/>
        </w:object>
      </w:r>
      <w:r w:rsidRPr="00F9093F">
        <w:rPr>
          <w:rFonts w:ascii="Times New Roman" w:hAnsi="Times New Roman"/>
          <w:sz w:val="28"/>
        </w:rPr>
        <w:t xml:space="preserve"> whose square is </w:t>
      </w:r>
      <w:r w:rsidRPr="009F1BD3">
        <w:rPr>
          <w:rFonts w:ascii="Times New Roman" w:hAnsi="Times New Roman"/>
          <w:position w:val="-4"/>
          <w:sz w:val="28"/>
        </w:rPr>
        <w:object w:dxaOrig="1340" w:dyaOrig="320" w14:anchorId="71451DF1">
          <v:shape id="_x0000_i1587" type="#_x0000_t75" style="width:67.2pt;height:16pt" o:ole="">
            <v:imagedata r:id="rId1041" o:title=""/>
          </v:shape>
          <o:OLEObject Type="Embed" ProgID="Equation.3" ShapeID="_x0000_i1587" DrawAspect="Content" ObjectID="_1585227753" r:id="rId1042"/>
        </w:object>
      </w:r>
      <w:r w:rsidRPr="00F9093F">
        <w:rPr>
          <w:rFonts w:ascii="Times New Roman" w:hAnsi="Times New Roman"/>
          <w:sz w:val="28"/>
        </w:rPr>
        <w:t xml:space="preserve"> giving the next solution. Its cube is </w:t>
      </w:r>
      <w:r w:rsidRPr="009F1BD3">
        <w:rPr>
          <w:rFonts w:ascii="Times New Roman" w:hAnsi="Times New Roman"/>
          <w:position w:val="-4"/>
          <w:sz w:val="28"/>
        </w:rPr>
        <w:object w:dxaOrig="1760" w:dyaOrig="320" w14:anchorId="039A972C">
          <v:shape id="_x0000_i1588" type="#_x0000_t75" style="width:88pt;height:16pt" o:ole="">
            <v:imagedata r:id="rId1043" o:title=""/>
          </v:shape>
          <o:OLEObject Type="Embed" ProgID="Equation.3" ShapeID="_x0000_i1588" DrawAspect="Content" ObjectID="_1585227754" r:id="rId1044"/>
        </w:object>
      </w:r>
      <w:r w:rsidRPr="00F9093F">
        <w:rPr>
          <w:rFonts w:ascii="Times New Roman" w:hAnsi="Times New Roman"/>
          <w:sz w:val="28"/>
        </w:rPr>
        <w:t xml:space="preserve"> and so on.</w:t>
      </w:r>
    </w:p>
    <w:p w14:paraId="2BB6EB62" w14:textId="77777777" w:rsidR="006D299A" w:rsidRPr="00F9093F" w:rsidRDefault="006D299A" w:rsidP="006D299A">
      <w:pPr>
        <w:spacing w:line="360" w:lineRule="atLeast"/>
        <w:ind w:left="720" w:hanging="720"/>
        <w:jc w:val="both"/>
        <w:rPr>
          <w:rFonts w:ascii="Times New Roman" w:hAnsi="Times New Roman"/>
          <w:sz w:val="28"/>
        </w:rPr>
      </w:pPr>
    </w:p>
    <w:p w14:paraId="2370D962"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It follows from the above that if </w:t>
      </w:r>
      <w:r w:rsidRPr="009F1BD3">
        <w:rPr>
          <w:rFonts w:ascii="Times New Roman" w:hAnsi="Times New Roman"/>
          <w:position w:val="-10"/>
          <w:sz w:val="28"/>
        </w:rPr>
        <w:object w:dxaOrig="820" w:dyaOrig="340" w14:anchorId="5CA626C2">
          <v:shape id="_x0000_i1589" type="#_x0000_t75" style="width:40.8pt;height:16.8pt" o:ole="">
            <v:imagedata r:id="rId1045" o:title=""/>
          </v:shape>
          <o:OLEObject Type="Embed" ProgID="Equation.3" ShapeID="_x0000_i1589" DrawAspect="Content" ObjectID="_1585227755" r:id="rId1046"/>
        </w:object>
      </w:r>
      <w:r w:rsidRPr="00F9093F">
        <w:rPr>
          <w:rFonts w:ascii="Times New Roman" w:hAnsi="Times New Roman"/>
          <w:sz w:val="28"/>
        </w:rPr>
        <w:t xml:space="preserve"> are the solutions of Pell's equation then the </w:t>
      </w:r>
      <w:r w:rsidRPr="009F1BD3">
        <w:rPr>
          <w:rFonts w:ascii="Times New Roman" w:hAnsi="Times New Roman"/>
          <w:position w:val="-10"/>
          <w:sz w:val="28"/>
        </w:rPr>
        <w:object w:dxaOrig="260" w:dyaOrig="340" w14:anchorId="6D29CE05">
          <v:shape id="_x0000_i1590" type="#_x0000_t75" style="width:12.8pt;height:16.8pt" o:ole="">
            <v:imagedata r:id="rId372" o:title=""/>
          </v:shape>
          <o:OLEObject Type="Embed" ProgID="Equation.3" ShapeID="_x0000_i1590" DrawAspect="Content" ObjectID="_1585227756" r:id="rId1047"/>
        </w:object>
      </w:r>
      <w:r w:rsidRPr="00F9093F">
        <w:rPr>
          <w:rFonts w:ascii="Times New Roman" w:hAnsi="Times New Roman"/>
          <w:sz w:val="28"/>
        </w:rPr>
        <w:t xml:space="preserve"> satisfy a recurrence relation of the form </w:t>
      </w:r>
      <w:r w:rsidRPr="009F1BD3">
        <w:rPr>
          <w:rFonts w:ascii="Times New Roman" w:hAnsi="Times New Roman"/>
          <w:position w:val="-10"/>
          <w:sz w:val="28"/>
        </w:rPr>
        <w:object w:dxaOrig="1780" w:dyaOrig="340" w14:anchorId="77D18515">
          <v:shape id="_x0000_i1591" type="#_x0000_t75" style="width:88.8pt;height:16.8pt" o:ole="">
            <v:imagedata r:id="rId1048" o:title=""/>
          </v:shape>
          <o:OLEObject Type="Embed" ProgID="Equation.3" ShapeID="_x0000_i1591" DrawAspect="Content" ObjectID="_1585227757" r:id="rId1049"/>
        </w:object>
      </w:r>
      <w:r w:rsidRPr="00F9093F">
        <w:rPr>
          <w:rFonts w:ascii="Times New Roman" w:hAnsi="Times New Roman"/>
          <w:sz w:val="28"/>
        </w:rPr>
        <w:t xml:space="preserve"> where </w:t>
      </w:r>
      <w:r w:rsidRPr="009F1BD3">
        <w:rPr>
          <w:rFonts w:ascii="Times New Roman" w:hAnsi="Times New Roman"/>
          <w:position w:val="-10"/>
          <w:sz w:val="28"/>
        </w:rPr>
        <w:object w:dxaOrig="800" w:dyaOrig="340" w14:anchorId="3BEB6CCB">
          <v:shape id="_x0000_i1592" type="#_x0000_t75" style="width:40pt;height:16.8pt" o:ole="">
            <v:imagedata r:id="rId1050" o:title=""/>
          </v:shape>
          <o:OLEObject Type="Embed" ProgID="Equation.3" ShapeID="_x0000_i1592" DrawAspect="Content" ObjectID="_1585227758" r:id="rId1051"/>
        </w:object>
      </w:r>
      <w:r w:rsidRPr="00F9093F">
        <w:rPr>
          <w:rFonts w:ascii="Times New Roman" w:hAnsi="Times New Roman"/>
          <w:sz w:val="28"/>
        </w:rPr>
        <w:t xml:space="preserve">. The </w:t>
      </w:r>
      <w:r w:rsidRPr="009F1BD3">
        <w:rPr>
          <w:rFonts w:ascii="Times New Roman" w:hAnsi="Times New Roman"/>
          <w:position w:val="-10"/>
          <w:sz w:val="28"/>
        </w:rPr>
        <w:object w:dxaOrig="260" w:dyaOrig="340" w14:anchorId="51B96C74">
          <v:shape id="_x0000_i1593" type="#_x0000_t75" style="width:12.8pt;height:16.8pt" o:ole="">
            <v:imagedata r:id="rId1052" o:title=""/>
          </v:shape>
          <o:OLEObject Type="Embed" ProgID="Equation.3" ShapeID="_x0000_i1593" DrawAspect="Content" ObjectID="_1585227759" r:id="rId1053"/>
        </w:object>
      </w:r>
      <w:r w:rsidRPr="00F9093F">
        <w:rPr>
          <w:rFonts w:ascii="Times New Roman" w:hAnsi="Times New Roman"/>
          <w:sz w:val="28"/>
        </w:rPr>
        <w:t xml:space="preserve"> satisfy a similar one.</w:t>
      </w:r>
    </w:p>
    <w:p w14:paraId="3B5042B8" w14:textId="77777777" w:rsidR="006D299A" w:rsidRPr="00F9093F" w:rsidRDefault="006D299A" w:rsidP="006D299A">
      <w:pPr>
        <w:spacing w:line="360" w:lineRule="atLeast"/>
        <w:ind w:left="720"/>
        <w:jc w:val="both"/>
        <w:rPr>
          <w:rFonts w:ascii="Times New Roman" w:hAnsi="Times New Roman"/>
          <w:sz w:val="28"/>
        </w:rPr>
      </w:pPr>
    </w:p>
    <w:p w14:paraId="111C569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We can find the fundamental solution to the equation using the continued fraction expansion of √</w:t>
      </w:r>
      <w:r w:rsidRPr="009F1BD3">
        <w:rPr>
          <w:rFonts w:ascii="Times New Roman" w:hAnsi="Times New Roman"/>
          <w:i/>
          <w:sz w:val="28"/>
        </w:rPr>
        <w:t>d</w:t>
      </w:r>
      <w:r w:rsidRPr="00F9093F">
        <w:rPr>
          <w:rFonts w:ascii="Times New Roman" w:hAnsi="Times New Roman"/>
          <w:sz w:val="28"/>
        </w:rPr>
        <w:t>.</w:t>
      </w:r>
    </w:p>
    <w:p w14:paraId="0732150E" w14:textId="77777777" w:rsidR="006D299A" w:rsidRPr="00F9093F" w:rsidRDefault="006D299A" w:rsidP="006D299A">
      <w:pPr>
        <w:spacing w:line="360" w:lineRule="atLeast"/>
        <w:ind w:left="720"/>
        <w:jc w:val="both"/>
        <w:rPr>
          <w:rFonts w:ascii="Times New Roman" w:hAnsi="Times New Roman"/>
          <w:sz w:val="28"/>
        </w:rPr>
      </w:pPr>
    </w:p>
    <w:p w14:paraId="275E70C9" w14:textId="77777777" w:rsidR="006D299A" w:rsidRPr="009F1BD3" w:rsidRDefault="006D299A" w:rsidP="006D299A">
      <w:pPr>
        <w:spacing w:line="360" w:lineRule="atLeast"/>
        <w:jc w:val="both"/>
        <w:rPr>
          <w:rFonts w:ascii="Times New Roman" w:hAnsi="Times New Roman"/>
          <w:b/>
          <w:sz w:val="28"/>
        </w:rPr>
      </w:pPr>
      <w:r w:rsidRPr="009F1BD3">
        <w:rPr>
          <w:rFonts w:ascii="Times New Roman" w:hAnsi="Times New Roman"/>
          <w:b/>
          <w:sz w:val="28"/>
        </w:rPr>
        <w:t xml:space="preserve">Theorem </w:t>
      </w:r>
    </w:p>
    <w:p w14:paraId="6D19996C"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If the continued fraction expansion of √</w:t>
      </w:r>
      <w:r w:rsidRPr="009F1BD3">
        <w:rPr>
          <w:rFonts w:ascii="Times New Roman" w:hAnsi="Times New Roman"/>
          <w:i/>
          <w:sz w:val="28"/>
        </w:rPr>
        <w:t>d</w:t>
      </w:r>
      <w:r w:rsidRPr="00F9093F">
        <w:rPr>
          <w:rFonts w:ascii="Times New Roman" w:hAnsi="Times New Roman"/>
          <w:sz w:val="28"/>
        </w:rPr>
        <w:t xml:space="preserve"> is </w:t>
      </w:r>
      <w:r w:rsidRPr="00F30F29">
        <w:rPr>
          <w:rFonts w:ascii="Times New Roman" w:hAnsi="Times New Roman"/>
          <w:position w:val="-16"/>
          <w:sz w:val="28"/>
        </w:rPr>
        <w:object w:dxaOrig="1760" w:dyaOrig="460" w14:anchorId="51828DA2">
          <v:shape id="_x0000_i1594" type="#_x0000_t75" style="width:88pt;height:23.2pt" o:ole="">
            <v:imagedata r:id="rId991" o:title=""/>
          </v:shape>
          <o:OLEObject Type="Embed" ProgID="Equation.3" ShapeID="_x0000_i1594" DrawAspect="Content" ObjectID="_1585227760" r:id="rId1054"/>
        </w:object>
      </w:r>
      <w:r w:rsidRPr="00F9093F">
        <w:rPr>
          <w:rFonts w:ascii="Times New Roman" w:hAnsi="Times New Roman"/>
          <w:sz w:val="28"/>
        </w:rPr>
        <w:t xml:space="preserve"> then the convergent </w:t>
      </w:r>
      <w:r w:rsidRPr="00FC4586">
        <w:rPr>
          <w:rFonts w:ascii="Times New Roman" w:hAnsi="Times New Roman"/>
          <w:position w:val="-32"/>
          <w:sz w:val="28"/>
        </w:rPr>
        <w:object w:dxaOrig="1340" w:dyaOrig="740" w14:anchorId="1880647C">
          <v:shape id="_x0000_i1595" type="#_x0000_t75" style="width:67.2pt;height:36.8pt" o:ole="">
            <v:imagedata r:id="rId1055" o:title=""/>
          </v:shape>
          <o:OLEObject Type="Embed" ProgID="Equation.3" ShapeID="_x0000_i1595" DrawAspect="Content" ObjectID="_1585227761" r:id="rId1056"/>
        </w:object>
      </w:r>
      <w:r w:rsidRPr="00F9093F">
        <w:rPr>
          <w:rFonts w:ascii="Times New Roman" w:hAnsi="Times New Roman"/>
          <w:sz w:val="28"/>
        </w:rPr>
        <w:t xml:space="preserve"> corresponding to the penultimate term of the first periodic block gives the fundamental solution </w:t>
      </w:r>
      <w:r w:rsidRPr="00FC4586">
        <w:rPr>
          <w:rFonts w:ascii="Times New Roman" w:hAnsi="Times New Roman"/>
          <w:position w:val="-10"/>
          <w:sz w:val="28"/>
        </w:rPr>
        <w:object w:dxaOrig="1300" w:dyaOrig="340" w14:anchorId="109B9A5A">
          <v:shape id="_x0000_i1596" type="#_x0000_t75" style="width:64.8pt;height:16.8pt" o:ole="">
            <v:imagedata r:id="rId1057" o:title=""/>
          </v:shape>
          <o:OLEObject Type="Embed" ProgID="Equation.3" ShapeID="_x0000_i1596" DrawAspect="Content" ObjectID="_1585227762" r:id="rId1058"/>
        </w:object>
      </w:r>
      <w:r w:rsidRPr="00F9093F">
        <w:rPr>
          <w:rFonts w:ascii="Times New Roman" w:hAnsi="Times New Roman"/>
          <w:sz w:val="28"/>
        </w:rPr>
        <w:t xml:space="preserve"> of the equation </w:t>
      </w:r>
      <w:r w:rsidRPr="00FC4586">
        <w:rPr>
          <w:rFonts w:ascii="Times New Roman" w:hAnsi="Times New Roman"/>
          <w:position w:val="-8"/>
          <w:sz w:val="28"/>
        </w:rPr>
        <w:object w:dxaOrig="1860" w:dyaOrig="380" w14:anchorId="3C7D361A">
          <v:shape id="_x0000_i1597" type="#_x0000_t75" style="width:92.8pt;height:19.2pt" o:ole="">
            <v:imagedata r:id="rId1059" o:title=""/>
          </v:shape>
          <o:OLEObject Type="Embed" ProgID="Equation.3" ShapeID="_x0000_i1597" DrawAspect="Content" ObjectID="_1585227763" r:id="rId1060"/>
        </w:object>
      </w:r>
      <w:r w:rsidRPr="00F9093F">
        <w:rPr>
          <w:rFonts w:ascii="Times New Roman" w:hAnsi="Times New Roman"/>
          <w:sz w:val="28"/>
        </w:rPr>
        <w:t xml:space="preserve">. </w:t>
      </w:r>
    </w:p>
    <w:p w14:paraId="0A1FAC3D" w14:textId="77777777" w:rsidR="006D299A" w:rsidRPr="00F9093F" w:rsidRDefault="006D299A" w:rsidP="006D299A">
      <w:pPr>
        <w:spacing w:line="360" w:lineRule="atLeast"/>
        <w:ind w:left="720"/>
        <w:jc w:val="both"/>
        <w:rPr>
          <w:rFonts w:ascii="Times New Roman" w:hAnsi="Times New Roman"/>
          <w:sz w:val="28"/>
        </w:rPr>
      </w:pPr>
      <w:proofErr w:type="gramStart"/>
      <w:r w:rsidRPr="00F9093F">
        <w:rPr>
          <w:rFonts w:ascii="Times New Roman" w:hAnsi="Times New Roman"/>
          <w:sz w:val="28"/>
        </w:rPr>
        <w:t>So</w:t>
      </w:r>
      <w:proofErr w:type="gramEnd"/>
      <w:r w:rsidRPr="00F9093F">
        <w:rPr>
          <w:rFonts w:ascii="Times New Roman" w:hAnsi="Times New Roman"/>
          <w:sz w:val="28"/>
        </w:rPr>
        <w:t xml:space="preserve"> if </w:t>
      </w:r>
      <w:r w:rsidRPr="00FC4586">
        <w:rPr>
          <w:rFonts w:ascii="Times New Roman" w:hAnsi="Times New Roman"/>
          <w:i/>
          <w:sz w:val="28"/>
        </w:rPr>
        <w:t>k</w:t>
      </w:r>
      <w:r w:rsidRPr="00F9093F">
        <w:rPr>
          <w:rFonts w:ascii="Times New Roman" w:hAnsi="Times New Roman"/>
          <w:sz w:val="28"/>
        </w:rPr>
        <w:t xml:space="preserve"> is even this is a solution of Pell's equation. If </w:t>
      </w:r>
      <w:r w:rsidRPr="00FC4586">
        <w:rPr>
          <w:rFonts w:ascii="Times New Roman" w:hAnsi="Times New Roman"/>
          <w:i/>
          <w:sz w:val="28"/>
        </w:rPr>
        <w:t>k</w:t>
      </w:r>
      <w:r w:rsidRPr="00F9093F">
        <w:rPr>
          <w:rFonts w:ascii="Times New Roman" w:hAnsi="Times New Roman"/>
          <w:sz w:val="28"/>
        </w:rPr>
        <w:t xml:space="preserve"> is odd then we need to go to the last but one convergent of the </w:t>
      </w:r>
      <w:r w:rsidRPr="00FC4586">
        <w:rPr>
          <w:rFonts w:ascii="Times New Roman" w:hAnsi="Times New Roman"/>
          <w:i/>
          <w:sz w:val="28"/>
        </w:rPr>
        <w:t>next</w:t>
      </w:r>
      <w:r w:rsidRPr="00F9093F">
        <w:rPr>
          <w:rFonts w:ascii="Times New Roman" w:hAnsi="Times New Roman"/>
          <w:sz w:val="28"/>
        </w:rPr>
        <w:t xml:space="preserve"> block.</w:t>
      </w:r>
    </w:p>
    <w:p w14:paraId="7C1F5821"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lastRenderedPageBreak/>
        <w:t xml:space="preserve">In both cases all the penultimate convergents of the rest of the blocks give solutions of </w:t>
      </w:r>
      <w:r w:rsidRPr="002F7256">
        <w:rPr>
          <w:rFonts w:ascii="Times New Roman" w:hAnsi="Times New Roman"/>
          <w:position w:val="-8"/>
          <w:sz w:val="28"/>
        </w:rPr>
        <w:object w:dxaOrig="1560" w:dyaOrig="380" w14:anchorId="2A916142">
          <v:shape id="_x0000_i1598" type="#_x0000_t75" style="width:78.4pt;height:19.2pt" o:ole="">
            <v:imagedata r:id="rId1061" o:title=""/>
          </v:shape>
          <o:OLEObject Type="Embed" ProgID="Equation.3" ShapeID="_x0000_i1598" DrawAspect="Content" ObjectID="_1585227764" r:id="rId1062"/>
        </w:object>
      </w:r>
      <w:r w:rsidRPr="00F9093F">
        <w:rPr>
          <w:rFonts w:ascii="Times New Roman" w:hAnsi="Times New Roman"/>
          <w:sz w:val="28"/>
        </w:rPr>
        <w:t>.</w:t>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00423F81">
        <w:rPr>
          <w:noProof/>
          <w:color w:val="000000"/>
          <w:sz w:val="28"/>
          <w:lang w:val="en-GB" w:eastAsia="zh-CN"/>
        </w:rPr>
        <w:drawing>
          <wp:inline distT="0" distB="0" distL="0" distR="0" wp14:anchorId="264CE457" wp14:editId="6EE09C65">
            <wp:extent cx="132080" cy="132080"/>
            <wp:effectExtent l="2540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5984DE20" w14:textId="77777777" w:rsidR="006D299A" w:rsidRPr="00F9093F" w:rsidRDefault="006D299A" w:rsidP="006D299A">
      <w:pPr>
        <w:spacing w:line="360" w:lineRule="atLeast"/>
        <w:ind w:left="720"/>
        <w:jc w:val="both"/>
        <w:rPr>
          <w:rFonts w:ascii="Times New Roman" w:hAnsi="Times New Roman"/>
          <w:sz w:val="28"/>
        </w:rPr>
      </w:pPr>
    </w:p>
    <w:p w14:paraId="594A6071" w14:textId="77777777" w:rsidR="006D299A" w:rsidRPr="009F1BD3" w:rsidRDefault="006D299A" w:rsidP="006D299A">
      <w:pPr>
        <w:spacing w:line="360" w:lineRule="atLeast"/>
        <w:jc w:val="both"/>
        <w:rPr>
          <w:rFonts w:ascii="Times New Roman" w:hAnsi="Times New Roman"/>
          <w:b/>
          <w:sz w:val="28"/>
        </w:rPr>
      </w:pPr>
      <w:r w:rsidRPr="009F1BD3">
        <w:rPr>
          <w:rFonts w:ascii="Times New Roman" w:hAnsi="Times New Roman"/>
          <w:b/>
          <w:sz w:val="28"/>
        </w:rPr>
        <w:t>Example</w:t>
      </w:r>
    </w:p>
    <w:p w14:paraId="1562C1B2"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Let </w:t>
      </w:r>
      <w:r w:rsidRPr="009F1BD3">
        <w:rPr>
          <w:rFonts w:ascii="Times New Roman" w:hAnsi="Times New Roman"/>
          <w:i/>
          <w:sz w:val="28"/>
        </w:rPr>
        <w:t>d</w:t>
      </w:r>
      <w:r w:rsidRPr="00F9093F">
        <w:rPr>
          <w:rFonts w:ascii="Times New Roman" w:hAnsi="Times New Roman"/>
          <w:sz w:val="28"/>
        </w:rPr>
        <w:t xml:space="preserve"> = 7</w:t>
      </w:r>
    </w:p>
    <w:p w14:paraId="08AD79B2"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From above we have √7 = [</w:t>
      </w:r>
      <w:proofErr w:type="gramStart"/>
      <w:r w:rsidRPr="00F9093F">
        <w:rPr>
          <w:rFonts w:ascii="Times New Roman" w:hAnsi="Times New Roman"/>
          <w:sz w:val="28"/>
        </w:rPr>
        <w:t>2;  1</w:t>
      </w:r>
      <w:proofErr w:type="gramEnd"/>
      <w:r w:rsidRPr="00F9093F">
        <w:rPr>
          <w:rFonts w:ascii="Times New Roman" w:hAnsi="Times New Roman"/>
          <w:sz w:val="28"/>
        </w:rPr>
        <w:t xml:space="preserve">, 1, 1, 4, 1, 1, 1, 4, ...] so </w:t>
      </w:r>
      <w:r w:rsidRPr="00FC4586">
        <w:rPr>
          <w:rFonts w:ascii="Times New Roman" w:hAnsi="Times New Roman"/>
          <w:i/>
          <w:sz w:val="28"/>
        </w:rPr>
        <w:t>k</w:t>
      </w:r>
      <w:r w:rsidRPr="00F9093F">
        <w:rPr>
          <w:rFonts w:ascii="Times New Roman" w:hAnsi="Times New Roman"/>
          <w:sz w:val="28"/>
        </w:rPr>
        <w:t xml:space="preserve"> = 4 and (after a little calculation) the convergents are: </w:t>
      </w:r>
      <w:r w:rsidRPr="000F0999">
        <w:rPr>
          <w:rFonts w:ascii="Times New Roman" w:hAnsi="Times New Roman"/>
          <w:position w:val="-10"/>
          <w:sz w:val="28"/>
        </w:rPr>
        <w:object w:dxaOrig="1160" w:dyaOrig="340" w14:anchorId="39DCB0C6">
          <v:shape id="_x0000_i1599" type="#_x0000_t75" style="width:58.4pt;height:16.8pt" o:ole="">
            <v:imagedata r:id="rId1063" o:title=""/>
          </v:shape>
          <o:OLEObject Type="Embed" ProgID="Equation.3" ShapeID="_x0000_i1599" DrawAspect="Content" ObjectID="_1585227765" r:id="rId1064"/>
        </w:object>
      </w:r>
      <w:r w:rsidRPr="00F9093F">
        <w:rPr>
          <w:rFonts w:ascii="Times New Roman" w:hAnsi="Times New Roman"/>
          <w:sz w:val="28"/>
        </w:rPr>
        <w:t xml:space="preserve"> =</w:t>
      </w:r>
    </w:p>
    <w:p w14:paraId="022265B4" w14:textId="77777777" w:rsidR="006D299A" w:rsidRPr="00F9093F" w:rsidRDefault="006D299A" w:rsidP="006D299A">
      <w:pPr>
        <w:spacing w:line="360" w:lineRule="atLeast"/>
        <w:ind w:left="720"/>
        <w:jc w:val="both"/>
        <w:rPr>
          <w:rFonts w:ascii="Times New Roman" w:hAnsi="Times New Roman"/>
          <w:sz w:val="28"/>
        </w:rPr>
      </w:pPr>
      <w:r w:rsidRPr="000F0999">
        <w:rPr>
          <w:rFonts w:ascii="Times New Roman" w:hAnsi="Times New Roman"/>
          <w:position w:val="-24"/>
          <w:sz w:val="28"/>
        </w:rPr>
        <w:object w:dxaOrig="8580" w:dyaOrig="660" w14:anchorId="62766CED">
          <v:shape id="_x0000_i1600" type="#_x0000_t75" style="width:428.8pt;height:32.8pt" o:ole="">
            <v:imagedata r:id="rId1065" o:title=""/>
          </v:shape>
          <o:OLEObject Type="Embed" ProgID="Equation.3" ShapeID="_x0000_i1600" DrawAspect="Content" ObjectID="_1585227766" r:id="rId1066"/>
        </w:object>
      </w:r>
      <w:r w:rsidRPr="00F9093F">
        <w:rPr>
          <w:rFonts w:ascii="Times New Roman" w:hAnsi="Times New Roman"/>
          <w:sz w:val="28"/>
        </w:rPr>
        <w:t xml:space="preserve"> and the solutions of </w:t>
      </w:r>
      <w:r w:rsidRPr="009F1BD3">
        <w:rPr>
          <w:rFonts w:ascii="Times New Roman" w:hAnsi="Times New Roman"/>
          <w:position w:val="-8"/>
          <w:sz w:val="28"/>
        </w:rPr>
        <w:object w:dxaOrig="1420" w:dyaOrig="380" w14:anchorId="743DA77F">
          <v:shape id="_x0000_i1601" type="#_x0000_t75" style="width:71.2pt;height:19.2pt" o:ole="">
            <v:imagedata r:id="rId1067" o:title=""/>
          </v:shape>
          <o:OLEObject Type="Embed" ProgID="Equation.3" ShapeID="_x0000_i1601" DrawAspect="Content" ObjectID="_1585227767" r:id="rId1068"/>
        </w:object>
      </w:r>
      <w:r w:rsidRPr="00F9093F">
        <w:rPr>
          <w:rFonts w:ascii="Times New Roman" w:hAnsi="Times New Roman"/>
          <w:sz w:val="28"/>
        </w:rPr>
        <w:t xml:space="preserve"> come from the 3rd, 7th, ... convergents and are: (8, 3), (127, 48), ...</w:t>
      </w:r>
    </w:p>
    <w:p w14:paraId="7CA45B2A" w14:textId="77777777" w:rsidR="006D299A" w:rsidRPr="00F9093F" w:rsidRDefault="006D299A" w:rsidP="006D299A">
      <w:pPr>
        <w:spacing w:line="360" w:lineRule="atLeast"/>
        <w:ind w:left="720"/>
        <w:jc w:val="both"/>
        <w:rPr>
          <w:rFonts w:ascii="Times New Roman" w:hAnsi="Times New Roman"/>
          <w:sz w:val="28"/>
        </w:rPr>
      </w:pPr>
    </w:p>
    <w:p w14:paraId="484A63FA" w14:textId="77777777" w:rsidR="006D299A" w:rsidRPr="00F9093F" w:rsidRDefault="006D299A" w:rsidP="006D299A">
      <w:pPr>
        <w:spacing w:line="360" w:lineRule="atLeast"/>
        <w:ind w:left="720"/>
        <w:jc w:val="both"/>
        <w:rPr>
          <w:rFonts w:ascii="Times New Roman" w:hAnsi="Times New Roman"/>
          <w:sz w:val="28"/>
        </w:rPr>
      </w:pPr>
      <w:bookmarkStart w:id="517" w:name="OLE_LINK295"/>
      <w:bookmarkStart w:id="518" w:name="OLE_LINK296"/>
      <w:r w:rsidRPr="00F9093F">
        <w:rPr>
          <w:rFonts w:ascii="Times New Roman" w:hAnsi="Times New Roman"/>
          <w:sz w:val="28"/>
        </w:rPr>
        <w:t xml:space="preserve">Note that </w:t>
      </w:r>
      <w:r w:rsidRPr="000741EF">
        <w:rPr>
          <w:rFonts w:ascii="Times New Roman" w:hAnsi="Times New Roman"/>
          <w:position w:val="-16"/>
          <w:sz w:val="28"/>
        </w:rPr>
        <w:object w:dxaOrig="2860" w:dyaOrig="540" w14:anchorId="7C4FA673">
          <v:shape id="_x0000_i1602" type="#_x0000_t75" style="width:143.2pt;height:27.2pt" o:ole="">
            <v:imagedata r:id="rId1069" o:title=""/>
          </v:shape>
          <o:OLEObject Type="Embed" ProgID="Equation.3" ShapeID="_x0000_i1602" DrawAspect="Content" ObjectID="_1585227768" r:id="rId1070"/>
        </w:object>
      </w:r>
      <w:r w:rsidRPr="00F9093F">
        <w:rPr>
          <w:rFonts w:ascii="Times New Roman" w:hAnsi="Times New Roman"/>
          <w:sz w:val="28"/>
        </w:rPr>
        <w:t xml:space="preserve"> </w:t>
      </w:r>
      <w:bookmarkEnd w:id="517"/>
      <w:bookmarkEnd w:id="518"/>
      <w:r w:rsidRPr="00F9093F">
        <w:rPr>
          <w:rFonts w:ascii="Times New Roman" w:hAnsi="Times New Roman"/>
          <w:sz w:val="28"/>
        </w:rPr>
        <w:t>as in Remark 1) above.</w:t>
      </w:r>
    </w:p>
    <w:p w14:paraId="68EA5931" w14:textId="77777777" w:rsidR="006D299A" w:rsidRPr="00F9093F" w:rsidRDefault="006D299A" w:rsidP="006D299A">
      <w:pPr>
        <w:spacing w:line="360" w:lineRule="atLeast"/>
        <w:ind w:left="720"/>
        <w:jc w:val="both"/>
        <w:rPr>
          <w:rFonts w:ascii="Times New Roman" w:hAnsi="Times New Roman"/>
          <w:sz w:val="28"/>
        </w:rPr>
      </w:pPr>
    </w:p>
    <w:p w14:paraId="016C91CF" w14:textId="77777777" w:rsidR="006D299A" w:rsidRPr="00F9093F" w:rsidRDefault="006D299A" w:rsidP="006D299A">
      <w:pPr>
        <w:spacing w:line="360" w:lineRule="atLeast"/>
        <w:ind w:left="720"/>
        <w:jc w:val="both"/>
        <w:rPr>
          <w:rFonts w:ascii="Times New Roman" w:hAnsi="Times New Roman"/>
          <w:sz w:val="28"/>
        </w:rPr>
      </w:pPr>
      <w:bookmarkStart w:id="519" w:name="OLE_LINK297"/>
      <w:bookmarkStart w:id="520" w:name="OLE_LINK298"/>
      <w:r w:rsidRPr="00F9093F">
        <w:rPr>
          <w:rFonts w:ascii="Times New Roman" w:hAnsi="Times New Roman"/>
          <w:sz w:val="28"/>
        </w:rPr>
        <w:t xml:space="preserve">Let </w:t>
      </w:r>
      <w:r w:rsidRPr="009F1BD3">
        <w:rPr>
          <w:rFonts w:ascii="Times New Roman" w:hAnsi="Times New Roman"/>
          <w:i/>
          <w:sz w:val="28"/>
        </w:rPr>
        <w:t>d</w:t>
      </w:r>
      <w:r w:rsidRPr="00F9093F">
        <w:rPr>
          <w:rFonts w:ascii="Times New Roman" w:hAnsi="Times New Roman"/>
          <w:sz w:val="28"/>
        </w:rPr>
        <w:t xml:space="preserve"> = 10</w:t>
      </w:r>
    </w:p>
    <w:p w14:paraId="3D225FFB"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Then √10 = [</w:t>
      </w:r>
      <w:proofErr w:type="gramStart"/>
      <w:r w:rsidRPr="00F9093F">
        <w:rPr>
          <w:rFonts w:ascii="Times New Roman" w:hAnsi="Times New Roman"/>
          <w:sz w:val="28"/>
        </w:rPr>
        <w:t>3;  6</w:t>
      </w:r>
      <w:proofErr w:type="gramEnd"/>
      <w:r w:rsidRPr="00F9093F">
        <w:rPr>
          <w:rFonts w:ascii="Times New Roman" w:hAnsi="Times New Roman"/>
          <w:sz w:val="28"/>
        </w:rPr>
        <w:t xml:space="preserve">, 6, 6, ...] so </w:t>
      </w:r>
      <w:r w:rsidRPr="00FC4586">
        <w:rPr>
          <w:rFonts w:ascii="Times New Roman" w:hAnsi="Times New Roman"/>
          <w:i/>
          <w:sz w:val="28"/>
        </w:rPr>
        <w:t>k</w:t>
      </w:r>
      <w:r w:rsidRPr="00F9093F">
        <w:rPr>
          <w:rFonts w:ascii="Times New Roman" w:hAnsi="Times New Roman"/>
          <w:sz w:val="28"/>
        </w:rPr>
        <w:t xml:space="preserve"> = 1 and the convergents are</w:t>
      </w:r>
    </w:p>
    <w:p w14:paraId="6AC8F959" w14:textId="77777777" w:rsidR="006D299A" w:rsidRPr="00F90631" w:rsidRDefault="006D299A" w:rsidP="006D299A">
      <w:pPr>
        <w:spacing w:line="360" w:lineRule="atLeast"/>
        <w:ind w:left="720"/>
        <w:jc w:val="both"/>
        <w:rPr>
          <w:rFonts w:ascii="Times New Roman" w:hAnsi="Times New Roman"/>
          <w:sz w:val="28"/>
        </w:rPr>
      </w:pPr>
      <w:r w:rsidRPr="000741EF">
        <w:rPr>
          <w:rFonts w:ascii="Times New Roman" w:hAnsi="Times New Roman"/>
          <w:position w:val="-24"/>
          <w:sz w:val="28"/>
        </w:rPr>
        <w:object w:dxaOrig="5080" w:dyaOrig="660" w14:anchorId="16B17899">
          <v:shape id="_x0000_i1603" type="#_x0000_t75" style="width:254.4pt;height:32.8pt" o:ole="">
            <v:imagedata r:id="rId1071" o:title=""/>
          </v:shape>
          <o:OLEObject Type="Embed" ProgID="Equation.3" ShapeID="_x0000_i1603" DrawAspect="Content" ObjectID="_1585227769" r:id="rId1072"/>
        </w:object>
      </w:r>
      <w:r w:rsidRPr="00F9093F">
        <w:rPr>
          <w:rFonts w:ascii="Times New Roman" w:hAnsi="Times New Roman"/>
          <w:sz w:val="28"/>
        </w:rPr>
        <w:t xml:space="preserve"> </w:t>
      </w:r>
    </w:p>
    <w:bookmarkEnd w:id="519"/>
    <w:bookmarkEnd w:id="520"/>
    <w:p w14:paraId="3B12B67B" w14:textId="77777777" w:rsidR="006D299A" w:rsidRPr="00F90631" w:rsidRDefault="006D299A" w:rsidP="006D299A">
      <w:pPr>
        <w:spacing w:line="360" w:lineRule="atLeast"/>
        <w:ind w:left="720"/>
        <w:jc w:val="both"/>
        <w:rPr>
          <w:rFonts w:ascii="Times New Roman" w:hAnsi="Times New Roman"/>
          <w:sz w:val="28"/>
        </w:rPr>
      </w:pPr>
      <w:r w:rsidRPr="00F90631">
        <w:rPr>
          <w:rFonts w:ascii="Times New Roman" w:hAnsi="Times New Roman"/>
          <w:sz w:val="28"/>
        </w:rPr>
        <w:t xml:space="preserve">The 0th convergent gives a solution of </w:t>
      </w:r>
      <w:r w:rsidRPr="000741EF">
        <w:rPr>
          <w:rFonts w:ascii="Times New Roman" w:hAnsi="Times New Roman"/>
          <w:position w:val="-8"/>
          <w:sz w:val="28"/>
        </w:rPr>
        <w:object w:dxaOrig="1700" w:dyaOrig="380" w14:anchorId="316C51EF">
          <v:shape id="_x0000_i1604" type="#_x0000_t75" style="width:84.8pt;height:19.2pt" o:ole="">
            <v:imagedata r:id="rId1073" o:title=""/>
          </v:shape>
          <o:OLEObject Type="Embed" ProgID="Equation.3" ShapeID="_x0000_i1604" DrawAspect="Content" ObjectID="_1585227770" r:id="rId1074"/>
        </w:object>
      </w:r>
      <w:r w:rsidRPr="00F90631">
        <w:rPr>
          <w:rFonts w:ascii="Times New Roman" w:hAnsi="Times New Roman"/>
          <w:sz w:val="28"/>
        </w:rPr>
        <w:t xml:space="preserve"> and we need the next (19, 6) to get a solution of Pell's equation.</w:t>
      </w:r>
    </w:p>
    <w:p w14:paraId="57EF5CEE" w14:textId="77777777" w:rsidR="006D299A" w:rsidRPr="00F90631" w:rsidRDefault="006D299A" w:rsidP="006D299A">
      <w:pPr>
        <w:spacing w:line="360" w:lineRule="atLeast"/>
        <w:ind w:left="720"/>
        <w:jc w:val="both"/>
        <w:rPr>
          <w:rFonts w:ascii="Times New Roman" w:hAnsi="Times New Roman"/>
          <w:sz w:val="28"/>
        </w:rPr>
      </w:pPr>
      <w:r w:rsidRPr="00F90631">
        <w:rPr>
          <w:rFonts w:ascii="Times New Roman" w:hAnsi="Times New Roman"/>
          <w:sz w:val="28"/>
        </w:rPr>
        <w:t xml:space="preserve">(117, 37) satisfies </w:t>
      </w:r>
      <w:r w:rsidRPr="000741EF">
        <w:rPr>
          <w:rFonts w:ascii="Times New Roman" w:hAnsi="Times New Roman"/>
          <w:position w:val="-8"/>
          <w:sz w:val="28"/>
        </w:rPr>
        <w:object w:dxaOrig="1700" w:dyaOrig="380" w14:anchorId="23901B30">
          <v:shape id="_x0000_i1605" type="#_x0000_t75" style="width:84.8pt;height:19.2pt" o:ole="">
            <v:imagedata r:id="rId1073" o:title=""/>
          </v:shape>
          <o:OLEObject Type="Embed" ProgID="Equation.3" ShapeID="_x0000_i1605" DrawAspect="Content" ObjectID="_1585227771" r:id="rId1075"/>
        </w:object>
      </w:r>
      <w:r w:rsidRPr="00F9093F">
        <w:rPr>
          <w:rFonts w:ascii="Times New Roman" w:hAnsi="Times New Roman"/>
          <w:sz w:val="28"/>
        </w:rPr>
        <w:t xml:space="preserve"> </w:t>
      </w:r>
      <w:r w:rsidRPr="00F90631">
        <w:rPr>
          <w:rFonts w:ascii="Times New Roman" w:hAnsi="Times New Roman"/>
          <w:sz w:val="28"/>
        </w:rPr>
        <w:t xml:space="preserve">while (721, 228) is a solution of Pell's equation. </w:t>
      </w:r>
    </w:p>
    <w:p w14:paraId="14CD04E8" w14:textId="77777777" w:rsidR="006D299A" w:rsidRPr="00F90631" w:rsidRDefault="006D299A" w:rsidP="006D299A">
      <w:pPr>
        <w:spacing w:line="360" w:lineRule="atLeast"/>
        <w:ind w:left="720"/>
        <w:jc w:val="both"/>
        <w:rPr>
          <w:rFonts w:ascii="Times New Roman" w:hAnsi="Times New Roman"/>
          <w:sz w:val="28"/>
        </w:rPr>
      </w:pPr>
      <w:bookmarkStart w:id="521" w:name="OLE_LINK299"/>
      <w:bookmarkStart w:id="522" w:name="OLE_LINK300"/>
      <w:r w:rsidRPr="00F9093F">
        <w:rPr>
          <w:rFonts w:ascii="Times New Roman" w:hAnsi="Times New Roman"/>
          <w:sz w:val="28"/>
        </w:rPr>
        <w:t xml:space="preserve">Note that </w:t>
      </w:r>
      <w:r w:rsidRPr="000741EF">
        <w:rPr>
          <w:rFonts w:ascii="Times New Roman" w:hAnsi="Times New Roman"/>
          <w:position w:val="-16"/>
          <w:sz w:val="28"/>
        </w:rPr>
        <w:object w:dxaOrig="3340" w:dyaOrig="540" w14:anchorId="6A6FC059">
          <v:shape id="_x0000_i1606" type="#_x0000_t75" style="width:167.2pt;height:27.2pt" o:ole="">
            <v:imagedata r:id="rId1076" o:title=""/>
          </v:shape>
          <o:OLEObject Type="Embed" ProgID="Equation.3" ShapeID="_x0000_i1606" DrawAspect="Content" ObjectID="_1585227772" r:id="rId1077"/>
        </w:object>
      </w:r>
    </w:p>
    <w:bookmarkEnd w:id="521"/>
    <w:bookmarkEnd w:id="522"/>
    <w:p w14:paraId="18420815" w14:textId="77777777" w:rsidR="006D299A" w:rsidRPr="00F90631" w:rsidRDefault="006D299A" w:rsidP="006D299A">
      <w:pPr>
        <w:spacing w:line="360" w:lineRule="atLeast"/>
        <w:ind w:left="720"/>
        <w:jc w:val="both"/>
        <w:rPr>
          <w:rFonts w:ascii="Times New Roman" w:hAnsi="Times New Roman"/>
          <w:sz w:val="28"/>
        </w:rPr>
      </w:pPr>
    </w:p>
    <w:p w14:paraId="383CD244" w14:textId="77777777" w:rsidR="006D299A" w:rsidRPr="00F9093F" w:rsidRDefault="006D299A" w:rsidP="006D299A">
      <w:pPr>
        <w:spacing w:line="360" w:lineRule="atLeast"/>
        <w:ind w:left="720"/>
        <w:jc w:val="both"/>
        <w:rPr>
          <w:rFonts w:ascii="Times New Roman" w:hAnsi="Times New Roman"/>
          <w:sz w:val="28"/>
        </w:rPr>
      </w:pPr>
      <w:r w:rsidRPr="00F90631">
        <w:rPr>
          <w:rFonts w:ascii="Times New Roman" w:hAnsi="Times New Roman"/>
          <w:sz w:val="28"/>
        </w:rPr>
        <w:t xml:space="preserve">Brahmagupta's example: </w:t>
      </w:r>
      <w:r w:rsidRPr="009F1BD3">
        <w:rPr>
          <w:rFonts w:ascii="Times New Roman" w:hAnsi="Times New Roman"/>
          <w:i/>
          <w:sz w:val="28"/>
        </w:rPr>
        <w:t>d</w:t>
      </w:r>
      <w:r w:rsidRPr="00F9093F">
        <w:rPr>
          <w:rFonts w:ascii="Times New Roman" w:hAnsi="Times New Roman"/>
          <w:sz w:val="28"/>
        </w:rPr>
        <w:t xml:space="preserve"> = 83</w:t>
      </w:r>
    </w:p>
    <w:p w14:paraId="105B3CDE"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Then √83 = [</w:t>
      </w:r>
      <w:proofErr w:type="gramStart"/>
      <w:r w:rsidRPr="00F9093F">
        <w:rPr>
          <w:rFonts w:ascii="Times New Roman" w:hAnsi="Times New Roman"/>
          <w:sz w:val="28"/>
        </w:rPr>
        <w:t>9;  9</w:t>
      </w:r>
      <w:proofErr w:type="gramEnd"/>
      <w:r w:rsidRPr="00F9093F">
        <w:rPr>
          <w:rFonts w:ascii="Times New Roman" w:hAnsi="Times New Roman"/>
          <w:sz w:val="28"/>
        </w:rPr>
        <w:t xml:space="preserve">, 18, 9, 18, ...] so </w:t>
      </w:r>
      <w:r w:rsidRPr="00FC4586">
        <w:rPr>
          <w:rFonts w:ascii="Times New Roman" w:hAnsi="Times New Roman"/>
          <w:i/>
          <w:sz w:val="28"/>
        </w:rPr>
        <w:t>k</w:t>
      </w:r>
      <w:r w:rsidRPr="00F9093F">
        <w:rPr>
          <w:rFonts w:ascii="Times New Roman" w:hAnsi="Times New Roman"/>
          <w:sz w:val="28"/>
        </w:rPr>
        <w:t xml:space="preserve"> = 2 and the convergents are</w:t>
      </w:r>
    </w:p>
    <w:p w14:paraId="173AD30A" w14:textId="77777777" w:rsidR="006D299A" w:rsidRPr="00F9093F" w:rsidRDefault="006D299A" w:rsidP="006D299A">
      <w:pPr>
        <w:spacing w:line="360" w:lineRule="atLeast"/>
        <w:ind w:left="720"/>
        <w:jc w:val="both"/>
        <w:rPr>
          <w:rFonts w:ascii="Times New Roman" w:hAnsi="Times New Roman"/>
          <w:sz w:val="28"/>
        </w:rPr>
      </w:pPr>
      <w:r w:rsidRPr="000741EF">
        <w:rPr>
          <w:rFonts w:ascii="Times New Roman" w:hAnsi="Times New Roman"/>
          <w:position w:val="-24"/>
          <w:sz w:val="28"/>
        </w:rPr>
        <w:object w:dxaOrig="5800" w:dyaOrig="660" w14:anchorId="5C331436">
          <v:shape id="_x0000_i1607" type="#_x0000_t75" style="width:290.4pt;height:32.8pt" o:ole="">
            <v:imagedata r:id="rId1078" o:title=""/>
          </v:shape>
          <o:OLEObject Type="Embed" ProgID="Equation.3" ShapeID="_x0000_i1607" DrawAspect="Content" ObjectID="_1585227773" r:id="rId1079"/>
        </w:object>
      </w:r>
      <w:r w:rsidRPr="00F9093F">
        <w:rPr>
          <w:rFonts w:ascii="Times New Roman" w:hAnsi="Times New Roman"/>
          <w:sz w:val="28"/>
        </w:rPr>
        <w:t xml:space="preserve"> </w:t>
      </w:r>
    </w:p>
    <w:p w14:paraId="46BED790" w14:textId="77777777" w:rsidR="006D299A" w:rsidRPr="00F90631" w:rsidRDefault="006D299A" w:rsidP="006D299A">
      <w:pPr>
        <w:spacing w:line="360" w:lineRule="atLeast"/>
        <w:ind w:left="720"/>
        <w:jc w:val="both"/>
        <w:rPr>
          <w:rFonts w:ascii="Times New Roman" w:hAnsi="Times New Roman"/>
          <w:sz w:val="28"/>
        </w:rPr>
      </w:pPr>
      <w:r w:rsidRPr="00F9093F">
        <w:rPr>
          <w:rFonts w:ascii="Times New Roman" w:hAnsi="Times New Roman"/>
          <w:sz w:val="28"/>
        </w:rPr>
        <w:t>giving the solutions mentioned above.</w:t>
      </w:r>
    </w:p>
    <w:p w14:paraId="22607A3E" w14:textId="77777777" w:rsidR="006D299A" w:rsidRPr="00F90631" w:rsidRDefault="006D299A" w:rsidP="006D299A">
      <w:pPr>
        <w:spacing w:line="360" w:lineRule="atLeast"/>
        <w:ind w:left="720"/>
        <w:jc w:val="both"/>
        <w:rPr>
          <w:rFonts w:ascii="Times New Roman" w:hAnsi="Times New Roman"/>
          <w:sz w:val="28"/>
        </w:rPr>
      </w:pPr>
    </w:p>
    <w:p w14:paraId="6A3E6893" w14:textId="77777777" w:rsidR="006D299A" w:rsidRPr="00F90631"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Note that </w:t>
      </w:r>
      <w:r w:rsidRPr="000741EF">
        <w:rPr>
          <w:rFonts w:ascii="Times New Roman" w:hAnsi="Times New Roman"/>
          <w:position w:val="-16"/>
          <w:sz w:val="28"/>
        </w:rPr>
        <w:object w:dxaOrig="3780" w:dyaOrig="540" w14:anchorId="2E9B3B74">
          <v:shape id="_x0000_i1608" type="#_x0000_t75" style="width:188.8pt;height:27.2pt" o:ole="">
            <v:imagedata r:id="rId1080" o:title=""/>
          </v:shape>
          <o:OLEObject Type="Embed" ProgID="Equation.3" ShapeID="_x0000_i1608" DrawAspect="Content" ObjectID="_1585227774" r:id="rId1081"/>
        </w:object>
      </w:r>
      <w:r w:rsidRPr="00F9093F">
        <w:rPr>
          <w:rFonts w:ascii="Times New Roman" w:hAnsi="Times New Roman"/>
          <w:sz w:val="28"/>
        </w:rPr>
        <w:t xml:space="preserve"> as usual.</w:t>
      </w:r>
    </w:p>
    <w:p w14:paraId="773EB740" w14:textId="77777777" w:rsidR="006D299A" w:rsidRPr="00F90631" w:rsidRDefault="006D299A" w:rsidP="006D299A">
      <w:pPr>
        <w:spacing w:line="360" w:lineRule="atLeast"/>
        <w:ind w:left="720"/>
        <w:jc w:val="both"/>
        <w:rPr>
          <w:rFonts w:ascii="Times New Roman" w:hAnsi="Times New Roman"/>
          <w:sz w:val="28"/>
        </w:rPr>
      </w:pPr>
    </w:p>
    <w:p w14:paraId="3C090903" w14:textId="77777777" w:rsidR="006D299A" w:rsidRPr="00F90631" w:rsidRDefault="006D299A" w:rsidP="006D299A">
      <w:pPr>
        <w:spacing w:line="360" w:lineRule="atLeast"/>
        <w:jc w:val="both"/>
        <w:rPr>
          <w:rFonts w:ascii="Times New Roman" w:hAnsi="Times New Roman"/>
          <w:b/>
          <w:sz w:val="28"/>
        </w:rPr>
      </w:pPr>
      <w:r w:rsidRPr="00F90631">
        <w:rPr>
          <w:rFonts w:ascii="Times New Roman" w:hAnsi="Times New Roman"/>
          <w:b/>
          <w:sz w:val="28"/>
        </w:rPr>
        <w:t>Remark</w:t>
      </w:r>
    </w:p>
    <w:p w14:paraId="41AB8E2F" w14:textId="77777777" w:rsidR="006D299A" w:rsidRPr="00F90631" w:rsidRDefault="006D299A" w:rsidP="006D299A">
      <w:pPr>
        <w:spacing w:line="360" w:lineRule="atLeast"/>
        <w:ind w:left="720"/>
        <w:jc w:val="both"/>
        <w:rPr>
          <w:rFonts w:ascii="Times New Roman" w:hAnsi="Times New Roman"/>
          <w:sz w:val="28"/>
        </w:rPr>
      </w:pPr>
      <w:r w:rsidRPr="00F90631">
        <w:rPr>
          <w:rFonts w:ascii="Times New Roman" w:hAnsi="Times New Roman"/>
          <w:sz w:val="28"/>
        </w:rPr>
        <w:t>You can find a proof of this last theorem in [2] pg 108 and in [3] pg 75.</w:t>
      </w:r>
    </w:p>
    <w:p w14:paraId="6D7A6F99" w14:textId="77777777" w:rsidR="006D299A" w:rsidRPr="00F90631" w:rsidRDefault="006D299A" w:rsidP="006D299A">
      <w:pPr>
        <w:spacing w:line="360" w:lineRule="atLeast"/>
        <w:ind w:left="720"/>
        <w:jc w:val="both"/>
        <w:rPr>
          <w:rFonts w:ascii="Times New Roman" w:hAnsi="Times New Roman"/>
          <w:sz w:val="28"/>
        </w:rPr>
      </w:pPr>
    </w:p>
    <w:bookmarkEnd w:id="254"/>
    <w:bookmarkEnd w:id="255"/>
    <w:p w14:paraId="0D182836" w14:textId="77777777" w:rsidR="006D299A" w:rsidRPr="00F9093F" w:rsidRDefault="006D299A" w:rsidP="006D299A">
      <w:pPr>
        <w:spacing w:line="360" w:lineRule="atLeast"/>
        <w:ind w:left="720" w:hanging="720"/>
        <w:jc w:val="both"/>
        <w:rPr>
          <w:rFonts w:ascii="Times New Roman" w:hAnsi="Times New Roman"/>
          <w:b/>
          <w:sz w:val="28"/>
        </w:rPr>
      </w:pPr>
      <w:r w:rsidRPr="00F9093F">
        <w:rPr>
          <w:rFonts w:ascii="Times New Roman" w:hAnsi="Times New Roman"/>
          <w:b/>
          <w:sz w:val="28"/>
        </w:rPr>
        <w:br w:type="page"/>
      </w:r>
      <w:r w:rsidRPr="00F9093F">
        <w:rPr>
          <w:rFonts w:ascii="Times New Roman" w:hAnsi="Times New Roman"/>
          <w:b/>
          <w:sz w:val="28"/>
        </w:rPr>
        <w:lastRenderedPageBreak/>
        <w:t>§5</w:t>
      </w:r>
      <w:r w:rsidRPr="00F9093F">
        <w:rPr>
          <w:rFonts w:ascii="Times New Roman" w:hAnsi="Times New Roman"/>
          <w:b/>
          <w:sz w:val="28"/>
        </w:rPr>
        <w:tab/>
        <w:t>DIOPHANTINE EQUATIONS</w:t>
      </w:r>
    </w:p>
    <w:p w14:paraId="72CB5B2F" w14:textId="77777777" w:rsidR="006D299A" w:rsidRPr="00F9093F" w:rsidRDefault="006D299A" w:rsidP="006D299A">
      <w:pPr>
        <w:spacing w:line="360" w:lineRule="atLeast"/>
        <w:jc w:val="both"/>
        <w:rPr>
          <w:rFonts w:ascii="Times New Roman" w:hAnsi="Times New Roman"/>
          <w:sz w:val="28"/>
        </w:rPr>
      </w:pPr>
    </w:p>
    <w:p w14:paraId="7E76036C"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§5.1 Linear equations</w:t>
      </w:r>
    </w:p>
    <w:p w14:paraId="106E2F10" w14:textId="77777777" w:rsidR="006D299A" w:rsidRPr="00E43DC9" w:rsidRDefault="006D299A" w:rsidP="006D299A">
      <w:pPr>
        <w:spacing w:line="360" w:lineRule="atLeast"/>
        <w:jc w:val="both"/>
        <w:rPr>
          <w:rFonts w:ascii="Times New Roman" w:hAnsi="Times New Roman"/>
          <w:sz w:val="28"/>
        </w:rPr>
      </w:pPr>
    </w:p>
    <w:p w14:paraId="6E1030C8"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 xml:space="preserve">A </w:t>
      </w:r>
      <w:r w:rsidRPr="00E43DC9">
        <w:rPr>
          <w:rFonts w:ascii="Times New Roman" w:hAnsi="Times New Roman"/>
          <w:i/>
          <w:sz w:val="28"/>
        </w:rPr>
        <w:t>Diophantine equation</w:t>
      </w:r>
      <w:r w:rsidRPr="00E43DC9">
        <w:rPr>
          <w:rFonts w:ascii="Times New Roman" w:hAnsi="Times New Roman"/>
          <w:sz w:val="28"/>
        </w:rPr>
        <w:t xml:space="preserve"> is one with integer solutions. It is named after Diophantus of Alexandria (see the exercise below).</w:t>
      </w:r>
    </w:p>
    <w:p w14:paraId="7E2C5CCB" w14:textId="77777777" w:rsidR="006D299A" w:rsidRPr="00E43DC9" w:rsidRDefault="006D299A" w:rsidP="006D299A">
      <w:pPr>
        <w:spacing w:line="360" w:lineRule="atLeast"/>
        <w:jc w:val="both"/>
        <w:rPr>
          <w:rFonts w:ascii="Times New Roman" w:hAnsi="Times New Roman"/>
          <w:sz w:val="28"/>
        </w:rPr>
      </w:pPr>
    </w:p>
    <w:p w14:paraId="06F0C692"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We start with linear equations.</w:t>
      </w:r>
    </w:p>
    <w:p w14:paraId="5DFE7507" w14:textId="77777777" w:rsidR="006D299A" w:rsidRPr="00E43DC9" w:rsidRDefault="006D299A" w:rsidP="006D299A">
      <w:pPr>
        <w:spacing w:line="360" w:lineRule="atLeast"/>
        <w:ind w:left="720"/>
        <w:jc w:val="both"/>
        <w:rPr>
          <w:rFonts w:ascii="Times New Roman" w:hAnsi="Times New Roman"/>
          <w:sz w:val="28"/>
        </w:rPr>
      </w:pPr>
    </w:p>
    <w:p w14:paraId="05DC6AE8"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Theorem</w:t>
      </w:r>
    </w:p>
    <w:p w14:paraId="73FE0631"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 xml:space="preserve">A Diophantine equation </w:t>
      </w:r>
      <w:r w:rsidRPr="00E43DC9">
        <w:rPr>
          <w:rFonts w:ascii="Times New Roman" w:hAnsi="Times New Roman"/>
          <w:i/>
          <w:position w:val="-8"/>
          <w:sz w:val="28"/>
        </w:rPr>
        <w:object w:dxaOrig="1240" w:dyaOrig="300" w14:anchorId="144490D5">
          <v:shape id="_x0000_i1609" type="#_x0000_t75" style="width:62.4pt;height:15.2pt" o:ole="">
            <v:imagedata r:id="rId1082" o:title=""/>
          </v:shape>
          <o:OLEObject Type="Embed" ProgID="Equation.3" ShapeID="_x0000_i1609" DrawAspect="Content" ObjectID="_1585227775" r:id="rId1083"/>
        </w:object>
      </w:r>
      <w:r w:rsidRPr="00E43DC9">
        <w:rPr>
          <w:rFonts w:ascii="Times New Roman" w:hAnsi="Times New Roman"/>
          <w:i/>
          <w:sz w:val="28"/>
        </w:rPr>
        <w:t xml:space="preserve"> </w:t>
      </w:r>
      <w:r w:rsidRPr="00E43DC9">
        <w:rPr>
          <w:rFonts w:ascii="Times New Roman" w:hAnsi="Times New Roman"/>
          <w:sz w:val="28"/>
        </w:rPr>
        <w:t xml:space="preserve">(to be solved for </w:t>
      </w:r>
      <w:r w:rsidRPr="00E43DC9">
        <w:rPr>
          <w:rFonts w:ascii="Times New Roman" w:hAnsi="Times New Roman"/>
          <w:i/>
          <w:sz w:val="28"/>
        </w:rPr>
        <w:t>x, y</w:t>
      </w:r>
      <w:r w:rsidRPr="00E43DC9">
        <w:rPr>
          <w:rFonts w:ascii="Times New Roman" w:hAnsi="Times New Roman"/>
          <w:sz w:val="28"/>
        </w:rPr>
        <w:t xml:space="preserve">) has a solution if and only if </w:t>
      </w:r>
      <w:r w:rsidRPr="00E43DC9">
        <w:rPr>
          <w:rFonts w:ascii="Times New Roman" w:hAnsi="Times New Roman"/>
          <w:i/>
          <w:sz w:val="28"/>
        </w:rPr>
        <w:t>d</w:t>
      </w:r>
      <w:r w:rsidRPr="00E43DC9">
        <w:rPr>
          <w:rFonts w:ascii="Times New Roman" w:hAnsi="Times New Roman"/>
          <w:sz w:val="28"/>
        </w:rPr>
        <w:t xml:space="preserve"> = </w:t>
      </w:r>
      <w:proofErr w:type="gramStart"/>
      <w:r w:rsidRPr="00E43DC9">
        <w:rPr>
          <w:rFonts w:ascii="Times New Roman" w:hAnsi="Times New Roman"/>
          <w:sz w:val="28"/>
        </w:rPr>
        <w:t>hcf(</w:t>
      </w:r>
      <w:proofErr w:type="gramEnd"/>
      <w:r w:rsidRPr="00E43DC9">
        <w:rPr>
          <w:rFonts w:ascii="Times New Roman" w:hAnsi="Times New Roman"/>
          <w:i/>
          <w:sz w:val="28"/>
        </w:rPr>
        <w:t>a, b</w:t>
      </w:r>
      <w:r w:rsidRPr="00E43DC9">
        <w:rPr>
          <w:rFonts w:ascii="Times New Roman" w:hAnsi="Times New Roman"/>
          <w:sz w:val="28"/>
        </w:rPr>
        <w:t xml:space="preserve">) divides </w:t>
      </w:r>
      <w:r w:rsidRPr="00E43DC9">
        <w:rPr>
          <w:rFonts w:ascii="Times New Roman" w:hAnsi="Times New Roman"/>
          <w:i/>
          <w:sz w:val="28"/>
        </w:rPr>
        <w:t>c</w:t>
      </w:r>
      <w:r w:rsidRPr="00E43DC9">
        <w:rPr>
          <w:rFonts w:ascii="Times New Roman" w:hAnsi="Times New Roman"/>
          <w:sz w:val="28"/>
        </w:rPr>
        <w:t>.</w:t>
      </w:r>
    </w:p>
    <w:p w14:paraId="734083AD" w14:textId="77777777" w:rsidR="006D299A" w:rsidRPr="00E43DC9" w:rsidRDefault="006D299A" w:rsidP="006D299A">
      <w:pPr>
        <w:spacing w:line="360" w:lineRule="atLeast"/>
        <w:ind w:left="720"/>
        <w:jc w:val="both"/>
        <w:rPr>
          <w:rFonts w:ascii="Times New Roman" w:hAnsi="Times New Roman"/>
          <w:sz w:val="28"/>
        </w:rPr>
      </w:pPr>
    </w:p>
    <w:p w14:paraId="0D088A0C"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Proof</w:t>
      </w:r>
    </w:p>
    <w:p w14:paraId="1BA4AE20"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 xml:space="preserve">Since </w:t>
      </w:r>
      <w:r w:rsidRPr="00E43DC9">
        <w:rPr>
          <w:rFonts w:ascii="Times New Roman" w:hAnsi="Times New Roman"/>
          <w:i/>
          <w:sz w:val="28"/>
        </w:rPr>
        <w:t>d</w:t>
      </w:r>
      <w:r w:rsidRPr="00E43DC9">
        <w:rPr>
          <w:rFonts w:ascii="Times New Roman" w:hAnsi="Times New Roman"/>
          <w:sz w:val="28"/>
        </w:rPr>
        <w:t xml:space="preserve"> divides </w:t>
      </w:r>
      <w:r w:rsidRPr="00E43DC9">
        <w:rPr>
          <w:rFonts w:ascii="Times New Roman" w:hAnsi="Times New Roman"/>
          <w:i/>
          <w:sz w:val="28"/>
        </w:rPr>
        <w:t>a</w:t>
      </w:r>
      <w:r w:rsidRPr="00E43DC9">
        <w:rPr>
          <w:rFonts w:ascii="Times New Roman" w:hAnsi="Times New Roman"/>
          <w:sz w:val="28"/>
        </w:rPr>
        <w:t xml:space="preserve"> and </w:t>
      </w:r>
      <w:r w:rsidRPr="00E43DC9">
        <w:rPr>
          <w:rFonts w:ascii="Times New Roman" w:hAnsi="Times New Roman"/>
          <w:i/>
          <w:sz w:val="28"/>
        </w:rPr>
        <w:t>b</w:t>
      </w:r>
      <w:r w:rsidRPr="00E43DC9">
        <w:rPr>
          <w:rFonts w:ascii="Times New Roman" w:hAnsi="Times New Roman"/>
          <w:sz w:val="28"/>
        </w:rPr>
        <w:t xml:space="preserve"> it divides </w:t>
      </w:r>
      <w:r w:rsidRPr="00E43DC9">
        <w:rPr>
          <w:rFonts w:ascii="Times New Roman" w:hAnsi="Times New Roman"/>
          <w:i/>
          <w:position w:val="-8"/>
          <w:sz w:val="28"/>
        </w:rPr>
        <w:object w:dxaOrig="1240" w:dyaOrig="300" w14:anchorId="2574FDFE">
          <v:shape id="_x0000_i1610" type="#_x0000_t75" style="width:62.4pt;height:15.2pt" o:ole="">
            <v:imagedata r:id="rId1082" o:title=""/>
          </v:shape>
          <o:OLEObject Type="Embed" ProgID="Equation.3" ShapeID="_x0000_i1610" DrawAspect="Content" ObjectID="_1585227776" r:id="rId1084"/>
        </w:object>
      </w:r>
      <w:r w:rsidRPr="00E43DC9">
        <w:rPr>
          <w:rFonts w:ascii="Times New Roman" w:hAnsi="Times New Roman"/>
          <w:i/>
          <w:sz w:val="28"/>
        </w:rPr>
        <w:t xml:space="preserve"> </w:t>
      </w:r>
      <w:r w:rsidRPr="00E43DC9">
        <w:rPr>
          <w:rFonts w:ascii="Times New Roman" w:hAnsi="Times New Roman"/>
          <w:sz w:val="28"/>
        </w:rPr>
        <w:t>and so the condition is necessary.</w:t>
      </w:r>
    </w:p>
    <w:p w14:paraId="17B8CB35" w14:textId="77777777" w:rsidR="006D299A" w:rsidRPr="00E43DC9" w:rsidRDefault="006D299A" w:rsidP="006D299A">
      <w:pPr>
        <w:spacing w:line="360" w:lineRule="atLeast"/>
        <w:ind w:left="720"/>
        <w:jc w:val="both"/>
        <w:rPr>
          <w:rFonts w:ascii="Times New Roman" w:hAnsi="Times New Roman"/>
          <w:sz w:val="28"/>
        </w:rPr>
      </w:pPr>
      <w:proofErr w:type="gramStart"/>
      <w:r w:rsidRPr="00E43DC9">
        <w:rPr>
          <w:rFonts w:ascii="Times New Roman" w:hAnsi="Times New Roman"/>
          <w:sz w:val="28"/>
        </w:rPr>
        <w:t>Conversely,  if</w:t>
      </w:r>
      <w:proofErr w:type="gramEnd"/>
      <w:r w:rsidRPr="00E43DC9">
        <w:rPr>
          <w:rFonts w:ascii="Times New Roman" w:hAnsi="Times New Roman"/>
          <w:sz w:val="28"/>
        </w:rPr>
        <w:t xml:space="preserve"> </w:t>
      </w:r>
      <w:r w:rsidRPr="00E43DC9">
        <w:rPr>
          <w:rFonts w:ascii="Times New Roman" w:hAnsi="Times New Roman"/>
          <w:i/>
          <w:sz w:val="28"/>
        </w:rPr>
        <w:t>c = md</w:t>
      </w:r>
      <w:r w:rsidRPr="00E43DC9">
        <w:rPr>
          <w:rFonts w:ascii="Times New Roman" w:hAnsi="Times New Roman"/>
          <w:sz w:val="28"/>
        </w:rPr>
        <w:t xml:space="preserve"> then use the Euclidean algorithm to write</w:t>
      </w:r>
    </w:p>
    <w:p w14:paraId="275871F8"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i/>
          <w:position w:val="-8"/>
          <w:sz w:val="28"/>
        </w:rPr>
        <w:object w:dxaOrig="1340" w:dyaOrig="300" w14:anchorId="1440BF1C">
          <v:shape id="_x0000_i1611" type="#_x0000_t75" style="width:67.2pt;height:15.2pt" o:ole="">
            <v:imagedata r:id="rId1085" o:title=""/>
          </v:shape>
          <o:OLEObject Type="Embed" ProgID="Equation.3" ShapeID="_x0000_i1611" DrawAspect="Content" ObjectID="_1585227777" r:id="rId1086"/>
        </w:object>
      </w:r>
      <w:r w:rsidRPr="00E43DC9">
        <w:rPr>
          <w:rFonts w:ascii="Times New Roman" w:hAnsi="Times New Roman"/>
          <w:sz w:val="28"/>
        </w:rPr>
        <w:t xml:space="preserve"> and then </w:t>
      </w:r>
      <w:r w:rsidRPr="00E43DC9">
        <w:rPr>
          <w:rFonts w:ascii="Times New Roman" w:hAnsi="Times New Roman"/>
          <w:i/>
          <w:sz w:val="28"/>
        </w:rPr>
        <w:t>x = mp, y = mq</w:t>
      </w:r>
      <w:r w:rsidRPr="00E43DC9">
        <w:rPr>
          <w:rFonts w:ascii="Times New Roman" w:hAnsi="Times New Roman"/>
          <w:sz w:val="28"/>
        </w:rPr>
        <w:t xml:space="preserve"> is a solution.</w:t>
      </w:r>
      <w:r w:rsidRPr="00E43DC9">
        <w:rPr>
          <w:rFonts w:ascii="Times New Roman" w:hAnsi="Times New Roman"/>
          <w:sz w:val="28"/>
        </w:rPr>
        <w:tab/>
      </w:r>
      <w:r w:rsidRPr="00E43DC9">
        <w:rPr>
          <w:rFonts w:ascii="Times New Roman" w:hAnsi="Times New Roman"/>
          <w:sz w:val="28"/>
        </w:rPr>
        <w:tab/>
      </w:r>
      <w:r w:rsidRPr="00E43DC9">
        <w:rPr>
          <w:rFonts w:ascii="Times New Roman" w:hAnsi="Times New Roman"/>
          <w:sz w:val="28"/>
        </w:rPr>
        <w:tab/>
      </w:r>
      <w:r w:rsidRPr="00E43DC9">
        <w:rPr>
          <w:rFonts w:ascii="Times New Roman" w:hAnsi="Times New Roman"/>
          <w:sz w:val="28"/>
        </w:rPr>
        <w:tab/>
      </w:r>
      <w:r w:rsidR="00423F81">
        <w:rPr>
          <w:noProof/>
          <w:color w:val="000000"/>
          <w:sz w:val="28"/>
          <w:lang w:val="en-GB" w:eastAsia="zh-CN"/>
        </w:rPr>
        <w:drawing>
          <wp:inline distT="0" distB="0" distL="0" distR="0" wp14:anchorId="12F053BD" wp14:editId="28C946D7">
            <wp:extent cx="132080" cy="132080"/>
            <wp:effectExtent l="2540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0718F60A" w14:textId="77777777" w:rsidR="006D299A" w:rsidRPr="00E43DC9" w:rsidRDefault="006D299A" w:rsidP="006D299A">
      <w:pPr>
        <w:spacing w:line="360" w:lineRule="atLeast"/>
        <w:ind w:left="720"/>
        <w:jc w:val="both"/>
        <w:rPr>
          <w:rFonts w:ascii="Times New Roman" w:hAnsi="Times New Roman"/>
          <w:sz w:val="28"/>
        </w:rPr>
      </w:pPr>
    </w:p>
    <w:p w14:paraId="63A380EC" w14:textId="77777777" w:rsidR="006D299A" w:rsidRPr="00E43DC9" w:rsidRDefault="006D299A" w:rsidP="006D299A">
      <w:pPr>
        <w:spacing w:line="360" w:lineRule="atLeast"/>
        <w:ind w:left="720" w:hanging="720"/>
        <w:jc w:val="both"/>
        <w:rPr>
          <w:rFonts w:ascii="Times New Roman" w:hAnsi="Times New Roman"/>
          <w:b/>
          <w:sz w:val="28"/>
        </w:rPr>
      </w:pPr>
      <w:r w:rsidRPr="00E43DC9">
        <w:rPr>
          <w:rFonts w:ascii="Times New Roman" w:hAnsi="Times New Roman"/>
          <w:b/>
          <w:sz w:val="28"/>
        </w:rPr>
        <w:t>Remarks</w:t>
      </w:r>
    </w:p>
    <w:p w14:paraId="1295CCC8" w14:textId="77777777" w:rsidR="006D299A" w:rsidRPr="00E43DC9" w:rsidRDefault="006D299A" w:rsidP="006D299A">
      <w:pPr>
        <w:spacing w:line="360" w:lineRule="atLeast"/>
        <w:ind w:left="720" w:hanging="720"/>
        <w:jc w:val="both"/>
        <w:rPr>
          <w:rFonts w:ascii="Times New Roman" w:hAnsi="Times New Roman"/>
          <w:sz w:val="28"/>
        </w:rPr>
      </w:pPr>
      <w:r w:rsidRPr="00E43DC9">
        <w:rPr>
          <w:rFonts w:ascii="Times New Roman" w:hAnsi="Times New Roman"/>
          <w:sz w:val="28"/>
        </w:rPr>
        <w:t>1)</w:t>
      </w:r>
      <w:r w:rsidRPr="00E43DC9">
        <w:rPr>
          <w:rFonts w:ascii="Times New Roman" w:hAnsi="Times New Roman"/>
          <w:sz w:val="28"/>
        </w:rPr>
        <w:tab/>
        <w:t xml:space="preserve">Since the </w:t>
      </w:r>
      <w:r w:rsidRPr="00E43DC9">
        <w:rPr>
          <w:rFonts w:ascii="Times New Roman" w:hAnsi="Times New Roman"/>
          <w:i/>
          <w:sz w:val="28"/>
        </w:rPr>
        <w:t>p, q</w:t>
      </w:r>
      <w:r w:rsidRPr="00E43DC9">
        <w:rPr>
          <w:rFonts w:ascii="Times New Roman" w:hAnsi="Times New Roman"/>
          <w:sz w:val="28"/>
        </w:rPr>
        <w:t xml:space="preserve"> in the above proof are not uniquely determined, if the equation has a solution it will have infinitely many.</w:t>
      </w:r>
    </w:p>
    <w:p w14:paraId="17DDCF7A" w14:textId="77777777" w:rsidR="006D299A" w:rsidRPr="00E43DC9" w:rsidRDefault="006D299A" w:rsidP="006D299A">
      <w:pPr>
        <w:spacing w:line="360" w:lineRule="atLeast"/>
        <w:ind w:left="720" w:hanging="720"/>
        <w:jc w:val="both"/>
        <w:rPr>
          <w:rFonts w:ascii="Times New Roman" w:hAnsi="Times New Roman"/>
          <w:sz w:val="28"/>
        </w:rPr>
      </w:pPr>
    </w:p>
    <w:p w14:paraId="336D455A" w14:textId="77777777" w:rsidR="006D299A" w:rsidRPr="00E43DC9" w:rsidRDefault="006D299A" w:rsidP="006D299A">
      <w:pPr>
        <w:spacing w:line="360" w:lineRule="atLeast"/>
        <w:ind w:left="720" w:hanging="720"/>
        <w:jc w:val="both"/>
        <w:rPr>
          <w:rFonts w:ascii="Times New Roman" w:hAnsi="Times New Roman"/>
          <w:sz w:val="28"/>
        </w:rPr>
      </w:pPr>
      <w:r w:rsidRPr="00E43DC9">
        <w:rPr>
          <w:rFonts w:ascii="Times New Roman" w:hAnsi="Times New Roman"/>
          <w:sz w:val="28"/>
        </w:rPr>
        <w:t>2)</w:t>
      </w:r>
      <w:r w:rsidRPr="00E43DC9">
        <w:rPr>
          <w:rFonts w:ascii="Times New Roman" w:hAnsi="Times New Roman"/>
          <w:sz w:val="28"/>
        </w:rPr>
        <w:tab/>
        <w:t>A similar result holds for equations in more than two variables.</w:t>
      </w:r>
    </w:p>
    <w:p w14:paraId="020A52DC" w14:textId="77777777" w:rsidR="006D299A" w:rsidRPr="00E43DC9" w:rsidRDefault="006D299A" w:rsidP="006D299A">
      <w:pPr>
        <w:spacing w:line="360" w:lineRule="atLeast"/>
        <w:ind w:left="720" w:hanging="720"/>
        <w:jc w:val="both"/>
        <w:rPr>
          <w:rFonts w:ascii="Times New Roman" w:hAnsi="Times New Roman"/>
          <w:sz w:val="28"/>
        </w:rPr>
      </w:pPr>
    </w:p>
    <w:p w14:paraId="61196822" w14:textId="77777777" w:rsidR="006D299A" w:rsidRPr="00E43DC9" w:rsidRDefault="006D299A" w:rsidP="006D299A">
      <w:pPr>
        <w:spacing w:line="360" w:lineRule="atLeast"/>
        <w:ind w:left="720" w:hanging="720"/>
        <w:jc w:val="both"/>
        <w:rPr>
          <w:rFonts w:ascii="Times New Roman" w:hAnsi="Times New Roman"/>
          <w:sz w:val="28"/>
        </w:rPr>
      </w:pPr>
      <w:r w:rsidRPr="00E43DC9">
        <w:rPr>
          <w:rFonts w:ascii="Times New Roman" w:hAnsi="Times New Roman"/>
          <w:sz w:val="28"/>
        </w:rPr>
        <w:t>3)</w:t>
      </w:r>
      <w:r w:rsidRPr="00E43DC9">
        <w:rPr>
          <w:rFonts w:ascii="Times New Roman" w:hAnsi="Times New Roman"/>
          <w:sz w:val="28"/>
        </w:rPr>
        <w:tab/>
        <w:t xml:space="preserve">Diophantus would only have been interested in </w:t>
      </w:r>
      <w:r w:rsidRPr="00E43DC9">
        <w:rPr>
          <w:rFonts w:ascii="Times New Roman" w:hAnsi="Times New Roman"/>
          <w:i/>
          <w:sz w:val="28"/>
        </w:rPr>
        <w:t>positive</w:t>
      </w:r>
      <w:r w:rsidRPr="00E43DC9">
        <w:rPr>
          <w:rFonts w:ascii="Times New Roman" w:hAnsi="Times New Roman"/>
          <w:sz w:val="28"/>
        </w:rPr>
        <w:t xml:space="preserve"> solutions. Then the problem is much harder.</w:t>
      </w:r>
    </w:p>
    <w:p w14:paraId="26BCD29F" w14:textId="77777777" w:rsidR="006D299A" w:rsidRPr="00E43DC9" w:rsidRDefault="006D299A" w:rsidP="006D299A">
      <w:pPr>
        <w:widowControl w:val="0"/>
        <w:autoSpaceDE w:val="0"/>
        <w:autoSpaceDN w:val="0"/>
        <w:adjustRightInd w:val="0"/>
        <w:spacing w:after="320" w:line="360" w:lineRule="atLeast"/>
        <w:ind w:left="720"/>
        <w:jc w:val="both"/>
        <w:rPr>
          <w:rFonts w:ascii="Times New Roman" w:hAnsi="Times New Roman" w:cs="Times-Roman"/>
          <w:sz w:val="28"/>
          <w:szCs w:val="32"/>
          <w:lang w:bidi="en-US"/>
        </w:rPr>
      </w:pPr>
      <w:r w:rsidRPr="00E43DC9">
        <w:rPr>
          <w:rFonts w:ascii="Times New Roman" w:hAnsi="Times New Roman"/>
          <w:sz w:val="28"/>
        </w:rPr>
        <w:t>For example, J J Sylvester (1814 – 1897)</w:t>
      </w:r>
      <w:r w:rsidRPr="00E43DC9">
        <w:rPr>
          <w:rFonts w:ascii="Times New Roman" w:hAnsi="Times New Roman" w:cs="Times-Roman"/>
          <w:sz w:val="28"/>
          <w:szCs w:val="32"/>
          <w:lang w:bidi="en-US"/>
        </w:rPr>
        <w:t xml:space="preserve"> sent the following puzzle to the </w:t>
      </w:r>
      <w:r w:rsidRPr="00E43DC9">
        <w:rPr>
          <w:rFonts w:ascii="Times New Roman" w:hAnsi="Times New Roman" w:cs="Times-Italic"/>
          <w:i/>
          <w:iCs/>
          <w:sz w:val="28"/>
          <w:szCs w:val="32"/>
          <w:lang w:bidi="en-US"/>
        </w:rPr>
        <w:t>Educational Times.</w:t>
      </w:r>
    </w:p>
    <w:p w14:paraId="34E8E851" w14:textId="77777777" w:rsidR="006D299A" w:rsidRPr="00E43DC9" w:rsidRDefault="006D299A" w:rsidP="006D299A">
      <w:pPr>
        <w:spacing w:line="360" w:lineRule="atLeast"/>
        <w:ind w:left="1080" w:right="380"/>
        <w:jc w:val="both"/>
        <w:rPr>
          <w:rFonts w:ascii="Times New Roman" w:hAnsi="Times New Roman" w:cs="Times-Italic"/>
          <w:i/>
          <w:iCs/>
          <w:sz w:val="28"/>
          <w:szCs w:val="32"/>
          <w:lang w:bidi="en-US"/>
        </w:rPr>
      </w:pPr>
      <w:r w:rsidRPr="00E43DC9">
        <w:rPr>
          <w:rFonts w:ascii="Times New Roman" w:hAnsi="Times New Roman" w:cs="Times-Italic"/>
          <w:i/>
          <w:iCs/>
          <w:sz w:val="28"/>
          <w:szCs w:val="32"/>
          <w:lang w:bidi="en-US"/>
        </w:rPr>
        <w:t xml:space="preserve">I have a large number of stamps to the value of </w:t>
      </w:r>
      <w:r w:rsidRPr="00E43DC9">
        <w:rPr>
          <w:rFonts w:ascii="Times New Roman" w:hAnsi="Times New Roman" w:cs="Times-Roman"/>
          <w:sz w:val="28"/>
          <w:szCs w:val="32"/>
          <w:lang w:bidi="en-US"/>
        </w:rPr>
        <w:t>5</w:t>
      </w:r>
      <w:r w:rsidRPr="00E43DC9">
        <w:rPr>
          <w:rFonts w:ascii="Times New Roman" w:hAnsi="Times New Roman" w:cs="Times-Italic"/>
          <w:i/>
          <w:iCs/>
          <w:sz w:val="28"/>
          <w:szCs w:val="32"/>
          <w:lang w:bidi="en-US"/>
        </w:rPr>
        <w:t xml:space="preserve">d and </w:t>
      </w:r>
      <w:r w:rsidRPr="00E43DC9">
        <w:rPr>
          <w:rFonts w:ascii="Times New Roman" w:hAnsi="Times New Roman" w:cs="Times-Roman"/>
          <w:sz w:val="28"/>
          <w:szCs w:val="32"/>
          <w:lang w:bidi="en-US"/>
        </w:rPr>
        <w:t>17</w:t>
      </w:r>
      <w:r w:rsidRPr="00E43DC9">
        <w:rPr>
          <w:rFonts w:ascii="Times New Roman" w:hAnsi="Times New Roman" w:cs="Times-Italic"/>
          <w:i/>
          <w:iCs/>
          <w:sz w:val="28"/>
          <w:szCs w:val="32"/>
          <w:lang w:bidi="en-US"/>
        </w:rPr>
        <w:t>d only. What is the largest denomination which I cannot make up with a combination of these two different values?</w:t>
      </w:r>
    </w:p>
    <w:p w14:paraId="66253AFF" w14:textId="77777777" w:rsidR="006D299A" w:rsidRPr="00E43DC9" w:rsidRDefault="006D299A" w:rsidP="006D299A">
      <w:pPr>
        <w:spacing w:line="360" w:lineRule="atLeast"/>
        <w:ind w:left="720" w:hanging="720"/>
        <w:jc w:val="both"/>
        <w:rPr>
          <w:rFonts w:ascii="Times New Roman" w:hAnsi="Times New Roman"/>
          <w:sz w:val="28"/>
        </w:rPr>
      </w:pPr>
    </w:p>
    <w:p w14:paraId="3D554518" w14:textId="77777777" w:rsidR="006D299A" w:rsidRPr="00E43DC9" w:rsidRDefault="006D299A" w:rsidP="006D299A">
      <w:pPr>
        <w:spacing w:line="360" w:lineRule="atLeast"/>
        <w:ind w:left="720" w:hanging="720"/>
        <w:jc w:val="both"/>
        <w:rPr>
          <w:rFonts w:ascii="Times New Roman" w:hAnsi="Times New Roman"/>
          <w:b/>
          <w:sz w:val="28"/>
        </w:rPr>
      </w:pPr>
      <w:r w:rsidRPr="00E43DC9">
        <w:rPr>
          <w:rFonts w:ascii="Times New Roman" w:hAnsi="Times New Roman"/>
          <w:b/>
          <w:sz w:val="28"/>
        </w:rPr>
        <w:br w:type="page"/>
      </w:r>
      <w:r w:rsidRPr="00E43DC9">
        <w:rPr>
          <w:rFonts w:ascii="Times New Roman" w:hAnsi="Times New Roman"/>
          <w:b/>
          <w:sz w:val="28"/>
        </w:rPr>
        <w:lastRenderedPageBreak/>
        <w:t>§5.2</w:t>
      </w:r>
      <w:r w:rsidRPr="00E43DC9">
        <w:rPr>
          <w:rFonts w:ascii="Times New Roman" w:hAnsi="Times New Roman"/>
          <w:b/>
          <w:sz w:val="28"/>
        </w:rPr>
        <w:tab/>
        <w:t>Higher order equations</w:t>
      </w:r>
    </w:p>
    <w:p w14:paraId="0B48783F" w14:textId="77777777" w:rsidR="006D299A" w:rsidRPr="00E43DC9" w:rsidRDefault="006D299A" w:rsidP="006D299A">
      <w:pPr>
        <w:spacing w:line="360" w:lineRule="atLeast"/>
        <w:ind w:left="720" w:hanging="720"/>
        <w:jc w:val="both"/>
        <w:rPr>
          <w:rFonts w:ascii="Times New Roman" w:hAnsi="Times New Roman"/>
          <w:sz w:val="28"/>
        </w:rPr>
      </w:pPr>
    </w:p>
    <w:p w14:paraId="7639CA25"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Here the problem is much harder. Finding the integer solutions of a general polynomial equation or even deciding whether such a solution exists is in general very difficult.</w:t>
      </w:r>
    </w:p>
    <w:p w14:paraId="220CF5AA" w14:textId="77777777" w:rsidR="006D299A" w:rsidRPr="00E43DC9" w:rsidRDefault="006D299A" w:rsidP="006D299A">
      <w:pPr>
        <w:spacing w:line="360" w:lineRule="atLeast"/>
        <w:jc w:val="both"/>
        <w:rPr>
          <w:rFonts w:ascii="Times New Roman" w:hAnsi="Times New Roman"/>
          <w:sz w:val="28"/>
        </w:rPr>
      </w:pPr>
    </w:p>
    <w:p w14:paraId="663936EC"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One may sometimes prove results about non-existence using modular arithmetic.</w:t>
      </w:r>
    </w:p>
    <w:p w14:paraId="3BFCF678" w14:textId="77777777" w:rsidR="006D299A" w:rsidRPr="00E43DC9" w:rsidRDefault="006D299A" w:rsidP="006D299A">
      <w:pPr>
        <w:spacing w:line="360" w:lineRule="atLeast"/>
        <w:jc w:val="both"/>
        <w:rPr>
          <w:rFonts w:ascii="Times New Roman" w:hAnsi="Times New Roman"/>
          <w:sz w:val="28"/>
        </w:rPr>
      </w:pPr>
    </w:p>
    <w:p w14:paraId="7288214C"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Example</w:t>
      </w:r>
    </w:p>
    <w:p w14:paraId="6B725A4A"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 xml:space="preserve">A numerical search for solutions of </w:t>
      </w:r>
      <w:r w:rsidRPr="00E43DC9">
        <w:rPr>
          <w:rFonts w:ascii="Times New Roman" w:hAnsi="Times New Roman"/>
          <w:position w:val="-8"/>
          <w:sz w:val="28"/>
        </w:rPr>
        <w:object w:dxaOrig="1700" w:dyaOrig="380" w14:anchorId="4CAF5D07">
          <v:shape id="_x0000_i1612" type="#_x0000_t75" style="width:84.8pt;height:19.2pt" o:ole="">
            <v:imagedata r:id="rId1087" o:title=""/>
          </v:shape>
          <o:OLEObject Type="Embed" ProgID="Equation.3" ShapeID="_x0000_i1612" DrawAspect="Content" ObjectID="_1585227778" r:id="rId1088"/>
        </w:object>
      </w:r>
      <w:r w:rsidRPr="00E43DC9">
        <w:rPr>
          <w:rFonts w:ascii="Times New Roman" w:hAnsi="Times New Roman"/>
          <w:sz w:val="28"/>
        </w:rPr>
        <w:t xml:space="preserve"> suggests that there is no non-zero solution. Working modulo 3 should convince you of this fact!</w:t>
      </w:r>
    </w:p>
    <w:p w14:paraId="1CFEC87D" w14:textId="77777777" w:rsidR="006D299A" w:rsidRPr="00E43DC9" w:rsidRDefault="006D299A" w:rsidP="006D299A">
      <w:pPr>
        <w:spacing w:line="360" w:lineRule="atLeast"/>
        <w:jc w:val="both"/>
        <w:rPr>
          <w:rFonts w:ascii="Times New Roman" w:hAnsi="Times New Roman"/>
          <w:sz w:val="28"/>
        </w:rPr>
      </w:pPr>
    </w:p>
    <w:p w14:paraId="755E23C5"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One quadratic case has attracted more attention than others - even going back to the Ancient Egyptians and Babylonians.</w:t>
      </w:r>
    </w:p>
    <w:p w14:paraId="378F3DE5" w14:textId="77777777" w:rsidR="006D299A" w:rsidRPr="00E43DC9" w:rsidRDefault="006D299A" w:rsidP="006D299A">
      <w:pPr>
        <w:spacing w:line="360" w:lineRule="atLeast"/>
        <w:jc w:val="both"/>
        <w:rPr>
          <w:rFonts w:ascii="Times New Roman" w:hAnsi="Times New Roman"/>
          <w:sz w:val="28"/>
        </w:rPr>
      </w:pPr>
    </w:p>
    <w:p w14:paraId="0D464174" w14:textId="77777777" w:rsidR="006D299A" w:rsidRPr="00F919D6" w:rsidRDefault="006D299A" w:rsidP="006D299A">
      <w:pPr>
        <w:spacing w:line="360" w:lineRule="atLeast"/>
        <w:jc w:val="both"/>
        <w:rPr>
          <w:rFonts w:ascii="Times New Roman" w:hAnsi="Times New Roman"/>
          <w:b/>
          <w:sz w:val="28"/>
          <w:lang w:val="es-ES"/>
        </w:rPr>
      </w:pPr>
      <w:r w:rsidRPr="00F919D6">
        <w:rPr>
          <w:rFonts w:ascii="Times New Roman" w:hAnsi="Times New Roman"/>
          <w:b/>
          <w:sz w:val="28"/>
          <w:lang w:val="es-ES"/>
        </w:rPr>
        <w:t>Definition</w:t>
      </w:r>
    </w:p>
    <w:p w14:paraId="5B49A8A6" w14:textId="77777777" w:rsidR="006D299A" w:rsidRPr="00F919D6" w:rsidRDefault="006D299A" w:rsidP="006D299A">
      <w:pPr>
        <w:spacing w:line="360" w:lineRule="atLeast"/>
        <w:ind w:left="720"/>
        <w:jc w:val="both"/>
        <w:rPr>
          <w:rFonts w:ascii="Times New Roman" w:hAnsi="Times New Roman"/>
          <w:sz w:val="28"/>
          <w:lang w:val="es-ES"/>
        </w:rPr>
      </w:pPr>
      <w:r w:rsidRPr="00F919D6">
        <w:rPr>
          <w:rFonts w:ascii="Times New Roman" w:hAnsi="Times New Roman"/>
          <w:sz w:val="28"/>
          <w:lang w:val="es-ES"/>
        </w:rPr>
        <w:t xml:space="preserve">A </w:t>
      </w:r>
      <w:r w:rsidRPr="00F919D6">
        <w:rPr>
          <w:rFonts w:ascii="Times New Roman" w:hAnsi="Times New Roman"/>
          <w:b/>
          <w:sz w:val="28"/>
          <w:lang w:val="es-ES"/>
        </w:rPr>
        <w:t>Pythagorean triple</w:t>
      </w:r>
      <w:r w:rsidRPr="00F919D6">
        <w:rPr>
          <w:rFonts w:ascii="Times New Roman" w:hAnsi="Times New Roman"/>
          <w:sz w:val="28"/>
          <w:lang w:val="es-ES"/>
        </w:rPr>
        <w:t xml:space="preserve"> (</w:t>
      </w:r>
      <w:r w:rsidRPr="00F919D6">
        <w:rPr>
          <w:rFonts w:ascii="Times New Roman" w:hAnsi="Times New Roman"/>
          <w:i/>
          <w:sz w:val="28"/>
          <w:lang w:val="es-ES"/>
        </w:rPr>
        <w:t>x, y, z</w:t>
      </w:r>
      <w:r w:rsidRPr="00F919D6">
        <w:rPr>
          <w:rFonts w:ascii="Times New Roman" w:hAnsi="Times New Roman"/>
          <w:sz w:val="28"/>
          <w:lang w:val="es-ES"/>
        </w:rPr>
        <w:t xml:space="preserve">) satisfies </w:t>
      </w:r>
      <w:r w:rsidRPr="00E43DC9">
        <w:rPr>
          <w:rFonts w:ascii="Times New Roman" w:hAnsi="Times New Roman"/>
          <w:position w:val="-8"/>
          <w:sz w:val="28"/>
        </w:rPr>
        <w:object w:dxaOrig="1420" w:dyaOrig="380" w14:anchorId="7E90B4D9">
          <v:shape id="_x0000_i1613" type="#_x0000_t75" style="width:71.2pt;height:19.2pt" o:ole="">
            <v:imagedata r:id="rId1089" o:title=""/>
          </v:shape>
          <o:OLEObject Type="Embed" ProgID="Equation.3" ShapeID="_x0000_i1613" DrawAspect="Content" ObjectID="_1585227779" r:id="rId1090"/>
        </w:object>
      </w:r>
      <w:r w:rsidRPr="00F919D6">
        <w:rPr>
          <w:rFonts w:ascii="Times New Roman" w:hAnsi="Times New Roman"/>
          <w:sz w:val="28"/>
          <w:lang w:val="es-ES"/>
        </w:rPr>
        <w:t>.</w:t>
      </w:r>
    </w:p>
    <w:p w14:paraId="33D7DA46" w14:textId="77777777" w:rsidR="006D299A" w:rsidRPr="00F919D6" w:rsidRDefault="006D299A" w:rsidP="006D299A">
      <w:pPr>
        <w:spacing w:line="360" w:lineRule="atLeast"/>
        <w:jc w:val="both"/>
        <w:rPr>
          <w:rFonts w:ascii="Times New Roman" w:hAnsi="Times New Roman"/>
          <w:sz w:val="28"/>
          <w:lang w:val="es-ES"/>
        </w:rPr>
      </w:pPr>
    </w:p>
    <w:p w14:paraId="7ADD6D78" w14:textId="77777777" w:rsidR="006D299A" w:rsidRPr="00E43DC9" w:rsidRDefault="006D299A" w:rsidP="006D299A">
      <w:pPr>
        <w:spacing w:line="360" w:lineRule="atLeast"/>
        <w:jc w:val="both"/>
        <w:rPr>
          <w:rFonts w:ascii="Times New Roman" w:hAnsi="Times New Roman"/>
          <w:sz w:val="28"/>
        </w:rPr>
      </w:pPr>
      <w:r w:rsidRPr="00E43DC9">
        <w:rPr>
          <w:rFonts w:ascii="Times New Roman" w:hAnsi="Times New Roman"/>
          <w:sz w:val="28"/>
        </w:rPr>
        <w:t>We can characterise all such solutions.</w:t>
      </w:r>
    </w:p>
    <w:p w14:paraId="1BBD7DB8" w14:textId="77777777" w:rsidR="006D299A" w:rsidRPr="00E43DC9" w:rsidRDefault="006D299A" w:rsidP="006D299A">
      <w:pPr>
        <w:spacing w:line="360" w:lineRule="atLeast"/>
        <w:jc w:val="both"/>
        <w:rPr>
          <w:rFonts w:ascii="Times New Roman" w:hAnsi="Times New Roman"/>
          <w:sz w:val="28"/>
        </w:rPr>
      </w:pPr>
    </w:p>
    <w:p w14:paraId="4F8CCFB0"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Theorem</w:t>
      </w:r>
    </w:p>
    <w:p w14:paraId="68087697"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If (</w:t>
      </w:r>
      <w:r w:rsidRPr="00E43DC9">
        <w:rPr>
          <w:rFonts w:ascii="Times New Roman" w:hAnsi="Times New Roman"/>
          <w:i/>
          <w:sz w:val="28"/>
        </w:rPr>
        <w:t>x, y, z</w:t>
      </w:r>
      <w:r w:rsidRPr="00E43DC9">
        <w:rPr>
          <w:rFonts w:ascii="Times New Roman" w:hAnsi="Times New Roman"/>
          <w:sz w:val="28"/>
        </w:rPr>
        <w:t xml:space="preserve">) are coprime integers satisfying </w:t>
      </w:r>
      <w:r w:rsidRPr="00E43DC9">
        <w:rPr>
          <w:rFonts w:ascii="Times New Roman" w:hAnsi="Times New Roman"/>
          <w:position w:val="-8"/>
          <w:sz w:val="28"/>
        </w:rPr>
        <w:object w:dxaOrig="1420" w:dyaOrig="380" w14:anchorId="1076EAD6">
          <v:shape id="_x0000_i1614" type="#_x0000_t75" style="width:71.2pt;height:19.2pt" o:ole="">
            <v:imagedata r:id="rId1089" o:title=""/>
          </v:shape>
          <o:OLEObject Type="Embed" ProgID="Equation.3" ShapeID="_x0000_i1614" DrawAspect="Content" ObjectID="_1585227780" r:id="rId1091"/>
        </w:object>
      </w:r>
      <w:r w:rsidRPr="00E43DC9">
        <w:rPr>
          <w:rFonts w:ascii="Times New Roman" w:hAnsi="Times New Roman"/>
          <w:sz w:val="28"/>
        </w:rPr>
        <w:t xml:space="preserve"> with (say) </w:t>
      </w:r>
      <w:r w:rsidRPr="00E43DC9">
        <w:rPr>
          <w:rFonts w:ascii="Times New Roman" w:hAnsi="Times New Roman"/>
          <w:i/>
          <w:sz w:val="28"/>
        </w:rPr>
        <w:t>y</w:t>
      </w:r>
      <w:r w:rsidRPr="00E43DC9">
        <w:rPr>
          <w:rFonts w:ascii="Times New Roman" w:hAnsi="Times New Roman"/>
          <w:sz w:val="28"/>
        </w:rPr>
        <w:t xml:space="preserve"> even, then </w:t>
      </w:r>
      <w:r w:rsidRPr="00E43DC9">
        <w:rPr>
          <w:rFonts w:ascii="Times New Roman" w:hAnsi="Times New Roman"/>
          <w:position w:val="-10"/>
          <w:sz w:val="28"/>
        </w:rPr>
        <w:object w:dxaOrig="3760" w:dyaOrig="400" w14:anchorId="3D1BCCEA">
          <v:shape id="_x0000_i1615" type="#_x0000_t75" style="width:188pt;height:20pt" o:ole="">
            <v:imagedata r:id="rId1092" o:title=""/>
          </v:shape>
          <o:OLEObject Type="Embed" ProgID="Equation.3" ShapeID="_x0000_i1615" DrawAspect="Content" ObjectID="_1585227781" r:id="rId1093"/>
        </w:object>
      </w:r>
      <w:r w:rsidRPr="00E43DC9">
        <w:rPr>
          <w:rFonts w:ascii="Times New Roman" w:hAnsi="Times New Roman"/>
          <w:sz w:val="28"/>
        </w:rPr>
        <w:t xml:space="preserve"> for some integers </w:t>
      </w:r>
      <w:r w:rsidRPr="00E43DC9">
        <w:rPr>
          <w:rFonts w:ascii="Times New Roman" w:hAnsi="Times New Roman"/>
          <w:i/>
          <w:sz w:val="28"/>
        </w:rPr>
        <w:t>a, b</w:t>
      </w:r>
      <w:r w:rsidRPr="00E43DC9">
        <w:rPr>
          <w:rFonts w:ascii="Times New Roman" w:hAnsi="Times New Roman"/>
          <w:sz w:val="28"/>
        </w:rPr>
        <w:t>.</w:t>
      </w:r>
    </w:p>
    <w:p w14:paraId="27BA6F06" w14:textId="77777777" w:rsidR="006D299A" w:rsidRPr="00E43DC9" w:rsidRDefault="006D299A" w:rsidP="006D299A">
      <w:pPr>
        <w:spacing w:line="360" w:lineRule="atLeast"/>
        <w:jc w:val="both"/>
        <w:rPr>
          <w:rFonts w:ascii="Times New Roman" w:hAnsi="Times New Roman"/>
          <w:sz w:val="28"/>
        </w:rPr>
      </w:pPr>
    </w:p>
    <w:p w14:paraId="36420FCC" w14:textId="77777777" w:rsidR="006D299A" w:rsidRPr="00E43DC9" w:rsidRDefault="006D299A" w:rsidP="006D299A">
      <w:pPr>
        <w:spacing w:line="360" w:lineRule="atLeast"/>
        <w:jc w:val="both"/>
        <w:rPr>
          <w:rFonts w:ascii="Times New Roman" w:hAnsi="Times New Roman"/>
          <w:b/>
          <w:sz w:val="28"/>
        </w:rPr>
      </w:pPr>
      <w:r w:rsidRPr="00E43DC9">
        <w:rPr>
          <w:rFonts w:ascii="Times New Roman" w:hAnsi="Times New Roman"/>
          <w:b/>
          <w:sz w:val="28"/>
        </w:rPr>
        <w:t>Proof</w:t>
      </w:r>
    </w:p>
    <w:p w14:paraId="1F64DE0D"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 xml:space="preserve">Note that </w:t>
      </w:r>
      <w:r w:rsidRPr="00E43DC9">
        <w:rPr>
          <w:rFonts w:ascii="Times New Roman" w:hAnsi="Times New Roman"/>
          <w:position w:val="-6"/>
          <w:sz w:val="28"/>
        </w:rPr>
        <w:object w:dxaOrig="3660" w:dyaOrig="360" w14:anchorId="6E90F72F">
          <v:shape id="_x0000_i1616" type="#_x0000_t75" style="width:183.2pt;height:18.4pt" o:ole="">
            <v:imagedata r:id="rId1094" o:title=""/>
          </v:shape>
          <o:OLEObject Type="Embed" ProgID="Equation.3" ShapeID="_x0000_i1616" DrawAspect="Content" ObjectID="_1585227782" r:id="rId1095"/>
        </w:object>
      </w:r>
      <w:r w:rsidRPr="00E43DC9">
        <w:rPr>
          <w:rFonts w:ascii="Times New Roman" w:hAnsi="Times New Roman"/>
          <w:sz w:val="28"/>
        </w:rPr>
        <w:t xml:space="preserve"> and so we get a solution starting with any </w:t>
      </w:r>
      <w:r w:rsidRPr="00E43DC9">
        <w:rPr>
          <w:rFonts w:ascii="Times New Roman" w:hAnsi="Times New Roman"/>
          <w:i/>
          <w:sz w:val="28"/>
        </w:rPr>
        <w:t>a, b</w:t>
      </w:r>
      <w:r w:rsidRPr="00E43DC9">
        <w:rPr>
          <w:rFonts w:ascii="Times New Roman" w:hAnsi="Times New Roman"/>
          <w:sz w:val="28"/>
        </w:rPr>
        <w:t>.</w:t>
      </w:r>
    </w:p>
    <w:p w14:paraId="7BA7637F" w14:textId="77777777" w:rsidR="006D299A" w:rsidRPr="00E43DC9" w:rsidRDefault="006D299A" w:rsidP="006D299A">
      <w:pPr>
        <w:spacing w:line="360" w:lineRule="atLeast"/>
        <w:ind w:left="720"/>
        <w:jc w:val="both"/>
        <w:rPr>
          <w:rFonts w:ascii="Times New Roman" w:hAnsi="Times New Roman"/>
          <w:sz w:val="28"/>
        </w:rPr>
      </w:pPr>
      <w:r w:rsidRPr="00E43DC9">
        <w:rPr>
          <w:rFonts w:ascii="Times New Roman" w:hAnsi="Times New Roman"/>
          <w:sz w:val="28"/>
        </w:rPr>
        <w:t xml:space="preserve">To see that such </w:t>
      </w:r>
      <w:r w:rsidRPr="003C3286">
        <w:rPr>
          <w:rFonts w:ascii="Times New Roman" w:hAnsi="Times New Roman"/>
          <w:i/>
          <w:sz w:val="28"/>
        </w:rPr>
        <w:t>a, b</w:t>
      </w:r>
      <w:r w:rsidRPr="00E43DC9">
        <w:rPr>
          <w:rFonts w:ascii="Times New Roman" w:hAnsi="Times New Roman"/>
          <w:sz w:val="28"/>
        </w:rPr>
        <w:t xml:space="preserve"> </w:t>
      </w:r>
      <w:proofErr w:type="gramStart"/>
      <w:r w:rsidRPr="00E43DC9">
        <w:rPr>
          <w:rFonts w:ascii="Times New Roman" w:hAnsi="Times New Roman"/>
          <w:sz w:val="28"/>
        </w:rPr>
        <w:t>exist</w:t>
      </w:r>
      <w:proofErr w:type="gramEnd"/>
      <w:r w:rsidRPr="00E43DC9">
        <w:rPr>
          <w:rFonts w:ascii="Times New Roman" w:hAnsi="Times New Roman"/>
          <w:sz w:val="28"/>
        </w:rPr>
        <w:t xml:space="preserve">, write the equation in the form </w:t>
      </w:r>
      <w:r w:rsidRPr="00E43DC9">
        <w:rPr>
          <w:rFonts w:ascii="Times New Roman" w:hAnsi="Times New Roman"/>
          <w:position w:val="-8"/>
          <w:sz w:val="28"/>
        </w:rPr>
        <w:object w:dxaOrig="3160" w:dyaOrig="380" w14:anchorId="4A67BF88">
          <v:shape id="_x0000_i1617" type="#_x0000_t75" style="width:158.4pt;height:19.2pt" o:ole="">
            <v:imagedata r:id="rId1096" o:title=""/>
          </v:shape>
          <o:OLEObject Type="Embed" ProgID="Equation.3" ShapeID="_x0000_i1617" DrawAspect="Content" ObjectID="_1585227783" r:id="rId1097"/>
        </w:object>
      </w:r>
      <w:r w:rsidRPr="00E43DC9">
        <w:rPr>
          <w:rFonts w:ascii="Times New Roman" w:hAnsi="Times New Roman"/>
          <w:sz w:val="28"/>
        </w:rPr>
        <w:t xml:space="preserve">. Since </w:t>
      </w:r>
      <w:r w:rsidRPr="00572836">
        <w:rPr>
          <w:rFonts w:ascii="Times New Roman" w:hAnsi="Times New Roman"/>
          <w:i/>
          <w:sz w:val="28"/>
        </w:rPr>
        <w:t>x, z</w:t>
      </w:r>
      <w:r w:rsidRPr="00E43DC9">
        <w:rPr>
          <w:rFonts w:ascii="Times New Roman" w:hAnsi="Times New Roman"/>
          <w:sz w:val="28"/>
        </w:rPr>
        <w:t xml:space="preserve"> </w:t>
      </w:r>
      <w:proofErr w:type="gramStart"/>
      <w:r w:rsidRPr="00E43DC9">
        <w:rPr>
          <w:rFonts w:ascii="Times New Roman" w:hAnsi="Times New Roman"/>
          <w:sz w:val="28"/>
        </w:rPr>
        <w:t>are</w:t>
      </w:r>
      <w:proofErr w:type="gramEnd"/>
      <w:r w:rsidRPr="00E43DC9">
        <w:rPr>
          <w:rFonts w:ascii="Times New Roman" w:hAnsi="Times New Roman"/>
          <w:sz w:val="28"/>
        </w:rPr>
        <w:t xml:space="preserve"> coprime it follows that that </w:t>
      </w:r>
      <w:r w:rsidRPr="00572836">
        <w:rPr>
          <w:rFonts w:ascii="Times New Roman" w:hAnsi="Times New Roman"/>
          <w:position w:val="-10"/>
          <w:sz w:val="28"/>
        </w:rPr>
        <w:object w:dxaOrig="2280" w:dyaOrig="320" w14:anchorId="092BAF2F">
          <v:shape id="_x0000_i1618" type="#_x0000_t75" style="width:114.4pt;height:16pt" o:ole="">
            <v:imagedata r:id="rId1098" o:title=""/>
          </v:shape>
          <o:OLEObject Type="Embed" ProgID="Equation.3" ShapeID="_x0000_i1618" DrawAspect="Content" ObjectID="_1585227784" r:id="rId1099"/>
        </w:object>
      </w:r>
      <w:r w:rsidRPr="00E43DC9">
        <w:rPr>
          <w:rFonts w:ascii="Times New Roman" w:hAnsi="Times New Roman"/>
          <w:sz w:val="28"/>
        </w:rPr>
        <w:t xml:space="preserve"> and the other prime factors of </w:t>
      </w:r>
      <w:r w:rsidRPr="00572836">
        <w:rPr>
          <w:rFonts w:ascii="Times New Roman" w:hAnsi="Times New Roman"/>
          <w:i/>
          <w:sz w:val="28"/>
        </w:rPr>
        <w:t>x – z</w:t>
      </w:r>
      <w:r w:rsidRPr="00E43DC9">
        <w:rPr>
          <w:rFonts w:ascii="Times New Roman" w:hAnsi="Times New Roman"/>
          <w:sz w:val="28"/>
        </w:rPr>
        <w:t xml:space="preserve"> and </w:t>
      </w:r>
      <w:r w:rsidRPr="00572836">
        <w:rPr>
          <w:rFonts w:ascii="Times New Roman" w:hAnsi="Times New Roman"/>
          <w:i/>
          <w:sz w:val="28"/>
        </w:rPr>
        <w:t>x + z</w:t>
      </w:r>
      <w:r w:rsidRPr="00E43DC9">
        <w:rPr>
          <w:rFonts w:ascii="Times New Roman" w:hAnsi="Times New Roman"/>
          <w:sz w:val="28"/>
        </w:rPr>
        <w:t xml:space="preserve"> must be squared. Hence </w:t>
      </w:r>
      <w:r w:rsidRPr="00572836">
        <w:rPr>
          <w:rFonts w:ascii="Times New Roman" w:hAnsi="Times New Roman"/>
          <w:position w:val="-10"/>
          <w:sz w:val="28"/>
        </w:rPr>
        <w:object w:dxaOrig="2700" w:dyaOrig="400" w14:anchorId="6BEC4B54">
          <v:shape id="_x0000_i1619" type="#_x0000_t75" style="width:135.2pt;height:20pt" o:ole="">
            <v:imagedata r:id="rId1100" o:title=""/>
          </v:shape>
          <o:OLEObject Type="Embed" ProgID="Equation.3" ShapeID="_x0000_i1619" DrawAspect="Content" ObjectID="_1585227785" r:id="rId1101"/>
        </w:object>
      </w:r>
      <w:r w:rsidRPr="00E43DC9">
        <w:rPr>
          <w:rFonts w:ascii="Times New Roman" w:hAnsi="Times New Roman"/>
          <w:sz w:val="28"/>
        </w:rPr>
        <w:t xml:space="preserve"> as required.</w:t>
      </w:r>
      <w:r w:rsidRPr="00E43DC9">
        <w:rPr>
          <w:rFonts w:ascii="Times New Roman" w:hAnsi="Times New Roman"/>
          <w:sz w:val="28"/>
        </w:rPr>
        <w:tab/>
      </w:r>
      <w:r w:rsidRPr="00E43DC9">
        <w:rPr>
          <w:rFonts w:ascii="Times New Roman" w:hAnsi="Times New Roman"/>
          <w:sz w:val="28"/>
        </w:rPr>
        <w:tab/>
      </w:r>
      <w:r w:rsidRPr="00E43DC9">
        <w:rPr>
          <w:rFonts w:ascii="Times New Roman" w:hAnsi="Times New Roman"/>
          <w:sz w:val="28"/>
        </w:rPr>
        <w:tab/>
      </w:r>
      <w:r w:rsidR="00423F81">
        <w:rPr>
          <w:noProof/>
          <w:color w:val="000000"/>
          <w:sz w:val="28"/>
          <w:lang w:val="en-GB" w:eastAsia="zh-CN"/>
        </w:rPr>
        <w:drawing>
          <wp:inline distT="0" distB="0" distL="0" distR="0" wp14:anchorId="6312CAA0" wp14:editId="62F458BB">
            <wp:extent cx="132080" cy="132080"/>
            <wp:effectExtent l="2540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5FA109FA" w14:textId="77777777" w:rsidR="006D299A" w:rsidRPr="00E43DC9" w:rsidRDefault="006D299A" w:rsidP="006D299A">
      <w:pPr>
        <w:spacing w:line="360" w:lineRule="atLeast"/>
        <w:jc w:val="both"/>
        <w:rPr>
          <w:rFonts w:ascii="Times New Roman" w:hAnsi="Times New Roman"/>
          <w:sz w:val="28"/>
        </w:rPr>
      </w:pPr>
    </w:p>
    <w:p w14:paraId="4008ABFD" w14:textId="77777777" w:rsidR="006D299A" w:rsidRPr="003C3286" w:rsidRDefault="006D299A" w:rsidP="006D299A">
      <w:pPr>
        <w:spacing w:line="360" w:lineRule="atLeast"/>
        <w:ind w:left="720" w:right="380" w:hanging="720"/>
        <w:jc w:val="both"/>
        <w:rPr>
          <w:rFonts w:ascii="Times New Roman" w:hAnsi="Times New Roman"/>
          <w:b/>
          <w:sz w:val="28"/>
          <w:szCs w:val="28"/>
        </w:rPr>
      </w:pPr>
    </w:p>
    <w:p w14:paraId="27BADF87" w14:textId="77777777" w:rsidR="006D299A" w:rsidRPr="003C3286" w:rsidRDefault="006D299A" w:rsidP="006D299A">
      <w:pPr>
        <w:spacing w:line="360" w:lineRule="atLeast"/>
        <w:ind w:left="720" w:right="380" w:hanging="720"/>
        <w:jc w:val="both"/>
        <w:rPr>
          <w:rFonts w:ascii="Times New Roman" w:hAnsi="Times New Roman"/>
          <w:b/>
          <w:sz w:val="28"/>
          <w:szCs w:val="28"/>
        </w:rPr>
      </w:pPr>
    </w:p>
    <w:p w14:paraId="471E16FC" w14:textId="77777777" w:rsidR="006D299A" w:rsidRPr="003C3286" w:rsidRDefault="006D299A" w:rsidP="006D299A">
      <w:pPr>
        <w:spacing w:line="360" w:lineRule="atLeast"/>
        <w:ind w:left="720" w:right="380" w:hanging="720"/>
        <w:jc w:val="both"/>
        <w:rPr>
          <w:rFonts w:ascii="Times New Roman" w:hAnsi="Times New Roman"/>
          <w:b/>
          <w:sz w:val="28"/>
          <w:szCs w:val="28"/>
        </w:rPr>
      </w:pPr>
      <w:r w:rsidRPr="003C3286">
        <w:rPr>
          <w:rFonts w:ascii="Times New Roman" w:hAnsi="Times New Roman"/>
          <w:b/>
          <w:sz w:val="28"/>
          <w:szCs w:val="28"/>
        </w:rPr>
        <w:br w:type="page"/>
      </w:r>
      <w:r w:rsidRPr="003C3286">
        <w:rPr>
          <w:rFonts w:ascii="Times New Roman" w:hAnsi="Times New Roman"/>
          <w:b/>
          <w:sz w:val="28"/>
          <w:szCs w:val="28"/>
        </w:rPr>
        <w:lastRenderedPageBreak/>
        <w:t>§5.3</w:t>
      </w:r>
      <w:r w:rsidRPr="003C3286">
        <w:rPr>
          <w:rFonts w:ascii="Times New Roman" w:hAnsi="Times New Roman"/>
          <w:b/>
          <w:sz w:val="28"/>
          <w:szCs w:val="28"/>
        </w:rPr>
        <w:tab/>
        <w:t>Fermat's Last Theorem</w:t>
      </w:r>
    </w:p>
    <w:p w14:paraId="68648C53" w14:textId="77777777" w:rsidR="006D299A" w:rsidRPr="003B49C4" w:rsidRDefault="006D299A" w:rsidP="006D299A">
      <w:pPr>
        <w:spacing w:line="360" w:lineRule="atLeast"/>
        <w:ind w:left="720" w:right="380" w:hanging="720"/>
        <w:jc w:val="both"/>
        <w:rPr>
          <w:rFonts w:ascii="Times New Roman" w:hAnsi="Times New Roman"/>
          <w:sz w:val="28"/>
          <w:szCs w:val="28"/>
        </w:rPr>
      </w:pPr>
    </w:p>
    <w:p w14:paraId="746830A1" w14:textId="77777777" w:rsidR="006D299A" w:rsidRPr="00D76CD6" w:rsidRDefault="006D299A" w:rsidP="006D299A">
      <w:pPr>
        <w:spacing w:line="360" w:lineRule="atLeast"/>
        <w:jc w:val="both"/>
        <w:rPr>
          <w:rFonts w:ascii="Times New Roman" w:hAnsi="Times New Roman"/>
          <w:sz w:val="28"/>
          <w:szCs w:val="28"/>
        </w:rPr>
      </w:pPr>
      <w:r w:rsidRPr="00D76CD6">
        <w:rPr>
          <w:rFonts w:ascii="Times New Roman" w:hAnsi="Times New Roman"/>
          <w:sz w:val="28"/>
          <w:szCs w:val="28"/>
        </w:rPr>
        <w:t xml:space="preserve">Fermat (1636) wrote in his copy of Diophantus's </w:t>
      </w:r>
      <w:r w:rsidRPr="0088501F">
        <w:rPr>
          <w:rFonts w:ascii="Times New Roman" w:hAnsi="Times New Roman"/>
          <w:i/>
          <w:sz w:val="28"/>
          <w:szCs w:val="28"/>
        </w:rPr>
        <w:t>Arithmetica</w:t>
      </w:r>
      <w:r w:rsidRPr="00D76CD6">
        <w:rPr>
          <w:rFonts w:ascii="Times New Roman" w:hAnsi="Times New Roman"/>
          <w:sz w:val="28"/>
          <w:szCs w:val="28"/>
        </w:rPr>
        <w:t xml:space="preserve"> (in the section dealing with Pythagorean triples):</w:t>
      </w:r>
    </w:p>
    <w:p w14:paraId="5C1E8094" w14:textId="77777777" w:rsidR="006D299A" w:rsidRPr="0088501F" w:rsidRDefault="006D299A" w:rsidP="006D299A">
      <w:pPr>
        <w:spacing w:line="360" w:lineRule="atLeast"/>
        <w:ind w:left="720" w:right="380"/>
        <w:jc w:val="both"/>
        <w:rPr>
          <w:rFonts w:ascii="Times New Roman" w:hAnsi="Times New Roman"/>
          <w:i/>
          <w:sz w:val="28"/>
          <w:szCs w:val="28"/>
        </w:rPr>
      </w:pPr>
      <w:r w:rsidRPr="0088501F">
        <w:rPr>
          <w:rFonts w:ascii="Times New Roman" w:hAnsi="Times New Roman"/>
          <w:i/>
          <w:sz w:val="28"/>
          <w:szCs w:val="28"/>
        </w:rPr>
        <w:t>It is impossible to separate a cube into two cubes, a biquadrate into two biquadrates or in general any power beyond the second into two powers of the same degree. I have discovered a truly remarkable proof of this which this margin is too small to contain.</w:t>
      </w:r>
    </w:p>
    <w:p w14:paraId="1937A3C8" w14:textId="77777777" w:rsidR="006D299A" w:rsidRPr="0088501F" w:rsidRDefault="006D299A" w:rsidP="006D299A">
      <w:pPr>
        <w:spacing w:line="360" w:lineRule="atLeast"/>
        <w:ind w:left="360" w:right="380"/>
        <w:jc w:val="both"/>
        <w:rPr>
          <w:rFonts w:ascii="Times New Roman" w:hAnsi="Times New Roman"/>
          <w:i/>
          <w:sz w:val="28"/>
          <w:szCs w:val="28"/>
        </w:rPr>
      </w:pPr>
    </w:p>
    <w:p w14:paraId="0692E65C"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 xml:space="preserve">That is: </w:t>
      </w:r>
      <w:bookmarkStart w:id="523" w:name="OLE_LINK98"/>
      <w:bookmarkStart w:id="524" w:name="OLE_LINK99"/>
      <w:r w:rsidRPr="0088501F">
        <w:rPr>
          <w:rFonts w:ascii="Times New Roman" w:hAnsi="Times New Roman"/>
          <w:position w:val="-8"/>
          <w:sz w:val="28"/>
          <w:szCs w:val="28"/>
        </w:rPr>
        <w:object w:dxaOrig="1440" w:dyaOrig="380" w14:anchorId="52FCDA65">
          <v:shape id="_x0000_i1620" type="#_x0000_t75" style="width:1in;height:19.2pt" o:ole="">
            <v:imagedata r:id="rId1102" o:title=""/>
          </v:shape>
          <o:OLEObject Type="Embed" ProgID="Equation.3" ShapeID="_x0000_i1620" DrawAspect="Content" ObjectID="_1585227786" r:id="rId1103"/>
        </w:object>
      </w:r>
      <w:bookmarkEnd w:id="523"/>
      <w:bookmarkEnd w:id="524"/>
      <w:r w:rsidRPr="00D76CD6">
        <w:rPr>
          <w:rFonts w:ascii="Times New Roman" w:hAnsi="Times New Roman"/>
          <w:sz w:val="28"/>
          <w:szCs w:val="28"/>
        </w:rPr>
        <w:t xml:space="preserve"> with </w:t>
      </w:r>
      <w:r w:rsidRPr="0088501F">
        <w:rPr>
          <w:rFonts w:ascii="Times New Roman" w:hAnsi="Times New Roman"/>
          <w:i/>
          <w:sz w:val="28"/>
          <w:szCs w:val="28"/>
        </w:rPr>
        <w:t>n</w:t>
      </w:r>
      <w:r w:rsidRPr="00D76CD6">
        <w:rPr>
          <w:rFonts w:ascii="Times New Roman" w:hAnsi="Times New Roman"/>
          <w:sz w:val="28"/>
          <w:szCs w:val="28"/>
        </w:rPr>
        <w:t xml:space="preserve"> &gt; 2 has no solution in integers.</w:t>
      </w:r>
    </w:p>
    <w:p w14:paraId="4C9BFB76" w14:textId="77777777" w:rsidR="006D299A" w:rsidRPr="00D76CD6" w:rsidRDefault="006D299A" w:rsidP="006D299A">
      <w:pPr>
        <w:spacing w:line="360" w:lineRule="atLeast"/>
        <w:ind w:right="20"/>
        <w:jc w:val="both"/>
        <w:rPr>
          <w:rFonts w:ascii="Times New Roman" w:hAnsi="Times New Roman"/>
          <w:sz w:val="28"/>
          <w:szCs w:val="28"/>
        </w:rPr>
      </w:pPr>
    </w:p>
    <w:p w14:paraId="170AC5DF"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 xml:space="preserve">Fermat gave the proof for </w:t>
      </w:r>
      <w:r w:rsidRPr="0088501F">
        <w:rPr>
          <w:rFonts w:ascii="Times New Roman" w:hAnsi="Times New Roman"/>
          <w:i/>
          <w:sz w:val="28"/>
          <w:szCs w:val="28"/>
        </w:rPr>
        <w:t>n</w:t>
      </w:r>
      <w:r w:rsidRPr="00D76CD6">
        <w:rPr>
          <w:rFonts w:ascii="Times New Roman" w:hAnsi="Times New Roman"/>
          <w:sz w:val="28"/>
          <w:szCs w:val="28"/>
        </w:rPr>
        <w:t xml:space="preserve"> = </w:t>
      </w:r>
      <w:proofErr w:type="gramStart"/>
      <w:r w:rsidRPr="00D76CD6">
        <w:rPr>
          <w:rFonts w:ascii="Times New Roman" w:hAnsi="Times New Roman"/>
          <w:sz w:val="28"/>
          <w:szCs w:val="28"/>
        </w:rPr>
        <w:t xml:space="preserve">4;   </w:t>
      </w:r>
      <w:proofErr w:type="gramEnd"/>
      <w:r w:rsidRPr="00D76CD6">
        <w:rPr>
          <w:rFonts w:ascii="Times New Roman" w:hAnsi="Times New Roman"/>
          <w:sz w:val="28"/>
          <w:szCs w:val="28"/>
        </w:rPr>
        <w:t xml:space="preserve">Euler proved (though incompletely) the case </w:t>
      </w:r>
      <w:r w:rsidRPr="0088501F">
        <w:rPr>
          <w:rFonts w:ascii="Times New Roman" w:hAnsi="Times New Roman"/>
          <w:i/>
          <w:sz w:val="28"/>
          <w:szCs w:val="28"/>
        </w:rPr>
        <w:t>n</w:t>
      </w:r>
      <w:r w:rsidRPr="00D76CD6">
        <w:rPr>
          <w:rFonts w:ascii="Times New Roman" w:hAnsi="Times New Roman"/>
          <w:sz w:val="28"/>
          <w:szCs w:val="28"/>
        </w:rPr>
        <w:t xml:space="preserve"> = 3 (in 1770), Dirichlet and Legendre did </w:t>
      </w:r>
      <w:r w:rsidRPr="0088501F">
        <w:rPr>
          <w:rFonts w:ascii="Times New Roman" w:hAnsi="Times New Roman"/>
          <w:i/>
          <w:sz w:val="28"/>
          <w:szCs w:val="28"/>
        </w:rPr>
        <w:t>n</w:t>
      </w:r>
      <w:r w:rsidRPr="00D76CD6">
        <w:rPr>
          <w:rFonts w:ascii="Times New Roman" w:hAnsi="Times New Roman"/>
          <w:sz w:val="28"/>
          <w:szCs w:val="28"/>
        </w:rPr>
        <w:t xml:space="preserve"> = 5 in 1820 and Lamé proved it for </w:t>
      </w:r>
      <w:r w:rsidRPr="0088501F">
        <w:rPr>
          <w:rFonts w:ascii="Times New Roman" w:hAnsi="Times New Roman"/>
          <w:i/>
          <w:sz w:val="28"/>
          <w:szCs w:val="28"/>
        </w:rPr>
        <w:t>n</w:t>
      </w:r>
      <w:r w:rsidRPr="00D76CD6">
        <w:rPr>
          <w:rFonts w:ascii="Times New Roman" w:hAnsi="Times New Roman"/>
          <w:sz w:val="28"/>
          <w:szCs w:val="28"/>
        </w:rPr>
        <w:t xml:space="preserve"> = 7 in 1839.</w:t>
      </w:r>
    </w:p>
    <w:p w14:paraId="1355B3FC" w14:textId="77777777" w:rsidR="006D299A" w:rsidRPr="00D76CD6" w:rsidRDefault="006D299A" w:rsidP="006D299A">
      <w:pPr>
        <w:spacing w:line="360" w:lineRule="atLeast"/>
        <w:ind w:right="20"/>
        <w:jc w:val="both"/>
        <w:rPr>
          <w:rFonts w:ascii="Times New Roman" w:hAnsi="Times New Roman"/>
          <w:sz w:val="28"/>
          <w:szCs w:val="28"/>
        </w:rPr>
      </w:pPr>
    </w:p>
    <w:p w14:paraId="59E69852"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 xml:space="preserve">Gauss gave a proof for </w:t>
      </w:r>
      <w:r w:rsidRPr="0088501F">
        <w:rPr>
          <w:rFonts w:ascii="Times New Roman" w:hAnsi="Times New Roman"/>
          <w:i/>
          <w:sz w:val="28"/>
          <w:szCs w:val="28"/>
        </w:rPr>
        <w:t>n</w:t>
      </w:r>
      <w:r w:rsidRPr="00D76CD6">
        <w:rPr>
          <w:rFonts w:ascii="Times New Roman" w:hAnsi="Times New Roman"/>
          <w:sz w:val="28"/>
          <w:szCs w:val="28"/>
        </w:rPr>
        <w:t xml:space="preserve"> = 3 which used </w:t>
      </w:r>
      <w:bookmarkStart w:id="525" w:name="OLE_LINK102"/>
      <w:bookmarkStart w:id="526" w:name="OLE_LINK103"/>
      <w:r w:rsidRPr="0088501F">
        <w:rPr>
          <w:rFonts w:ascii="Times New Roman" w:hAnsi="Times New Roman"/>
          <w:position w:val="-6"/>
          <w:sz w:val="28"/>
          <w:szCs w:val="28"/>
        </w:rPr>
        <w:object w:dxaOrig="600" w:dyaOrig="260" w14:anchorId="49533413">
          <v:shape id="_x0000_i1621" type="#_x0000_t75" style="width:30.4pt;height:12.8pt" o:ole="">
            <v:imagedata r:id="rId492" o:title=""/>
          </v:shape>
          <o:OLEObject Type="Embed" ProgID="Equation.3" ShapeID="_x0000_i1621" DrawAspect="Content" ObjectID="_1585227787" r:id="rId1104"/>
        </w:object>
      </w:r>
      <w:bookmarkEnd w:id="525"/>
      <w:bookmarkEnd w:id="526"/>
      <w:r w:rsidRPr="00D76CD6">
        <w:rPr>
          <w:rFonts w:ascii="Times New Roman" w:hAnsi="Times New Roman"/>
          <w:sz w:val="28"/>
          <w:szCs w:val="28"/>
        </w:rPr>
        <w:t>:</w:t>
      </w:r>
    </w:p>
    <w:p w14:paraId="7E6E7074" w14:textId="77777777" w:rsidR="006D299A" w:rsidRPr="00D76CD6" w:rsidRDefault="006D299A" w:rsidP="006D299A">
      <w:pPr>
        <w:spacing w:line="360" w:lineRule="atLeast"/>
        <w:ind w:left="360" w:right="20" w:hanging="360"/>
        <w:jc w:val="both"/>
        <w:rPr>
          <w:rFonts w:ascii="Times New Roman" w:hAnsi="Times New Roman"/>
          <w:sz w:val="28"/>
          <w:szCs w:val="28"/>
        </w:rPr>
      </w:pPr>
      <w:r w:rsidRPr="00D76CD6">
        <w:rPr>
          <w:rFonts w:ascii="Times New Roman" w:hAnsi="Times New Roman"/>
          <w:sz w:val="28"/>
          <w:szCs w:val="28"/>
        </w:rPr>
        <w:tab/>
        <w:t xml:space="preserve">If </w:t>
      </w:r>
      <w:bookmarkStart w:id="527" w:name="OLE_LINK100"/>
      <w:bookmarkStart w:id="528" w:name="OLE_LINK101"/>
      <w:r w:rsidRPr="0088501F">
        <w:rPr>
          <w:rFonts w:ascii="Times New Roman" w:hAnsi="Times New Roman"/>
          <w:position w:val="-8"/>
          <w:sz w:val="28"/>
          <w:szCs w:val="28"/>
        </w:rPr>
        <w:object w:dxaOrig="1380" w:dyaOrig="380" w14:anchorId="18019F83">
          <v:shape id="_x0000_i1622" type="#_x0000_t75" style="width:68.8pt;height:19.2pt" o:ole="">
            <v:imagedata r:id="rId1105" o:title=""/>
          </v:shape>
          <o:OLEObject Type="Embed" ProgID="Equation.3" ShapeID="_x0000_i1622" DrawAspect="Content" ObjectID="_1585227788" r:id="rId1106"/>
        </w:object>
      </w:r>
      <w:bookmarkEnd w:id="527"/>
      <w:bookmarkEnd w:id="528"/>
      <w:r w:rsidRPr="00D76CD6">
        <w:rPr>
          <w:rFonts w:ascii="Times New Roman" w:hAnsi="Times New Roman"/>
          <w:sz w:val="28"/>
          <w:szCs w:val="28"/>
        </w:rPr>
        <w:t xml:space="preserve">, factorise the LHS: </w:t>
      </w:r>
      <w:r w:rsidRPr="0088501F">
        <w:rPr>
          <w:rFonts w:ascii="Times New Roman" w:hAnsi="Times New Roman"/>
          <w:position w:val="-8"/>
          <w:sz w:val="28"/>
          <w:szCs w:val="28"/>
        </w:rPr>
        <w:object w:dxaOrig="3260" w:dyaOrig="380" w14:anchorId="11511991">
          <v:shape id="_x0000_i1623" type="#_x0000_t75" style="width:163.2pt;height:19.2pt" o:ole="">
            <v:imagedata r:id="rId1107" o:title=""/>
          </v:shape>
          <o:OLEObject Type="Embed" ProgID="Equation.3" ShapeID="_x0000_i1623" DrawAspect="Content" ObjectID="_1585227789" r:id="rId1108"/>
        </w:object>
      </w:r>
      <w:r w:rsidRPr="00D76CD6">
        <w:rPr>
          <w:rFonts w:ascii="Times New Roman" w:hAnsi="Times New Roman"/>
          <w:sz w:val="28"/>
          <w:szCs w:val="28"/>
        </w:rPr>
        <w:t xml:space="preserve"> and use the unique factorisation property in </w:t>
      </w:r>
      <w:bookmarkStart w:id="529" w:name="OLE_LINK104"/>
      <w:bookmarkStart w:id="530" w:name="OLE_LINK105"/>
      <w:r w:rsidR="00D404BF" w:rsidRPr="0088501F">
        <w:rPr>
          <w:rFonts w:ascii="Times New Roman" w:hAnsi="Times New Roman"/>
          <w:position w:val="-6"/>
          <w:sz w:val="28"/>
          <w:szCs w:val="28"/>
        </w:rPr>
        <w:object w:dxaOrig="600" w:dyaOrig="260" w14:anchorId="6F4E9342">
          <v:shape id="_x0000_i1624" type="#_x0000_t75" style="width:30.4pt;height:12.8pt" o:ole="">
            <v:imagedata r:id="rId492" o:title=""/>
          </v:shape>
          <o:OLEObject Type="Embed" ProgID="Equation.3" ShapeID="_x0000_i1624" DrawAspect="Content" ObjectID="_1585227790" r:id="rId1109"/>
        </w:object>
      </w:r>
      <w:bookmarkEnd w:id="529"/>
      <w:bookmarkEnd w:id="530"/>
      <w:r w:rsidRPr="00D76CD6">
        <w:rPr>
          <w:rFonts w:ascii="Times New Roman" w:hAnsi="Times New Roman"/>
          <w:sz w:val="28"/>
          <w:szCs w:val="28"/>
        </w:rPr>
        <w:t xml:space="preserve"> to prove the result.</w:t>
      </w:r>
    </w:p>
    <w:p w14:paraId="6DDD1D34" w14:textId="77777777" w:rsidR="006D299A" w:rsidRPr="00D76CD6" w:rsidRDefault="006D299A" w:rsidP="006D299A">
      <w:pPr>
        <w:spacing w:line="360" w:lineRule="atLeast"/>
        <w:ind w:left="360" w:right="20" w:hanging="360"/>
        <w:jc w:val="both"/>
        <w:rPr>
          <w:rFonts w:ascii="Times New Roman" w:hAnsi="Times New Roman"/>
          <w:sz w:val="28"/>
          <w:szCs w:val="28"/>
        </w:rPr>
      </w:pPr>
    </w:p>
    <w:p w14:paraId="56B658E3"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 xml:space="preserve">Lamé (in 1847) thought he had a proof using </w:t>
      </w:r>
      <w:r w:rsidR="00D404BF" w:rsidRPr="00D404BF">
        <w:rPr>
          <w:rFonts w:ascii="Times New Roman" w:hAnsi="Times New Roman"/>
          <w:position w:val="-10"/>
          <w:sz w:val="28"/>
          <w:szCs w:val="28"/>
        </w:rPr>
        <w:object w:dxaOrig="1880" w:dyaOrig="400" w14:anchorId="34744509">
          <v:shape id="_x0000_i1625" type="#_x0000_t75" style="width:94.4pt;height:20pt" o:ole="">
            <v:imagedata r:id="rId1110" o:title=""/>
          </v:shape>
          <o:OLEObject Type="Embed" ProgID="Equation.3" ShapeID="_x0000_i1625" DrawAspect="Content" ObjectID="_1585227791" r:id="rId1111"/>
        </w:object>
      </w:r>
      <w:r w:rsidRPr="00D76CD6">
        <w:rPr>
          <w:rFonts w:ascii="Times New Roman" w:hAnsi="Times New Roman"/>
          <w:sz w:val="28"/>
          <w:szCs w:val="28"/>
        </w:rPr>
        <w:t xml:space="preserve"> with </w:t>
      </w:r>
      <w:r w:rsidRPr="0088501F">
        <w:rPr>
          <w:rFonts w:ascii="Symbol" w:hAnsi="Symbol"/>
          <w:i/>
          <w:sz w:val="28"/>
          <w:szCs w:val="28"/>
        </w:rPr>
        <w:t></w:t>
      </w:r>
      <w:r w:rsidRPr="00D76CD6">
        <w:rPr>
          <w:rFonts w:ascii="Times New Roman" w:hAnsi="Times New Roman"/>
          <w:sz w:val="28"/>
          <w:szCs w:val="28"/>
        </w:rPr>
        <w:t xml:space="preserve"> a </w:t>
      </w:r>
      <w:r w:rsidRPr="0088501F">
        <w:rPr>
          <w:rFonts w:ascii="Times New Roman" w:hAnsi="Times New Roman"/>
          <w:i/>
          <w:sz w:val="28"/>
          <w:szCs w:val="28"/>
        </w:rPr>
        <w:t>p</w:t>
      </w:r>
      <w:r w:rsidRPr="00D76CD6">
        <w:rPr>
          <w:rFonts w:ascii="Times New Roman" w:hAnsi="Times New Roman"/>
          <w:sz w:val="28"/>
          <w:szCs w:val="28"/>
        </w:rPr>
        <w:t xml:space="preserve">th root of 1 but unfortunately the proof required this ring to have the unique factorisation property (which it doesn't if </w:t>
      </w:r>
      <w:r w:rsidRPr="0088501F">
        <w:rPr>
          <w:rFonts w:ascii="Times New Roman" w:hAnsi="Times New Roman"/>
          <w:i/>
          <w:sz w:val="28"/>
          <w:szCs w:val="28"/>
        </w:rPr>
        <w:t>p</w:t>
      </w:r>
      <w:r w:rsidRPr="00D76CD6">
        <w:rPr>
          <w:rFonts w:ascii="Times New Roman" w:hAnsi="Times New Roman"/>
          <w:sz w:val="28"/>
          <w:szCs w:val="28"/>
        </w:rPr>
        <w:t xml:space="preserve"> ≥ 23). </w:t>
      </w:r>
    </w:p>
    <w:p w14:paraId="2C7CE631" w14:textId="77777777" w:rsidR="006D299A" w:rsidRPr="00D76CD6" w:rsidRDefault="006D299A" w:rsidP="006D299A">
      <w:pPr>
        <w:spacing w:line="360" w:lineRule="atLeast"/>
        <w:ind w:right="20"/>
        <w:jc w:val="both"/>
        <w:rPr>
          <w:rFonts w:ascii="Times New Roman" w:hAnsi="Times New Roman"/>
          <w:sz w:val="28"/>
          <w:szCs w:val="28"/>
        </w:rPr>
      </w:pPr>
    </w:p>
    <w:p w14:paraId="4E97A497"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Fermat's Last Theorem was finally proved by Andrew Wiles in 1994 using methods which would certainly not have been available to Fermat.</w:t>
      </w:r>
    </w:p>
    <w:p w14:paraId="2A9216F0" w14:textId="77777777" w:rsidR="006D299A" w:rsidRPr="00D76CD6" w:rsidRDefault="006D299A" w:rsidP="006D299A">
      <w:pPr>
        <w:spacing w:line="360" w:lineRule="atLeast"/>
        <w:ind w:right="20"/>
        <w:jc w:val="both"/>
        <w:rPr>
          <w:rFonts w:ascii="Times New Roman" w:hAnsi="Times New Roman"/>
          <w:sz w:val="28"/>
          <w:szCs w:val="28"/>
        </w:rPr>
      </w:pPr>
      <w:r w:rsidRPr="00D76CD6">
        <w:rPr>
          <w:rFonts w:ascii="Times New Roman" w:hAnsi="Times New Roman"/>
          <w:sz w:val="28"/>
          <w:szCs w:val="28"/>
        </w:rPr>
        <w:tab/>
      </w:r>
    </w:p>
    <w:p w14:paraId="4186C61C" w14:textId="77777777" w:rsidR="006D299A" w:rsidRPr="003B49C4" w:rsidRDefault="006D299A" w:rsidP="006D299A">
      <w:pPr>
        <w:spacing w:line="360" w:lineRule="atLeast"/>
        <w:ind w:right="20"/>
        <w:jc w:val="both"/>
        <w:rPr>
          <w:rFonts w:ascii="Times New Roman" w:hAnsi="Times New Roman"/>
          <w:sz w:val="28"/>
          <w:szCs w:val="28"/>
        </w:rPr>
      </w:pPr>
      <w:r w:rsidRPr="003B49C4">
        <w:rPr>
          <w:rFonts w:ascii="Times New Roman" w:hAnsi="Times New Roman"/>
          <w:sz w:val="28"/>
          <w:szCs w:val="28"/>
        </w:rPr>
        <w:t xml:space="preserve">Here is Fermat's proof for the case </w:t>
      </w:r>
      <w:r w:rsidRPr="003C3286">
        <w:rPr>
          <w:rFonts w:ascii="Times New Roman" w:hAnsi="Times New Roman"/>
          <w:i/>
          <w:sz w:val="28"/>
          <w:szCs w:val="28"/>
        </w:rPr>
        <w:t>n</w:t>
      </w:r>
      <w:r w:rsidRPr="003B49C4">
        <w:rPr>
          <w:rFonts w:ascii="Times New Roman" w:hAnsi="Times New Roman"/>
          <w:sz w:val="28"/>
          <w:szCs w:val="28"/>
        </w:rPr>
        <w:t xml:space="preserve"> = 4. It uses the "Method of descent". In </w:t>
      </w:r>
      <w:proofErr w:type="gramStart"/>
      <w:r w:rsidRPr="003B49C4">
        <w:rPr>
          <w:rFonts w:ascii="Times New Roman" w:hAnsi="Times New Roman"/>
          <w:sz w:val="28"/>
          <w:szCs w:val="28"/>
        </w:rPr>
        <w:t>fact</w:t>
      </w:r>
      <w:proofErr w:type="gramEnd"/>
      <w:r w:rsidRPr="003B49C4">
        <w:rPr>
          <w:rFonts w:ascii="Times New Roman" w:hAnsi="Times New Roman"/>
          <w:sz w:val="28"/>
          <w:szCs w:val="28"/>
        </w:rPr>
        <w:t xml:space="preserve"> it proves a slightly stronger result.</w:t>
      </w:r>
    </w:p>
    <w:p w14:paraId="6A6B009A" w14:textId="77777777" w:rsidR="006D299A" w:rsidRPr="003B49C4" w:rsidRDefault="006D299A" w:rsidP="006D299A">
      <w:pPr>
        <w:spacing w:line="360" w:lineRule="atLeast"/>
        <w:ind w:left="720" w:right="20" w:hanging="720"/>
        <w:jc w:val="both"/>
        <w:rPr>
          <w:rFonts w:ascii="Times New Roman" w:hAnsi="Times New Roman"/>
          <w:sz w:val="28"/>
          <w:szCs w:val="28"/>
        </w:rPr>
      </w:pPr>
    </w:p>
    <w:p w14:paraId="26030B62" w14:textId="77777777" w:rsidR="006D299A" w:rsidRPr="003C3286" w:rsidRDefault="006D299A" w:rsidP="006D299A">
      <w:pPr>
        <w:spacing w:line="360" w:lineRule="atLeast"/>
        <w:ind w:left="720" w:right="20" w:hanging="720"/>
        <w:jc w:val="both"/>
        <w:rPr>
          <w:rFonts w:ascii="Times New Roman" w:hAnsi="Times New Roman"/>
          <w:b/>
          <w:sz w:val="28"/>
          <w:szCs w:val="28"/>
        </w:rPr>
      </w:pPr>
      <w:r w:rsidRPr="003C3286">
        <w:rPr>
          <w:rFonts w:ascii="Times New Roman" w:hAnsi="Times New Roman"/>
          <w:b/>
          <w:sz w:val="28"/>
          <w:szCs w:val="28"/>
        </w:rPr>
        <w:t>Theorem</w:t>
      </w:r>
    </w:p>
    <w:p w14:paraId="5DD8769B" w14:textId="77777777" w:rsidR="006D299A" w:rsidRPr="003B49C4" w:rsidRDefault="006D299A" w:rsidP="006D299A">
      <w:pPr>
        <w:spacing w:line="360" w:lineRule="atLeast"/>
        <w:ind w:left="720" w:right="20" w:hanging="720"/>
        <w:jc w:val="both"/>
        <w:rPr>
          <w:rFonts w:ascii="Times New Roman" w:hAnsi="Times New Roman"/>
          <w:sz w:val="28"/>
          <w:szCs w:val="28"/>
        </w:rPr>
      </w:pPr>
      <w:r w:rsidRPr="003B49C4">
        <w:rPr>
          <w:rFonts w:ascii="Times New Roman" w:hAnsi="Times New Roman"/>
          <w:sz w:val="28"/>
          <w:szCs w:val="28"/>
        </w:rPr>
        <w:tab/>
        <w:t xml:space="preserve">There is no positive integer solution to the equation </w:t>
      </w:r>
      <w:r w:rsidRPr="003C3286">
        <w:rPr>
          <w:rFonts w:ascii="Times New Roman" w:hAnsi="Times New Roman"/>
          <w:position w:val="-8"/>
          <w:sz w:val="28"/>
          <w:szCs w:val="28"/>
        </w:rPr>
        <w:object w:dxaOrig="1440" w:dyaOrig="380" w14:anchorId="6B89400F">
          <v:shape id="_x0000_i1626" type="#_x0000_t75" style="width:1in;height:19.2pt" o:ole="">
            <v:imagedata r:id="rId1112" o:title=""/>
          </v:shape>
          <o:OLEObject Type="Embed" ProgID="Equation.3" ShapeID="_x0000_i1626" DrawAspect="Content" ObjectID="_1585227792" r:id="rId1113"/>
        </w:object>
      </w:r>
      <w:r w:rsidRPr="003B49C4">
        <w:rPr>
          <w:rFonts w:ascii="Times New Roman" w:hAnsi="Times New Roman"/>
          <w:sz w:val="28"/>
          <w:szCs w:val="28"/>
        </w:rPr>
        <w:t>.</w:t>
      </w:r>
    </w:p>
    <w:p w14:paraId="544B0780" w14:textId="77777777" w:rsidR="006D299A" w:rsidRPr="003C3286" w:rsidRDefault="006D299A" w:rsidP="006D299A">
      <w:pPr>
        <w:spacing w:line="360" w:lineRule="atLeast"/>
        <w:ind w:left="720" w:right="20" w:hanging="720"/>
        <w:jc w:val="both"/>
        <w:rPr>
          <w:rFonts w:ascii="Times New Roman" w:hAnsi="Times New Roman"/>
          <w:b/>
          <w:sz w:val="28"/>
          <w:szCs w:val="28"/>
        </w:rPr>
      </w:pPr>
    </w:p>
    <w:p w14:paraId="5D6BA89E" w14:textId="77777777" w:rsidR="006D299A" w:rsidRPr="003C3286" w:rsidRDefault="006D299A" w:rsidP="006D299A">
      <w:pPr>
        <w:spacing w:line="360" w:lineRule="atLeast"/>
        <w:ind w:left="720" w:right="20" w:hanging="720"/>
        <w:jc w:val="both"/>
        <w:rPr>
          <w:rFonts w:ascii="Times New Roman" w:hAnsi="Times New Roman"/>
          <w:b/>
          <w:sz w:val="28"/>
          <w:szCs w:val="28"/>
        </w:rPr>
      </w:pPr>
      <w:r w:rsidRPr="003C3286">
        <w:rPr>
          <w:rFonts w:ascii="Times New Roman" w:hAnsi="Times New Roman"/>
          <w:b/>
          <w:sz w:val="28"/>
          <w:szCs w:val="28"/>
        </w:rPr>
        <w:t>Proof</w:t>
      </w:r>
    </w:p>
    <w:p w14:paraId="06309D8D"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If we are given a smallest such solution, then </w:t>
      </w:r>
      <w:bookmarkStart w:id="531" w:name="OLE_LINK250"/>
      <w:bookmarkStart w:id="532" w:name="OLE_LINK251"/>
      <w:r w:rsidRPr="003C3286">
        <w:rPr>
          <w:rFonts w:ascii="Times New Roman" w:hAnsi="Times New Roman"/>
          <w:position w:val="-10"/>
          <w:sz w:val="28"/>
          <w:szCs w:val="28"/>
        </w:rPr>
        <w:object w:dxaOrig="1160" w:dyaOrig="400" w14:anchorId="0B6B7ED5">
          <v:shape id="_x0000_i1627" type="#_x0000_t75" style="width:58.4pt;height:20pt" o:ole="">
            <v:imagedata r:id="rId1114" o:title=""/>
          </v:shape>
          <o:OLEObject Type="Embed" ProgID="Equation.3" ShapeID="_x0000_i1627" DrawAspect="Content" ObjectID="_1585227793" r:id="rId1115"/>
        </w:object>
      </w:r>
      <w:r w:rsidRPr="003B49C4">
        <w:rPr>
          <w:rFonts w:ascii="Times New Roman" w:hAnsi="Times New Roman"/>
          <w:sz w:val="28"/>
          <w:szCs w:val="28"/>
        </w:rPr>
        <w:t xml:space="preserve"> is a Pythagorean triple</w:t>
      </w:r>
      <w:bookmarkEnd w:id="531"/>
      <w:bookmarkEnd w:id="532"/>
      <w:r w:rsidRPr="003B49C4">
        <w:rPr>
          <w:rFonts w:ascii="Times New Roman" w:hAnsi="Times New Roman"/>
          <w:sz w:val="28"/>
          <w:szCs w:val="28"/>
        </w:rPr>
        <w:t xml:space="preserve"> with (say) </w:t>
      </w:r>
      <w:r w:rsidRPr="003C3286">
        <w:rPr>
          <w:rFonts w:ascii="Times New Roman" w:hAnsi="Times New Roman"/>
          <w:i/>
          <w:sz w:val="28"/>
          <w:szCs w:val="28"/>
        </w:rPr>
        <w:t>y</w:t>
      </w:r>
      <w:bookmarkStart w:id="533" w:name="OLE_LINK278"/>
      <w:bookmarkStart w:id="534" w:name="OLE_LINK279"/>
      <w:r w:rsidRPr="003B49C4">
        <w:rPr>
          <w:rFonts w:ascii="Times New Roman" w:hAnsi="Times New Roman"/>
          <w:sz w:val="28"/>
          <w:szCs w:val="28"/>
        </w:rPr>
        <w:t xml:space="preserve"> even and so </w:t>
      </w:r>
      <w:r w:rsidRPr="003C3286">
        <w:rPr>
          <w:rFonts w:ascii="Times New Roman" w:hAnsi="Times New Roman"/>
          <w:position w:val="-10"/>
          <w:sz w:val="28"/>
          <w:szCs w:val="28"/>
        </w:rPr>
        <w:object w:dxaOrig="4060" w:dyaOrig="400" w14:anchorId="35ED5CC3">
          <v:shape id="_x0000_i1628" type="#_x0000_t75" style="width:203.2pt;height:20pt" o:ole="">
            <v:imagedata r:id="rId1116" o:title=""/>
          </v:shape>
          <o:OLEObject Type="Embed" ProgID="Equation.3" ShapeID="_x0000_i1628" DrawAspect="Content" ObjectID="_1585227794" r:id="rId1117"/>
        </w:object>
      </w:r>
      <w:bookmarkEnd w:id="533"/>
      <w:bookmarkEnd w:id="534"/>
      <w:r w:rsidRPr="003B49C4">
        <w:rPr>
          <w:rFonts w:ascii="Times New Roman" w:hAnsi="Times New Roman"/>
          <w:sz w:val="28"/>
          <w:szCs w:val="28"/>
        </w:rPr>
        <w:t>.</w:t>
      </w:r>
    </w:p>
    <w:p w14:paraId="1218F022"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Now </w:t>
      </w:r>
      <w:r w:rsidRPr="003C3286">
        <w:rPr>
          <w:rFonts w:ascii="Times New Roman" w:hAnsi="Times New Roman"/>
          <w:i/>
          <w:sz w:val="28"/>
          <w:szCs w:val="28"/>
        </w:rPr>
        <w:t>b</w:t>
      </w:r>
      <w:r w:rsidRPr="003B49C4">
        <w:rPr>
          <w:rFonts w:ascii="Times New Roman" w:hAnsi="Times New Roman"/>
          <w:sz w:val="28"/>
          <w:szCs w:val="28"/>
        </w:rPr>
        <w:t xml:space="preserve"> must be even since if </w:t>
      </w:r>
      <w:r w:rsidRPr="003C3286">
        <w:rPr>
          <w:rFonts w:ascii="Times New Roman" w:hAnsi="Times New Roman"/>
          <w:i/>
          <w:sz w:val="28"/>
          <w:szCs w:val="28"/>
        </w:rPr>
        <w:t>a</w:t>
      </w:r>
      <w:r w:rsidRPr="003B49C4">
        <w:rPr>
          <w:rFonts w:ascii="Times New Roman" w:hAnsi="Times New Roman"/>
          <w:sz w:val="28"/>
          <w:szCs w:val="28"/>
        </w:rPr>
        <w:t xml:space="preserve"> were even and </w:t>
      </w:r>
      <w:r w:rsidRPr="003C3286">
        <w:rPr>
          <w:rFonts w:ascii="Times New Roman" w:hAnsi="Times New Roman"/>
          <w:i/>
          <w:sz w:val="28"/>
          <w:szCs w:val="28"/>
        </w:rPr>
        <w:t>b</w:t>
      </w:r>
      <w:r w:rsidRPr="003B49C4">
        <w:rPr>
          <w:rFonts w:ascii="Times New Roman" w:hAnsi="Times New Roman"/>
          <w:sz w:val="28"/>
          <w:szCs w:val="28"/>
        </w:rPr>
        <w:t xml:space="preserve"> odd then we would have </w:t>
      </w:r>
      <w:r w:rsidRPr="003C3286">
        <w:rPr>
          <w:rFonts w:ascii="Times New Roman" w:hAnsi="Times New Roman"/>
          <w:position w:val="-10"/>
          <w:sz w:val="28"/>
          <w:szCs w:val="28"/>
        </w:rPr>
        <w:object w:dxaOrig="1860" w:dyaOrig="400" w14:anchorId="6E0C8532">
          <v:shape id="_x0000_i1629" type="#_x0000_t75" style="width:92.8pt;height:20pt" o:ole="">
            <v:imagedata r:id="rId1118" o:title=""/>
          </v:shape>
          <o:OLEObject Type="Embed" ProgID="Equation.3" ShapeID="_x0000_i1629" DrawAspect="Content" ObjectID="_1585227795" r:id="rId1119"/>
        </w:object>
      </w:r>
      <w:r w:rsidRPr="003B49C4">
        <w:rPr>
          <w:rFonts w:ascii="Times New Roman" w:hAnsi="Times New Roman"/>
          <w:sz w:val="28"/>
          <w:szCs w:val="28"/>
        </w:rPr>
        <w:t xml:space="preserve"> which is impossible.</w:t>
      </w:r>
    </w:p>
    <w:p w14:paraId="61C10DE2"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t xml:space="preserve">Then </w:t>
      </w:r>
      <w:r w:rsidRPr="003C3286">
        <w:rPr>
          <w:rFonts w:ascii="Times New Roman" w:hAnsi="Times New Roman"/>
          <w:position w:val="-10"/>
          <w:sz w:val="28"/>
          <w:szCs w:val="28"/>
        </w:rPr>
        <w:object w:dxaOrig="880" w:dyaOrig="320" w14:anchorId="715EBFA1">
          <v:shape id="_x0000_i1630" type="#_x0000_t75" style="width:44pt;height:16pt" o:ole="">
            <v:imagedata r:id="rId1120" o:title=""/>
          </v:shape>
          <o:OLEObject Type="Embed" ProgID="Equation.3" ShapeID="_x0000_i1630" DrawAspect="Content" ObjectID="_1585227796" r:id="rId1121"/>
        </w:object>
      </w:r>
      <w:r w:rsidRPr="003B49C4">
        <w:rPr>
          <w:rFonts w:ascii="Times New Roman" w:hAnsi="Times New Roman"/>
          <w:sz w:val="28"/>
          <w:szCs w:val="28"/>
        </w:rPr>
        <w:t xml:space="preserve"> is a Pythagorean triple and we have</w:t>
      </w:r>
    </w:p>
    <w:bookmarkStart w:id="535" w:name="OLE_LINK289"/>
    <w:bookmarkStart w:id="536" w:name="OLE_LINK290"/>
    <w:p w14:paraId="463E8685" w14:textId="77777777" w:rsidR="006D299A" w:rsidRPr="003B49C4" w:rsidRDefault="006D299A" w:rsidP="006D299A">
      <w:pPr>
        <w:spacing w:line="360" w:lineRule="atLeast"/>
        <w:ind w:left="720" w:right="20"/>
        <w:jc w:val="both"/>
        <w:rPr>
          <w:rFonts w:ascii="Times New Roman" w:hAnsi="Times New Roman"/>
          <w:sz w:val="28"/>
          <w:szCs w:val="28"/>
        </w:rPr>
      </w:pPr>
      <w:r w:rsidRPr="003C3286">
        <w:rPr>
          <w:rFonts w:ascii="Times New Roman" w:hAnsi="Times New Roman"/>
          <w:position w:val="-10"/>
          <w:sz w:val="28"/>
          <w:szCs w:val="28"/>
        </w:rPr>
        <w:object w:dxaOrig="3760" w:dyaOrig="400" w14:anchorId="5AEA760D">
          <v:shape id="_x0000_i1631" type="#_x0000_t75" style="width:188pt;height:20pt" o:ole="">
            <v:imagedata r:id="rId1122" o:title=""/>
          </v:shape>
          <o:OLEObject Type="Embed" ProgID="Equation.3" ShapeID="_x0000_i1631" DrawAspect="Content" ObjectID="_1585227797" r:id="rId1123"/>
        </w:object>
      </w:r>
      <w:bookmarkEnd w:id="535"/>
      <w:bookmarkEnd w:id="536"/>
      <w:r w:rsidRPr="003B49C4">
        <w:rPr>
          <w:rFonts w:ascii="Times New Roman" w:hAnsi="Times New Roman"/>
          <w:sz w:val="28"/>
          <w:szCs w:val="28"/>
        </w:rPr>
        <w:t xml:space="preserve">. Then </w:t>
      </w:r>
      <w:r w:rsidRPr="003C3286">
        <w:rPr>
          <w:rFonts w:ascii="Times New Roman" w:hAnsi="Times New Roman"/>
          <w:position w:val="-8"/>
          <w:sz w:val="28"/>
          <w:szCs w:val="28"/>
        </w:rPr>
        <w:object w:dxaOrig="2100" w:dyaOrig="380" w14:anchorId="6FBFC695">
          <v:shape id="_x0000_i1632" type="#_x0000_t75" style="width:104.8pt;height:19.2pt" o:ole="">
            <v:imagedata r:id="rId1124" o:title=""/>
          </v:shape>
          <o:OLEObject Type="Embed" ProgID="Equation.3" ShapeID="_x0000_i1632" DrawAspect="Content" ObjectID="_1585227798" r:id="rId1125"/>
        </w:object>
      </w:r>
    </w:p>
    <w:p w14:paraId="67BB79FA" w14:textId="77777777" w:rsidR="006D299A" w:rsidRPr="003B49C4" w:rsidRDefault="006D299A" w:rsidP="006D299A">
      <w:pPr>
        <w:spacing w:line="360" w:lineRule="atLeast"/>
        <w:ind w:left="720" w:right="20"/>
        <w:jc w:val="both"/>
        <w:rPr>
          <w:rFonts w:ascii="Times New Roman" w:hAnsi="Times New Roman"/>
          <w:sz w:val="28"/>
          <w:szCs w:val="28"/>
        </w:rPr>
      </w:pPr>
      <w:r w:rsidRPr="003B49C4">
        <w:rPr>
          <w:rFonts w:ascii="Times New Roman" w:hAnsi="Times New Roman"/>
          <w:sz w:val="28"/>
          <w:szCs w:val="28"/>
        </w:rPr>
        <w:lastRenderedPageBreak/>
        <w:t xml:space="preserve">Since </w:t>
      </w:r>
      <w:r w:rsidRPr="003C3286">
        <w:rPr>
          <w:rFonts w:ascii="Times New Roman" w:hAnsi="Times New Roman"/>
          <w:position w:val="-10"/>
          <w:sz w:val="28"/>
          <w:szCs w:val="28"/>
        </w:rPr>
        <w:object w:dxaOrig="1660" w:dyaOrig="400" w14:anchorId="2B32379E">
          <v:shape id="_x0000_i1633" type="#_x0000_t75" style="width:83.2pt;height:20pt" o:ole="">
            <v:imagedata r:id="rId1126" o:title=""/>
          </v:shape>
          <o:OLEObject Type="Embed" ProgID="Equation.3" ShapeID="_x0000_i1633" DrawAspect="Content" ObjectID="_1585227799" r:id="rId1127"/>
        </w:object>
      </w:r>
      <w:r w:rsidRPr="003B49C4">
        <w:rPr>
          <w:rFonts w:ascii="Times New Roman" w:hAnsi="Times New Roman"/>
          <w:sz w:val="28"/>
          <w:szCs w:val="28"/>
        </w:rPr>
        <w:t xml:space="preserve"> are pairwise coprime we have </w:t>
      </w:r>
      <w:r w:rsidRPr="003C3286">
        <w:rPr>
          <w:rFonts w:ascii="Times New Roman" w:hAnsi="Times New Roman"/>
          <w:position w:val="-10"/>
          <w:sz w:val="28"/>
          <w:szCs w:val="28"/>
        </w:rPr>
        <w:object w:dxaOrig="3240" w:dyaOrig="400" w14:anchorId="408C7B0B">
          <v:shape id="_x0000_i1634" type="#_x0000_t75" style="width:162.4pt;height:20pt" o:ole="">
            <v:imagedata r:id="rId1128" o:title=""/>
          </v:shape>
          <o:OLEObject Type="Embed" ProgID="Equation.3" ShapeID="_x0000_i1634" DrawAspect="Content" ObjectID="_1585227800" r:id="rId1129"/>
        </w:object>
      </w:r>
      <w:r w:rsidRPr="003B49C4">
        <w:rPr>
          <w:rFonts w:ascii="Times New Roman" w:hAnsi="Times New Roman"/>
          <w:sz w:val="28"/>
          <w:szCs w:val="28"/>
        </w:rPr>
        <w:t xml:space="preserve"> for integers </w:t>
      </w:r>
      <w:r w:rsidRPr="003C3286">
        <w:rPr>
          <w:rFonts w:ascii="Times New Roman" w:hAnsi="Times New Roman"/>
          <w:i/>
          <w:sz w:val="28"/>
          <w:szCs w:val="28"/>
        </w:rPr>
        <w:t>e, f, g</w:t>
      </w:r>
      <w:r w:rsidRPr="003B49C4">
        <w:rPr>
          <w:rFonts w:ascii="Times New Roman" w:hAnsi="Times New Roman"/>
          <w:sz w:val="28"/>
          <w:szCs w:val="28"/>
        </w:rPr>
        <w:t xml:space="preserve">. </w:t>
      </w:r>
    </w:p>
    <w:p w14:paraId="1E43479C" w14:textId="77777777" w:rsidR="006D299A" w:rsidRPr="00F9093F" w:rsidRDefault="006D299A" w:rsidP="006D299A">
      <w:pPr>
        <w:spacing w:line="360" w:lineRule="atLeast"/>
        <w:ind w:left="709" w:right="20"/>
        <w:jc w:val="both"/>
        <w:rPr>
          <w:rFonts w:ascii="Times New Roman" w:hAnsi="Times New Roman"/>
          <w:sz w:val="28"/>
        </w:rPr>
      </w:pPr>
      <w:r w:rsidRPr="003B49C4">
        <w:rPr>
          <w:rFonts w:ascii="Times New Roman" w:hAnsi="Times New Roman"/>
          <w:sz w:val="28"/>
          <w:szCs w:val="28"/>
        </w:rPr>
        <w:t xml:space="preserve">Thus </w:t>
      </w:r>
      <w:r w:rsidRPr="003C3286">
        <w:rPr>
          <w:rFonts w:ascii="Times New Roman" w:hAnsi="Times New Roman"/>
          <w:position w:val="-8"/>
          <w:sz w:val="28"/>
          <w:szCs w:val="28"/>
        </w:rPr>
        <w:object w:dxaOrig="1460" w:dyaOrig="380" w14:anchorId="68593C3F">
          <v:shape id="_x0000_i1635" type="#_x0000_t75" style="width:72.8pt;height:19.2pt" o:ole="">
            <v:imagedata r:id="rId1130" o:title=""/>
          </v:shape>
          <o:OLEObject Type="Embed" ProgID="Equation.3" ShapeID="_x0000_i1635" DrawAspect="Content" ObjectID="_1585227801" r:id="rId1131"/>
        </w:object>
      </w:r>
      <w:r w:rsidRPr="003B49C4">
        <w:rPr>
          <w:rFonts w:ascii="Times New Roman" w:hAnsi="Times New Roman"/>
          <w:sz w:val="28"/>
          <w:szCs w:val="28"/>
        </w:rPr>
        <w:t xml:space="preserve"> and </w:t>
      </w:r>
      <w:r w:rsidRPr="003C3286">
        <w:rPr>
          <w:rFonts w:ascii="Times New Roman" w:hAnsi="Times New Roman"/>
          <w:position w:val="-8"/>
          <w:sz w:val="28"/>
          <w:szCs w:val="28"/>
        </w:rPr>
        <w:object w:dxaOrig="2180" w:dyaOrig="380" w14:anchorId="42692244">
          <v:shape id="_x0000_i1636" type="#_x0000_t75" style="width:108.8pt;height:19.2pt" o:ole="">
            <v:imagedata r:id="rId1132" o:title=""/>
          </v:shape>
          <o:OLEObject Type="Embed" ProgID="Equation.3" ShapeID="_x0000_i1636" DrawAspect="Content" ObjectID="_1585227802" r:id="rId1133"/>
        </w:object>
      </w:r>
      <w:r w:rsidRPr="003B49C4">
        <w:rPr>
          <w:rFonts w:ascii="Times New Roman" w:hAnsi="Times New Roman"/>
          <w:sz w:val="28"/>
          <w:szCs w:val="28"/>
        </w:rPr>
        <w:t xml:space="preserve"> and we get a contradiction to the assumption that we had started with the smallest solution.</w:t>
      </w:r>
      <w:r w:rsidRPr="003B49C4">
        <w:rPr>
          <w:rFonts w:ascii="Times New Roman" w:hAnsi="Times New Roman"/>
          <w:sz w:val="28"/>
          <w:szCs w:val="28"/>
        </w:rPr>
        <w:tab/>
      </w:r>
      <w:r w:rsidRPr="003B49C4">
        <w:rPr>
          <w:rFonts w:ascii="Times New Roman" w:hAnsi="Times New Roman"/>
          <w:sz w:val="28"/>
          <w:szCs w:val="28"/>
        </w:rPr>
        <w:tab/>
      </w:r>
      <w:r w:rsidR="00423F81">
        <w:rPr>
          <w:noProof/>
          <w:color w:val="000000"/>
          <w:sz w:val="28"/>
          <w:lang w:val="en-GB" w:eastAsia="zh-CN"/>
        </w:rPr>
        <w:drawing>
          <wp:inline distT="0" distB="0" distL="0" distR="0" wp14:anchorId="56545B53" wp14:editId="7D406A12">
            <wp:extent cx="132080" cy="132080"/>
            <wp:effectExtent l="2540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r w:rsidRPr="00D76CD6">
        <w:rPr>
          <w:szCs w:val="28"/>
        </w:rPr>
        <w:br w:type="page"/>
      </w:r>
      <w:r w:rsidRPr="00F9093F">
        <w:rPr>
          <w:rFonts w:ascii="Times New Roman" w:hAnsi="Times New Roman"/>
          <w:b/>
          <w:sz w:val="28"/>
        </w:rPr>
        <w:lastRenderedPageBreak/>
        <w:t>§6</w:t>
      </w:r>
      <w:r w:rsidRPr="00F9093F">
        <w:rPr>
          <w:rFonts w:ascii="Times New Roman" w:hAnsi="Times New Roman"/>
          <w:b/>
          <w:sz w:val="28"/>
        </w:rPr>
        <w:tab/>
        <w:t>QUADRATIC FORMS</w:t>
      </w:r>
    </w:p>
    <w:p w14:paraId="161EF2B5" w14:textId="77777777" w:rsidR="006D299A" w:rsidRPr="00F9093F" w:rsidRDefault="006D299A" w:rsidP="006D299A">
      <w:pPr>
        <w:spacing w:line="360" w:lineRule="atLeast"/>
        <w:jc w:val="both"/>
        <w:rPr>
          <w:rFonts w:ascii="Times New Roman" w:hAnsi="Times New Roman"/>
          <w:sz w:val="28"/>
        </w:rPr>
      </w:pPr>
    </w:p>
    <w:p w14:paraId="3C51C4B9"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 xml:space="preserve">The problem of writing an integer as a sum of squares </w:t>
      </w:r>
      <w:r w:rsidRPr="00F30F29">
        <w:rPr>
          <w:rFonts w:ascii="Times New Roman" w:hAnsi="Times New Roman"/>
          <w:position w:val="-8"/>
          <w:sz w:val="28"/>
        </w:rPr>
        <w:object w:dxaOrig="1280" w:dyaOrig="380" w14:anchorId="2B323C76">
          <v:shape id="_x0000_i1637" type="#_x0000_t75" style="width:64pt;height:19.2pt" o:ole="">
            <v:imagedata r:id="rId1134" o:title=""/>
          </v:shape>
          <o:OLEObject Type="Embed" ProgID="Equation.3" ShapeID="_x0000_i1637" DrawAspect="Content" ObjectID="_1585227803" r:id="rId1135"/>
        </w:object>
      </w:r>
      <w:r w:rsidRPr="00F9093F">
        <w:rPr>
          <w:rFonts w:ascii="Times New Roman" w:hAnsi="Times New Roman"/>
          <w:sz w:val="28"/>
        </w:rPr>
        <w:t xml:space="preserve"> dates back to (and was solved by) Fermat. Later mathematicians (Euler, Lagrange, Gauss, etc.) investigated (for example) which integers could be written as (say) </w:t>
      </w:r>
      <w:r w:rsidRPr="00F30F29">
        <w:rPr>
          <w:rFonts w:ascii="Times New Roman" w:hAnsi="Times New Roman"/>
          <w:position w:val="-8"/>
          <w:sz w:val="28"/>
        </w:rPr>
        <w:object w:dxaOrig="1420" w:dyaOrig="380" w14:anchorId="41464186">
          <v:shape id="_x0000_i1638" type="#_x0000_t75" style="width:71.2pt;height:19.2pt" o:ole="">
            <v:imagedata r:id="rId1136" o:title=""/>
          </v:shape>
          <o:OLEObject Type="Embed" ProgID="Equation.3" ShapeID="_x0000_i1638" DrawAspect="Content" ObjectID="_1585227804" r:id="rId1137"/>
        </w:object>
      </w:r>
      <w:r w:rsidRPr="00F9093F">
        <w:rPr>
          <w:rFonts w:ascii="Times New Roman" w:hAnsi="Times New Roman"/>
          <w:sz w:val="28"/>
        </w:rPr>
        <w:t xml:space="preserve"> or </w:t>
      </w:r>
      <w:r w:rsidRPr="00F30F29">
        <w:rPr>
          <w:rFonts w:ascii="Times New Roman" w:hAnsi="Times New Roman"/>
          <w:position w:val="-8"/>
          <w:sz w:val="28"/>
        </w:rPr>
        <w:object w:dxaOrig="1420" w:dyaOrig="380" w14:anchorId="3F4C9689">
          <v:shape id="_x0000_i1639" type="#_x0000_t75" style="width:71.2pt;height:19.2pt" o:ole="">
            <v:imagedata r:id="rId1138" o:title=""/>
          </v:shape>
          <o:OLEObject Type="Embed" ProgID="Equation.3" ShapeID="_x0000_i1639" DrawAspect="Content" ObjectID="_1585227805" r:id="rId1139"/>
        </w:object>
      </w:r>
      <w:r w:rsidRPr="00F9093F">
        <w:rPr>
          <w:rFonts w:ascii="Times New Roman" w:hAnsi="Times New Roman"/>
          <w:sz w:val="28"/>
        </w:rPr>
        <w:t xml:space="preserve"> etc. </w:t>
      </w:r>
    </w:p>
    <w:p w14:paraId="27F4C52D" w14:textId="77777777" w:rsidR="006D299A" w:rsidRPr="00F9093F" w:rsidRDefault="006D299A" w:rsidP="006D299A">
      <w:pPr>
        <w:spacing w:line="360" w:lineRule="atLeast"/>
        <w:ind w:left="720"/>
        <w:jc w:val="both"/>
        <w:rPr>
          <w:rFonts w:ascii="Times New Roman" w:hAnsi="Times New Roman"/>
          <w:sz w:val="28"/>
        </w:rPr>
      </w:pPr>
    </w:p>
    <w:p w14:paraId="743D0C43"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Definitions</w:t>
      </w:r>
    </w:p>
    <w:p w14:paraId="650C5A07"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A (binary) </w:t>
      </w:r>
      <w:r w:rsidRPr="00F30F29">
        <w:rPr>
          <w:rFonts w:ascii="Times New Roman" w:hAnsi="Times New Roman"/>
          <w:b/>
          <w:sz w:val="28"/>
        </w:rPr>
        <w:t>quadratic form</w:t>
      </w:r>
      <w:r w:rsidRPr="00F9093F">
        <w:rPr>
          <w:rFonts w:ascii="Times New Roman" w:hAnsi="Times New Roman"/>
          <w:sz w:val="28"/>
        </w:rPr>
        <w:t xml:space="preserve"> is a (homogeneous) polynomial </w:t>
      </w:r>
    </w:p>
    <w:p w14:paraId="25E6A9C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ab/>
      </w:r>
      <w:r w:rsidRPr="00F30F29">
        <w:rPr>
          <w:rFonts w:ascii="Times New Roman" w:hAnsi="Times New Roman"/>
          <w:position w:val="-8"/>
          <w:sz w:val="28"/>
        </w:rPr>
        <w:object w:dxaOrig="2740" w:dyaOrig="380" w14:anchorId="7837CBF9">
          <v:shape id="_x0000_i1640" type="#_x0000_t75" style="width:136.8pt;height:19.2pt" o:ole="">
            <v:imagedata r:id="rId1140" o:title=""/>
          </v:shape>
          <o:OLEObject Type="Embed" ProgID="Equation.3" ShapeID="_x0000_i1640" DrawAspect="Content" ObjectID="_1585227806" r:id="rId1141"/>
        </w:object>
      </w:r>
      <w:r w:rsidRPr="00F9093F">
        <w:rPr>
          <w:rFonts w:ascii="Times New Roman" w:hAnsi="Times New Roman"/>
          <w:sz w:val="28"/>
        </w:rPr>
        <w:t xml:space="preserve"> denoted (</w:t>
      </w:r>
      <w:r w:rsidRPr="00F30F29">
        <w:rPr>
          <w:rFonts w:ascii="Times New Roman" w:hAnsi="Times New Roman"/>
          <w:i/>
          <w:sz w:val="28"/>
        </w:rPr>
        <w:t>a, b, c</w:t>
      </w:r>
      <w:r w:rsidRPr="00F9093F">
        <w:rPr>
          <w:rFonts w:ascii="Times New Roman" w:hAnsi="Times New Roman"/>
          <w:sz w:val="28"/>
        </w:rPr>
        <w:t>).</w:t>
      </w:r>
    </w:p>
    <w:p w14:paraId="1D0B9B46" w14:textId="77777777" w:rsidR="006D299A" w:rsidRPr="00F9093F" w:rsidRDefault="006D299A" w:rsidP="006D299A">
      <w:pPr>
        <w:spacing w:line="360" w:lineRule="atLeast"/>
        <w:ind w:left="720"/>
        <w:jc w:val="both"/>
        <w:rPr>
          <w:rFonts w:ascii="Times New Roman" w:hAnsi="Times New Roman"/>
          <w:sz w:val="28"/>
        </w:rPr>
      </w:pPr>
    </w:p>
    <w:p w14:paraId="6150827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The </w:t>
      </w:r>
      <w:r w:rsidRPr="00F30F29">
        <w:rPr>
          <w:rFonts w:ascii="Times New Roman" w:hAnsi="Times New Roman"/>
          <w:b/>
          <w:sz w:val="28"/>
        </w:rPr>
        <w:t>discriminant</w:t>
      </w:r>
      <w:r w:rsidRPr="00F9093F">
        <w:rPr>
          <w:rFonts w:ascii="Times New Roman" w:hAnsi="Times New Roman"/>
          <w:sz w:val="28"/>
        </w:rPr>
        <w:t xml:space="preserve"> of such a form is the integer </w:t>
      </w:r>
      <w:r w:rsidRPr="00F30F29">
        <w:rPr>
          <w:rFonts w:ascii="Times New Roman" w:hAnsi="Times New Roman"/>
          <w:i/>
          <w:sz w:val="28"/>
        </w:rPr>
        <w:t>d</w:t>
      </w:r>
      <w:r w:rsidRPr="00F9093F">
        <w:rPr>
          <w:rFonts w:ascii="Times New Roman" w:hAnsi="Times New Roman"/>
          <w:sz w:val="28"/>
        </w:rPr>
        <w:t xml:space="preserve"> =  </w:t>
      </w:r>
      <w:r w:rsidRPr="00F30F29">
        <w:rPr>
          <w:rFonts w:ascii="Times New Roman" w:hAnsi="Times New Roman"/>
          <w:position w:val="-2"/>
          <w:sz w:val="28"/>
        </w:rPr>
        <w:object w:dxaOrig="1020" w:dyaOrig="320" w14:anchorId="0F99173B">
          <v:shape id="_x0000_i1641" type="#_x0000_t75" style="width:51.2pt;height:16pt" o:ole="">
            <v:imagedata r:id="rId1142" o:title=""/>
          </v:shape>
          <o:OLEObject Type="Embed" ProgID="Equation.3" ShapeID="_x0000_i1641" DrawAspect="Content" ObjectID="_1585227807" r:id="rId1143"/>
        </w:object>
      </w:r>
      <w:r w:rsidRPr="00F9093F">
        <w:rPr>
          <w:rFonts w:ascii="Times New Roman" w:hAnsi="Times New Roman"/>
          <w:sz w:val="28"/>
        </w:rPr>
        <w:t>.</w:t>
      </w:r>
    </w:p>
    <w:p w14:paraId="68A9748E" w14:textId="77777777" w:rsidR="006D299A" w:rsidRPr="00F9093F" w:rsidRDefault="006D299A" w:rsidP="006D299A">
      <w:pPr>
        <w:spacing w:line="360" w:lineRule="atLeast"/>
        <w:ind w:left="720"/>
        <w:jc w:val="both"/>
        <w:rPr>
          <w:rFonts w:ascii="Times New Roman" w:hAnsi="Times New Roman"/>
          <w:sz w:val="28"/>
        </w:rPr>
      </w:pPr>
    </w:p>
    <w:p w14:paraId="47E95250"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A number </w:t>
      </w:r>
      <w:r w:rsidRPr="008B6DDB">
        <w:rPr>
          <w:rFonts w:ascii="Times New Roman" w:hAnsi="Times New Roman"/>
          <w:i/>
          <w:sz w:val="28"/>
        </w:rPr>
        <w:t>n</w:t>
      </w:r>
      <w:r w:rsidRPr="00F9093F">
        <w:rPr>
          <w:rFonts w:ascii="Times New Roman" w:hAnsi="Times New Roman"/>
          <w:sz w:val="28"/>
        </w:rPr>
        <w:t xml:space="preserve"> is said to be </w:t>
      </w:r>
      <w:r w:rsidRPr="00F30F29">
        <w:rPr>
          <w:rFonts w:ascii="Times New Roman" w:hAnsi="Times New Roman"/>
          <w:b/>
          <w:sz w:val="28"/>
        </w:rPr>
        <w:t>represented</w:t>
      </w:r>
      <w:r w:rsidRPr="00F9093F">
        <w:rPr>
          <w:rFonts w:ascii="Times New Roman" w:hAnsi="Times New Roman"/>
          <w:sz w:val="28"/>
        </w:rPr>
        <w:t xml:space="preserve"> by a form </w:t>
      </w:r>
      <w:r w:rsidRPr="00F30F29">
        <w:rPr>
          <w:rFonts w:ascii="Times New Roman" w:hAnsi="Times New Roman"/>
          <w:i/>
          <w:sz w:val="28"/>
        </w:rPr>
        <w:t>f</w:t>
      </w:r>
      <w:r w:rsidRPr="00F9093F">
        <w:rPr>
          <w:rFonts w:ascii="Times New Roman" w:hAnsi="Times New Roman"/>
          <w:sz w:val="28"/>
        </w:rPr>
        <w:t xml:space="preserve"> if we can find </w:t>
      </w:r>
      <w:r w:rsidRPr="00F30F29">
        <w:rPr>
          <w:rFonts w:ascii="Times New Roman" w:hAnsi="Times New Roman"/>
          <w:i/>
          <w:sz w:val="28"/>
        </w:rPr>
        <w:t>x, y</w:t>
      </w:r>
      <w:r w:rsidRPr="00F9093F">
        <w:rPr>
          <w:rFonts w:ascii="Times New Roman" w:hAnsi="Times New Roman"/>
          <w:sz w:val="28"/>
        </w:rPr>
        <w:t xml:space="preserve"> such that </w:t>
      </w:r>
      <w:r w:rsidRPr="00F30F29">
        <w:rPr>
          <w:rFonts w:ascii="Times New Roman" w:hAnsi="Times New Roman"/>
          <w:position w:val="-8"/>
          <w:sz w:val="28"/>
        </w:rPr>
        <w:object w:dxaOrig="1180" w:dyaOrig="300" w14:anchorId="7F1CEB00">
          <v:shape id="_x0000_i1642" type="#_x0000_t75" style="width:59.2pt;height:15.2pt" o:ole="">
            <v:imagedata r:id="rId1144" o:title=""/>
          </v:shape>
          <o:OLEObject Type="Embed" ProgID="Equation.3" ShapeID="_x0000_i1642" DrawAspect="Content" ObjectID="_1585227808" r:id="rId1145"/>
        </w:object>
      </w:r>
      <w:r w:rsidRPr="00F9093F">
        <w:rPr>
          <w:rFonts w:ascii="Times New Roman" w:hAnsi="Times New Roman"/>
          <w:sz w:val="28"/>
        </w:rPr>
        <w:t>.</w:t>
      </w:r>
    </w:p>
    <w:p w14:paraId="5D07A206" w14:textId="77777777" w:rsidR="006D299A" w:rsidRPr="00F9093F" w:rsidRDefault="006D299A" w:rsidP="006D299A">
      <w:pPr>
        <w:spacing w:line="360" w:lineRule="atLeast"/>
        <w:ind w:left="720"/>
        <w:jc w:val="both"/>
        <w:rPr>
          <w:rFonts w:ascii="Times New Roman" w:hAnsi="Times New Roman"/>
          <w:sz w:val="28"/>
        </w:rPr>
      </w:pPr>
    </w:p>
    <w:p w14:paraId="08DFADA7"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Remark</w:t>
      </w:r>
    </w:p>
    <w:p w14:paraId="0815A19C"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This is the notation used by Lagrange, Kronecker, Dedekind and Davenport. Legendre, Gauss and Dirichlet used the notation </w:t>
      </w:r>
      <w:r w:rsidRPr="00F30F29">
        <w:rPr>
          <w:rFonts w:ascii="Times New Roman" w:hAnsi="Times New Roman"/>
          <w:position w:val="-32"/>
          <w:sz w:val="28"/>
        </w:rPr>
        <w:object w:dxaOrig="4040" w:dyaOrig="780" w14:anchorId="13706486">
          <v:shape id="_x0000_i1643" type="#_x0000_t75" style="width:202.4pt;height:39.2pt" o:ole="">
            <v:imagedata r:id="rId1146" o:title=""/>
          </v:shape>
          <o:OLEObject Type="Embed" ProgID="Equation.3" ShapeID="_x0000_i1643" DrawAspect="Content" ObjectID="_1585227809" r:id="rId1147"/>
        </w:object>
      </w:r>
      <w:r w:rsidRPr="00F9093F">
        <w:rPr>
          <w:rFonts w:ascii="Times New Roman" w:hAnsi="Times New Roman"/>
          <w:sz w:val="28"/>
        </w:rPr>
        <w:t xml:space="preserve"> with the discriminant </w:t>
      </w:r>
      <w:r w:rsidRPr="00F30F29">
        <w:rPr>
          <w:rFonts w:ascii="Times New Roman" w:hAnsi="Times New Roman"/>
          <w:position w:val="-2"/>
          <w:sz w:val="28"/>
        </w:rPr>
        <w:object w:dxaOrig="860" w:dyaOrig="320" w14:anchorId="59CD3687">
          <v:shape id="_x0000_i1644" type="#_x0000_t75" style="width:43.2pt;height:16pt" o:ole="">
            <v:imagedata r:id="rId1148" o:title=""/>
          </v:shape>
          <o:OLEObject Type="Embed" ProgID="Equation.3" ShapeID="_x0000_i1644" DrawAspect="Content" ObjectID="_1585227810" r:id="rId1149"/>
        </w:object>
      </w:r>
      <w:r w:rsidRPr="00F9093F">
        <w:rPr>
          <w:rFonts w:ascii="Times New Roman" w:hAnsi="Times New Roman"/>
          <w:sz w:val="28"/>
        </w:rPr>
        <w:t xml:space="preserve"> which is –1 </w:t>
      </w:r>
      <w:r w:rsidRPr="00F30F29">
        <w:rPr>
          <w:rFonts w:ascii="Times New Roman" w:hAnsi="Times New Roman"/>
          <w:sz w:val="28"/>
        </w:rPr>
        <w:sym w:font="Symbol" w:char="F0B4"/>
      </w:r>
      <w:r w:rsidRPr="00F30F29">
        <w:rPr>
          <w:rFonts w:ascii="Times New Roman" w:hAnsi="Times New Roman"/>
          <w:sz w:val="28"/>
        </w:rPr>
        <w:t xml:space="preserve"> </w:t>
      </w:r>
      <w:r w:rsidRPr="00F9093F">
        <w:rPr>
          <w:rFonts w:ascii="Times New Roman" w:hAnsi="Times New Roman"/>
          <w:sz w:val="28"/>
        </w:rPr>
        <w:t>(the determinant of the matrix).</w:t>
      </w:r>
    </w:p>
    <w:p w14:paraId="40E58B27" w14:textId="77777777" w:rsidR="006D299A" w:rsidRPr="00F9093F" w:rsidRDefault="006D299A" w:rsidP="006D299A">
      <w:pPr>
        <w:spacing w:line="360" w:lineRule="atLeast"/>
        <w:ind w:left="720"/>
        <w:jc w:val="both"/>
        <w:rPr>
          <w:rFonts w:ascii="Times New Roman" w:hAnsi="Times New Roman"/>
          <w:sz w:val="28"/>
        </w:rPr>
      </w:pPr>
    </w:p>
    <w:p w14:paraId="41183AD3"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Two quadratic forms are "equivalent" if they can represent the same set of integers.</w:t>
      </w:r>
    </w:p>
    <w:p w14:paraId="59957A75" w14:textId="77777777" w:rsidR="006D299A" w:rsidRPr="00F9093F" w:rsidRDefault="006D299A" w:rsidP="006D299A">
      <w:pPr>
        <w:spacing w:line="360" w:lineRule="atLeast"/>
        <w:jc w:val="both"/>
        <w:rPr>
          <w:rFonts w:ascii="Times New Roman" w:hAnsi="Times New Roman"/>
          <w:sz w:val="28"/>
        </w:rPr>
      </w:pPr>
    </w:p>
    <w:p w14:paraId="5687B11F"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Example</w:t>
      </w:r>
    </w:p>
    <w:p w14:paraId="2EA2CB3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If </w:t>
      </w:r>
      <w:r w:rsidRPr="00F30F29">
        <w:rPr>
          <w:rFonts w:ascii="Times New Roman" w:hAnsi="Times New Roman"/>
          <w:position w:val="-8"/>
          <w:sz w:val="28"/>
        </w:rPr>
        <w:object w:dxaOrig="1280" w:dyaOrig="380" w14:anchorId="30B1CEAF">
          <v:shape id="_x0000_i1645" type="#_x0000_t75" style="width:64pt;height:19.2pt" o:ole="">
            <v:imagedata r:id="rId1134" o:title=""/>
          </v:shape>
          <o:OLEObject Type="Embed" ProgID="Equation.3" ShapeID="_x0000_i1645" DrawAspect="Content" ObjectID="_1585227811" r:id="rId1150"/>
        </w:object>
      </w:r>
      <w:r w:rsidRPr="00F9093F">
        <w:rPr>
          <w:rFonts w:ascii="Times New Roman" w:hAnsi="Times New Roman"/>
          <w:sz w:val="28"/>
        </w:rPr>
        <w:t xml:space="preserve"> then put </w:t>
      </w:r>
      <w:r w:rsidRPr="00F30F29">
        <w:rPr>
          <w:rFonts w:ascii="Times New Roman" w:hAnsi="Times New Roman"/>
          <w:position w:val="-10"/>
          <w:sz w:val="28"/>
        </w:rPr>
        <w:object w:dxaOrig="4300" w:dyaOrig="340" w14:anchorId="3052C9CB">
          <v:shape id="_x0000_i1646" type="#_x0000_t75" style="width:215.2pt;height:16.8pt" o:ole="">
            <v:imagedata r:id="rId1151" o:title=""/>
          </v:shape>
          <o:OLEObject Type="Embed" ProgID="Equation.3" ShapeID="_x0000_i1646" DrawAspect="Content" ObjectID="_1585227812" r:id="rId1152"/>
        </w:object>
      </w:r>
      <w:r w:rsidRPr="00F9093F">
        <w:rPr>
          <w:rFonts w:ascii="Times New Roman" w:hAnsi="Times New Roman"/>
          <w:sz w:val="28"/>
        </w:rPr>
        <w:t xml:space="preserve"> and then </w:t>
      </w:r>
      <w:r w:rsidRPr="00F30F29">
        <w:rPr>
          <w:rFonts w:ascii="Times New Roman" w:hAnsi="Times New Roman"/>
          <w:position w:val="-8"/>
          <w:sz w:val="28"/>
        </w:rPr>
        <w:object w:dxaOrig="4200" w:dyaOrig="380" w14:anchorId="73144FC1">
          <v:shape id="_x0000_i1647" type="#_x0000_t75" style="width:210.4pt;height:19.2pt" o:ole="">
            <v:imagedata r:id="rId1153" o:title=""/>
          </v:shape>
          <o:OLEObject Type="Embed" ProgID="Equation.3" ShapeID="_x0000_i1647" DrawAspect="Content" ObjectID="_1585227813" r:id="rId1154"/>
        </w:object>
      </w:r>
      <w:r w:rsidRPr="00F9093F">
        <w:rPr>
          <w:rFonts w:ascii="Times New Roman" w:hAnsi="Times New Roman"/>
          <w:sz w:val="28"/>
        </w:rPr>
        <w:t xml:space="preserve"> and so the binary forms (1, 0, 1) and (1, -2, 2) are equivalent.</w:t>
      </w:r>
    </w:p>
    <w:p w14:paraId="365A54AC" w14:textId="77777777" w:rsidR="006D299A" w:rsidRPr="00F9093F" w:rsidRDefault="006D299A" w:rsidP="006D299A">
      <w:pPr>
        <w:spacing w:line="360" w:lineRule="atLeast"/>
        <w:ind w:left="720"/>
        <w:jc w:val="both"/>
        <w:rPr>
          <w:rFonts w:ascii="Times New Roman" w:hAnsi="Times New Roman"/>
          <w:sz w:val="28"/>
        </w:rPr>
      </w:pPr>
    </w:p>
    <w:p w14:paraId="426F089A" w14:textId="77777777" w:rsidR="006D299A" w:rsidRPr="00F9093F" w:rsidRDefault="006D299A" w:rsidP="006D299A">
      <w:pPr>
        <w:spacing w:line="360" w:lineRule="atLeast"/>
        <w:jc w:val="both"/>
        <w:rPr>
          <w:rFonts w:ascii="Times New Roman" w:hAnsi="Times New Roman"/>
          <w:sz w:val="28"/>
        </w:rPr>
      </w:pPr>
      <w:r w:rsidRPr="00F9093F">
        <w:rPr>
          <w:rFonts w:ascii="Times New Roman" w:hAnsi="Times New Roman"/>
          <w:sz w:val="28"/>
        </w:rPr>
        <w:t>More formally, we have</w:t>
      </w:r>
    </w:p>
    <w:p w14:paraId="38A9C5AD" w14:textId="77777777" w:rsidR="006D299A" w:rsidRPr="00F9093F" w:rsidRDefault="006D299A" w:rsidP="006D299A">
      <w:pPr>
        <w:spacing w:line="360" w:lineRule="atLeast"/>
        <w:jc w:val="both"/>
        <w:rPr>
          <w:rFonts w:ascii="Times New Roman" w:hAnsi="Times New Roman"/>
          <w:sz w:val="28"/>
        </w:rPr>
      </w:pPr>
    </w:p>
    <w:p w14:paraId="64114D7F"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Definition</w:t>
      </w:r>
    </w:p>
    <w:p w14:paraId="06D6DE3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Two forms are said to be (unimodularly) </w:t>
      </w:r>
      <w:r w:rsidRPr="00F30F29">
        <w:rPr>
          <w:rFonts w:ascii="Times New Roman" w:hAnsi="Times New Roman"/>
          <w:b/>
          <w:sz w:val="28"/>
        </w:rPr>
        <w:t>equivalent</w:t>
      </w:r>
      <w:r w:rsidRPr="00F9093F">
        <w:rPr>
          <w:rFonts w:ascii="Times New Roman" w:hAnsi="Times New Roman"/>
          <w:sz w:val="28"/>
        </w:rPr>
        <w:t xml:space="preserve"> if they differ by a unimodular transformation.</w:t>
      </w:r>
    </w:p>
    <w:p w14:paraId="7C1714EE"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ab/>
      </w:r>
      <w:r w:rsidRPr="00F30F29">
        <w:rPr>
          <w:rFonts w:ascii="Times New Roman" w:hAnsi="Times New Roman"/>
          <w:position w:val="-10"/>
          <w:sz w:val="28"/>
        </w:rPr>
        <w:object w:dxaOrig="2860" w:dyaOrig="340" w14:anchorId="6D44853D">
          <v:shape id="_x0000_i1648" type="#_x0000_t75" style="width:143.2pt;height:16.8pt" o:ole="">
            <v:imagedata r:id="rId1155" o:title=""/>
          </v:shape>
          <o:OLEObject Type="Embed" ProgID="Equation.3" ShapeID="_x0000_i1648" DrawAspect="Content" ObjectID="_1585227814" r:id="rId1156"/>
        </w:object>
      </w:r>
      <w:r w:rsidRPr="00F9093F">
        <w:rPr>
          <w:rFonts w:ascii="Times New Roman" w:hAnsi="Times New Roman"/>
          <w:sz w:val="28"/>
        </w:rPr>
        <w:t xml:space="preserve"> with </w:t>
      </w:r>
      <w:r w:rsidRPr="00F30F29">
        <w:rPr>
          <w:rFonts w:ascii="Times New Roman" w:hAnsi="Times New Roman"/>
          <w:i/>
          <w:sz w:val="28"/>
        </w:rPr>
        <w:t>ps – qr</w:t>
      </w:r>
      <w:r w:rsidRPr="00F9093F">
        <w:rPr>
          <w:rFonts w:ascii="Times New Roman" w:hAnsi="Times New Roman"/>
          <w:sz w:val="28"/>
        </w:rPr>
        <w:t xml:space="preserve"> = 1</w:t>
      </w:r>
    </w:p>
    <w:p w14:paraId="1C8AD677"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That is if we have a matrix </w:t>
      </w:r>
      <w:r w:rsidRPr="00F30F29">
        <w:rPr>
          <w:rFonts w:ascii="Times New Roman" w:hAnsi="Times New Roman"/>
          <w:position w:val="-32"/>
          <w:sz w:val="28"/>
        </w:rPr>
        <w:object w:dxaOrig="1280" w:dyaOrig="780" w14:anchorId="78B8652D">
          <v:shape id="_x0000_i1649" type="#_x0000_t75" style="width:64pt;height:39.2pt" o:ole="">
            <v:imagedata r:id="rId1157" o:title=""/>
          </v:shape>
          <o:OLEObject Type="Embed" ProgID="Equation.3" ShapeID="_x0000_i1649" DrawAspect="Content" ObjectID="_1585227815" r:id="rId1158"/>
        </w:object>
      </w:r>
      <w:r w:rsidRPr="00F9093F">
        <w:rPr>
          <w:rFonts w:ascii="Times New Roman" w:hAnsi="Times New Roman"/>
          <w:sz w:val="28"/>
        </w:rPr>
        <w:t xml:space="preserve"> with unit determinant such that</w:t>
      </w:r>
    </w:p>
    <w:p w14:paraId="15524B34"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lastRenderedPageBreak/>
        <w:tab/>
      </w:r>
      <w:r w:rsidRPr="00F30F29">
        <w:rPr>
          <w:rFonts w:ascii="Times New Roman" w:hAnsi="Times New Roman"/>
          <w:position w:val="-44"/>
          <w:sz w:val="28"/>
        </w:rPr>
        <w:object w:dxaOrig="3160" w:dyaOrig="1020" w14:anchorId="550E5E77">
          <v:shape id="_x0000_i1650" type="#_x0000_t75" style="width:158.4pt;height:51.2pt" o:ole="">
            <v:imagedata r:id="rId1159" o:title=""/>
          </v:shape>
          <o:OLEObject Type="Embed" ProgID="Equation.3" ShapeID="_x0000_i1650" DrawAspect="Content" ObjectID="_1585227816" r:id="rId1160"/>
        </w:object>
      </w:r>
      <w:r w:rsidRPr="00F9093F">
        <w:rPr>
          <w:rFonts w:ascii="Times New Roman" w:hAnsi="Times New Roman"/>
          <w:sz w:val="28"/>
        </w:rPr>
        <w:t>.</w:t>
      </w:r>
    </w:p>
    <w:p w14:paraId="111BD7AB" w14:textId="77777777" w:rsidR="006D299A" w:rsidRPr="00F9093F" w:rsidRDefault="006D299A" w:rsidP="006D299A">
      <w:pPr>
        <w:spacing w:line="360" w:lineRule="atLeast"/>
        <w:ind w:left="720"/>
        <w:jc w:val="both"/>
        <w:rPr>
          <w:rFonts w:ascii="Times New Roman" w:hAnsi="Times New Roman"/>
          <w:sz w:val="28"/>
        </w:rPr>
      </w:pPr>
    </w:p>
    <w:p w14:paraId="742D836D" w14:textId="77777777" w:rsidR="006D299A" w:rsidRPr="00F30F29" w:rsidRDefault="006D299A" w:rsidP="006D299A">
      <w:pPr>
        <w:spacing w:line="360" w:lineRule="atLeast"/>
        <w:ind w:left="720" w:hanging="720"/>
        <w:jc w:val="both"/>
        <w:rPr>
          <w:rFonts w:ascii="Times New Roman" w:hAnsi="Times New Roman"/>
          <w:b/>
          <w:sz w:val="28"/>
        </w:rPr>
      </w:pPr>
      <w:r w:rsidRPr="00F30F29">
        <w:rPr>
          <w:rFonts w:ascii="Times New Roman" w:hAnsi="Times New Roman"/>
          <w:b/>
          <w:sz w:val="28"/>
        </w:rPr>
        <w:t>Remarks</w:t>
      </w:r>
    </w:p>
    <w:p w14:paraId="1117D14E"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1)</w:t>
      </w:r>
      <w:r w:rsidRPr="00F9093F">
        <w:rPr>
          <w:rFonts w:ascii="Times New Roman" w:hAnsi="Times New Roman"/>
          <w:sz w:val="28"/>
        </w:rPr>
        <w:tab/>
        <w:t>Two such forms will represent the same set of integers.</w:t>
      </w:r>
    </w:p>
    <w:p w14:paraId="59C5559B" w14:textId="77777777" w:rsidR="006D299A" w:rsidRPr="00F9093F" w:rsidRDefault="006D299A" w:rsidP="006D299A">
      <w:pPr>
        <w:spacing w:line="360" w:lineRule="atLeast"/>
        <w:ind w:left="720" w:hanging="720"/>
        <w:jc w:val="both"/>
        <w:rPr>
          <w:rFonts w:ascii="Times New Roman" w:hAnsi="Times New Roman"/>
          <w:sz w:val="28"/>
        </w:rPr>
      </w:pPr>
    </w:p>
    <w:p w14:paraId="027204F6"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Since the matrix </w:t>
      </w:r>
      <w:r w:rsidRPr="00F30F29">
        <w:rPr>
          <w:rFonts w:ascii="Times New Roman" w:hAnsi="Times New Roman"/>
          <w:i/>
          <w:sz w:val="28"/>
        </w:rPr>
        <w:t>P</w:t>
      </w:r>
      <w:r w:rsidRPr="00F9093F">
        <w:rPr>
          <w:rFonts w:ascii="Times New Roman" w:hAnsi="Times New Roman"/>
          <w:sz w:val="28"/>
        </w:rPr>
        <w:t xml:space="preserve"> is invertible (over the integers) this is a symmetric relation.  It is in fact an equivalence relation.</w:t>
      </w:r>
    </w:p>
    <w:p w14:paraId="6B350930" w14:textId="77777777" w:rsidR="006D299A" w:rsidRPr="00F9093F" w:rsidRDefault="006D299A" w:rsidP="006D299A">
      <w:pPr>
        <w:spacing w:line="360" w:lineRule="atLeast"/>
        <w:ind w:left="720" w:hanging="720"/>
        <w:jc w:val="both"/>
        <w:rPr>
          <w:rFonts w:ascii="Times New Roman" w:hAnsi="Times New Roman"/>
          <w:sz w:val="28"/>
        </w:rPr>
      </w:pPr>
    </w:p>
    <w:p w14:paraId="6CAE5CA4"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3)</w:t>
      </w:r>
      <w:r w:rsidRPr="00F9093F">
        <w:rPr>
          <w:rFonts w:ascii="Times New Roman" w:hAnsi="Times New Roman"/>
          <w:sz w:val="28"/>
        </w:rPr>
        <w:tab/>
        <w:t xml:space="preserve">Since determinants are multiplicative, it follows that the discriminants of equivalent forms are equal. The converse is not true. For example, the forms </w:t>
      </w:r>
      <w:r w:rsidRPr="00F30F29">
        <w:rPr>
          <w:rFonts w:ascii="Times New Roman" w:hAnsi="Times New Roman"/>
          <w:position w:val="-8"/>
          <w:sz w:val="28"/>
        </w:rPr>
        <w:object w:dxaOrig="1020" w:dyaOrig="380" w14:anchorId="234AE375">
          <v:shape id="_x0000_i1651" type="#_x0000_t75" style="width:51.2pt;height:19.2pt" o:ole="">
            <v:imagedata r:id="rId1161" o:title=""/>
          </v:shape>
          <o:OLEObject Type="Embed" ProgID="Equation.3" ShapeID="_x0000_i1651" DrawAspect="Content" ObjectID="_1585227817" r:id="rId1162"/>
        </w:object>
      </w:r>
      <w:r w:rsidRPr="00F9093F">
        <w:rPr>
          <w:rFonts w:ascii="Times New Roman" w:hAnsi="Times New Roman"/>
          <w:sz w:val="28"/>
        </w:rPr>
        <w:t xml:space="preserve"> and </w:t>
      </w:r>
      <w:r w:rsidRPr="00F30F29">
        <w:rPr>
          <w:rFonts w:ascii="Times New Roman" w:hAnsi="Times New Roman"/>
          <w:position w:val="-8"/>
          <w:sz w:val="28"/>
        </w:rPr>
        <w:object w:dxaOrig="1820" w:dyaOrig="380" w14:anchorId="0B04CC62">
          <v:shape id="_x0000_i1652" type="#_x0000_t75" style="width:91.2pt;height:19.2pt" o:ole="">
            <v:imagedata r:id="rId1163" o:title=""/>
          </v:shape>
          <o:OLEObject Type="Embed" ProgID="Equation.3" ShapeID="_x0000_i1652" DrawAspect="Content" ObjectID="_1585227818" r:id="rId1164"/>
        </w:object>
      </w:r>
      <w:r w:rsidRPr="00F9093F">
        <w:rPr>
          <w:rFonts w:ascii="Times New Roman" w:hAnsi="Times New Roman"/>
          <w:sz w:val="28"/>
        </w:rPr>
        <w:t xml:space="preserve"> both have discriminant –12 but are not equivalent.</w:t>
      </w:r>
    </w:p>
    <w:p w14:paraId="7824E733" w14:textId="77777777" w:rsidR="006D299A" w:rsidRPr="00F9093F" w:rsidRDefault="006D299A" w:rsidP="006D299A">
      <w:pPr>
        <w:spacing w:line="360" w:lineRule="atLeast"/>
        <w:ind w:left="720"/>
        <w:jc w:val="both"/>
        <w:rPr>
          <w:rFonts w:ascii="Times New Roman" w:hAnsi="Times New Roman"/>
          <w:sz w:val="28"/>
        </w:rPr>
      </w:pPr>
    </w:p>
    <w:p w14:paraId="3AC697D3" w14:textId="77777777" w:rsidR="006D299A" w:rsidRPr="00F9093F" w:rsidRDefault="006D299A" w:rsidP="006D299A">
      <w:pPr>
        <w:spacing w:line="360" w:lineRule="atLeast"/>
        <w:ind w:left="720"/>
        <w:jc w:val="both"/>
        <w:rPr>
          <w:rFonts w:ascii="Times New Roman" w:hAnsi="Times New Roman"/>
          <w:sz w:val="28"/>
        </w:rPr>
      </w:pPr>
    </w:p>
    <w:p w14:paraId="6FBB3CB6"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Definitions</w:t>
      </w:r>
    </w:p>
    <w:p w14:paraId="7D1501C2"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A form is called </w:t>
      </w:r>
      <w:r w:rsidRPr="00F30F29">
        <w:rPr>
          <w:rFonts w:ascii="Times New Roman" w:hAnsi="Times New Roman"/>
          <w:b/>
          <w:sz w:val="28"/>
        </w:rPr>
        <w:t>definite</w:t>
      </w:r>
      <w:r w:rsidRPr="00F9093F">
        <w:rPr>
          <w:rFonts w:ascii="Times New Roman" w:hAnsi="Times New Roman"/>
          <w:sz w:val="28"/>
        </w:rPr>
        <w:t xml:space="preserve"> if its discriminant </w:t>
      </w:r>
      <w:r w:rsidRPr="00F30F29">
        <w:rPr>
          <w:rFonts w:ascii="Times New Roman" w:hAnsi="Times New Roman"/>
          <w:i/>
          <w:sz w:val="28"/>
        </w:rPr>
        <w:t>d</w:t>
      </w:r>
      <w:r w:rsidRPr="00F9093F">
        <w:rPr>
          <w:rFonts w:ascii="Times New Roman" w:hAnsi="Times New Roman"/>
          <w:sz w:val="28"/>
        </w:rPr>
        <w:t xml:space="preserve"> &lt; 0.</w:t>
      </w:r>
    </w:p>
    <w:p w14:paraId="29F16232"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w:t>
      </w:r>
      <w:r w:rsidRPr="00F30F29">
        <w:rPr>
          <w:rFonts w:ascii="Times New Roman" w:hAnsi="Times New Roman"/>
          <w:b/>
          <w:sz w:val="28"/>
        </w:rPr>
        <w:t>Positive definite</w:t>
      </w:r>
      <w:r w:rsidRPr="00F9093F">
        <w:rPr>
          <w:rFonts w:ascii="Times New Roman" w:hAnsi="Times New Roman"/>
          <w:sz w:val="28"/>
        </w:rPr>
        <w:t xml:space="preserve"> if in addition </w:t>
      </w:r>
      <w:r w:rsidRPr="00F30F29">
        <w:rPr>
          <w:rFonts w:ascii="Times New Roman" w:hAnsi="Times New Roman"/>
          <w:i/>
          <w:sz w:val="28"/>
        </w:rPr>
        <w:t>a</w:t>
      </w:r>
      <w:r w:rsidRPr="00F9093F">
        <w:rPr>
          <w:rFonts w:ascii="Times New Roman" w:hAnsi="Times New Roman"/>
          <w:sz w:val="28"/>
        </w:rPr>
        <w:t xml:space="preserve"> &gt; 0; </w:t>
      </w:r>
      <w:r w:rsidRPr="00F30F29">
        <w:rPr>
          <w:rFonts w:ascii="Times New Roman" w:hAnsi="Times New Roman"/>
          <w:b/>
          <w:sz w:val="28"/>
        </w:rPr>
        <w:t>negative definite</w:t>
      </w:r>
      <w:r w:rsidRPr="00F9093F">
        <w:rPr>
          <w:rFonts w:ascii="Times New Roman" w:hAnsi="Times New Roman"/>
          <w:sz w:val="28"/>
        </w:rPr>
        <w:t xml:space="preserve"> if </w:t>
      </w:r>
      <w:r w:rsidRPr="00F30F29">
        <w:rPr>
          <w:rFonts w:ascii="Times New Roman" w:hAnsi="Times New Roman"/>
          <w:i/>
          <w:sz w:val="28"/>
        </w:rPr>
        <w:t>a</w:t>
      </w:r>
      <w:r w:rsidRPr="00F9093F">
        <w:rPr>
          <w:rFonts w:ascii="Times New Roman" w:hAnsi="Times New Roman"/>
          <w:sz w:val="28"/>
        </w:rPr>
        <w:t xml:space="preserve"> &lt; 0)</w:t>
      </w:r>
    </w:p>
    <w:p w14:paraId="2C50CF3D" w14:textId="77777777" w:rsidR="006D299A" w:rsidRPr="00F9093F" w:rsidRDefault="006D299A" w:rsidP="006D299A">
      <w:pPr>
        <w:spacing w:line="360" w:lineRule="atLeast"/>
        <w:ind w:left="720"/>
        <w:jc w:val="both"/>
        <w:rPr>
          <w:rFonts w:ascii="Times New Roman" w:hAnsi="Times New Roman"/>
          <w:sz w:val="28"/>
        </w:rPr>
      </w:pPr>
    </w:p>
    <w:p w14:paraId="332B1E0B"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A form is called </w:t>
      </w:r>
      <w:r w:rsidRPr="00F30F29">
        <w:rPr>
          <w:rFonts w:ascii="Times New Roman" w:hAnsi="Times New Roman"/>
          <w:b/>
          <w:sz w:val="28"/>
        </w:rPr>
        <w:t>reduced</w:t>
      </w:r>
      <w:r w:rsidRPr="00F9093F">
        <w:rPr>
          <w:rFonts w:ascii="Times New Roman" w:hAnsi="Times New Roman"/>
          <w:sz w:val="28"/>
        </w:rPr>
        <w:t xml:space="preserve"> if either </w:t>
      </w:r>
      <w:r w:rsidRPr="00F30F29">
        <w:rPr>
          <w:rFonts w:ascii="Times New Roman" w:hAnsi="Times New Roman"/>
          <w:i/>
          <w:sz w:val="28"/>
        </w:rPr>
        <w:t>–a</w:t>
      </w:r>
      <w:r w:rsidRPr="00F9093F">
        <w:rPr>
          <w:rFonts w:ascii="Times New Roman" w:hAnsi="Times New Roman"/>
          <w:sz w:val="28"/>
        </w:rPr>
        <w:t xml:space="preserve"> &lt; </w:t>
      </w:r>
      <w:r w:rsidRPr="00F30F29">
        <w:rPr>
          <w:rFonts w:ascii="Times New Roman" w:hAnsi="Times New Roman"/>
          <w:i/>
          <w:sz w:val="28"/>
        </w:rPr>
        <w:t>b</w:t>
      </w:r>
      <w:r w:rsidRPr="00F9093F">
        <w:rPr>
          <w:rFonts w:ascii="Times New Roman" w:hAnsi="Times New Roman"/>
          <w:sz w:val="28"/>
        </w:rPr>
        <w:t xml:space="preserve"> ≤ </w:t>
      </w:r>
      <w:r w:rsidRPr="00F30F29">
        <w:rPr>
          <w:rFonts w:ascii="Times New Roman" w:hAnsi="Times New Roman"/>
          <w:i/>
          <w:sz w:val="28"/>
        </w:rPr>
        <w:t>a</w:t>
      </w:r>
      <w:r w:rsidRPr="00F9093F">
        <w:rPr>
          <w:rFonts w:ascii="Times New Roman" w:hAnsi="Times New Roman"/>
          <w:sz w:val="28"/>
        </w:rPr>
        <w:t xml:space="preserve"> &lt; </w:t>
      </w:r>
      <w:r w:rsidRPr="00F30F29">
        <w:rPr>
          <w:rFonts w:ascii="Times New Roman" w:hAnsi="Times New Roman"/>
          <w:i/>
          <w:sz w:val="28"/>
        </w:rPr>
        <w:t>c</w:t>
      </w:r>
      <w:r w:rsidRPr="00F9093F">
        <w:rPr>
          <w:rFonts w:ascii="Times New Roman" w:hAnsi="Times New Roman"/>
          <w:sz w:val="28"/>
        </w:rPr>
        <w:t xml:space="preserve"> or 0 ≤ </w:t>
      </w:r>
      <w:r w:rsidRPr="00F30F29">
        <w:rPr>
          <w:rFonts w:ascii="Times New Roman" w:hAnsi="Times New Roman"/>
          <w:i/>
          <w:sz w:val="28"/>
        </w:rPr>
        <w:t>b</w:t>
      </w:r>
      <w:r w:rsidRPr="00F9093F">
        <w:rPr>
          <w:rFonts w:ascii="Times New Roman" w:hAnsi="Times New Roman"/>
          <w:sz w:val="28"/>
        </w:rPr>
        <w:t xml:space="preserve"> ≤ </w:t>
      </w:r>
      <w:r w:rsidRPr="00F30F29">
        <w:rPr>
          <w:rFonts w:ascii="Times New Roman" w:hAnsi="Times New Roman"/>
          <w:i/>
          <w:sz w:val="28"/>
        </w:rPr>
        <w:t>a</w:t>
      </w:r>
      <w:r w:rsidRPr="00F9093F">
        <w:rPr>
          <w:rFonts w:ascii="Times New Roman" w:hAnsi="Times New Roman"/>
          <w:sz w:val="28"/>
        </w:rPr>
        <w:t xml:space="preserve"> = </w:t>
      </w:r>
      <w:r w:rsidRPr="00F30F29">
        <w:rPr>
          <w:rFonts w:ascii="Times New Roman" w:hAnsi="Times New Roman"/>
          <w:i/>
          <w:sz w:val="28"/>
        </w:rPr>
        <w:t>c</w:t>
      </w:r>
    </w:p>
    <w:p w14:paraId="182C5F65" w14:textId="77777777" w:rsidR="006D299A" w:rsidRPr="00F9093F" w:rsidRDefault="006D299A" w:rsidP="006D299A">
      <w:pPr>
        <w:spacing w:line="360" w:lineRule="atLeast"/>
        <w:ind w:left="720"/>
        <w:jc w:val="both"/>
        <w:rPr>
          <w:rFonts w:ascii="Times New Roman" w:hAnsi="Times New Roman"/>
          <w:sz w:val="28"/>
        </w:rPr>
      </w:pPr>
    </w:p>
    <w:p w14:paraId="79545F88"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Theorem</w:t>
      </w:r>
    </w:p>
    <w:p w14:paraId="34E1ED4D"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Any positive definite form is equivalent to a reduced form.</w:t>
      </w:r>
    </w:p>
    <w:p w14:paraId="5A59776A" w14:textId="77777777" w:rsidR="006D299A" w:rsidRPr="00F9093F" w:rsidRDefault="006D299A" w:rsidP="006D299A">
      <w:pPr>
        <w:spacing w:line="360" w:lineRule="atLeast"/>
        <w:ind w:left="720"/>
        <w:jc w:val="both"/>
        <w:rPr>
          <w:rFonts w:ascii="Times New Roman" w:hAnsi="Times New Roman"/>
          <w:sz w:val="28"/>
        </w:rPr>
      </w:pPr>
    </w:p>
    <w:p w14:paraId="3547128C" w14:textId="77777777" w:rsidR="006D299A" w:rsidRPr="00F30F29" w:rsidRDefault="006D299A" w:rsidP="006D299A">
      <w:pPr>
        <w:spacing w:line="360" w:lineRule="atLeast"/>
        <w:jc w:val="both"/>
        <w:rPr>
          <w:rFonts w:ascii="Times New Roman" w:hAnsi="Times New Roman"/>
          <w:b/>
          <w:sz w:val="28"/>
        </w:rPr>
      </w:pPr>
      <w:r w:rsidRPr="00F30F29">
        <w:rPr>
          <w:rFonts w:ascii="Times New Roman" w:hAnsi="Times New Roman"/>
          <w:b/>
          <w:sz w:val="28"/>
        </w:rPr>
        <w:t>Proof</w:t>
      </w:r>
    </w:p>
    <w:p w14:paraId="029F5410"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If </w:t>
      </w:r>
      <w:r w:rsidRPr="004D4E0C">
        <w:rPr>
          <w:rFonts w:ascii="Times New Roman" w:hAnsi="Times New Roman"/>
          <w:i/>
          <w:sz w:val="28"/>
        </w:rPr>
        <w:t>a &gt; c</w:t>
      </w:r>
      <w:r w:rsidRPr="00F9093F">
        <w:rPr>
          <w:rFonts w:ascii="Times New Roman" w:hAnsi="Times New Roman"/>
          <w:sz w:val="28"/>
        </w:rPr>
        <w:t xml:space="preserve"> then </w:t>
      </w:r>
      <w:proofErr w:type="gramStart"/>
      <w:r w:rsidRPr="00F9093F">
        <w:rPr>
          <w:rFonts w:ascii="Times New Roman" w:hAnsi="Times New Roman"/>
          <w:sz w:val="28"/>
        </w:rPr>
        <w:t>apply</w:t>
      </w:r>
      <w:proofErr w:type="gramEnd"/>
      <w:r w:rsidRPr="00F9093F">
        <w:rPr>
          <w:rFonts w:ascii="Times New Roman" w:hAnsi="Times New Roman"/>
          <w:sz w:val="28"/>
        </w:rPr>
        <w:t xml:space="preserve"> the unimodular transformations </w:t>
      </w:r>
      <w:r w:rsidRPr="00182B47">
        <w:rPr>
          <w:rFonts w:ascii="Times New Roman" w:hAnsi="Times New Roman"/>
          <w:position w:val="-10"/>
          <w:sz w:val="28"/>
        </w:rPr>
        <w:object w:dxaOrig="1620" w:dyaOrig="340" w14:anchorId="52218D03">
          <v:shape id="_x0000_i1653" type="#_x0000_t75" style="width:80.8pt;height:16.8pt" o:ole="">
            <v:imagedata r:id="rId1165" o:title=""/>
          </v:shape>
          <o:OLEObject Type="Embed" ProgID="Equation.3" ShapeID="_x0000_i1653" DrawAspect="Content" ObjectID="_1585227819" r:id="rId1166"/>
        </w:object>
      </w:r>
      <w:r w:rsidRPr="00F9093F">
        <w:rPr>
          <w:rFonts w:ascii="Times New Roman" w:hAnsi="Times New Roman"/>
          <w:sz w:val="28"/>
        </w:rPr>
        <w:t xml:space="preserve"> to swap </w:t>
      </w:r>
      <w:r w:rsidRPr="00182B47">
        <w:rPr>
          <w:rFonts w:ascii="Times New Roman" w:hAnsi="Times New Roman"/>
          <w:i/>
          <w:sz w:val="28"/>
        </w:rPr>
        <w:t>a</w:t>
      </w:r>
      <w:r w:rsidRPr="00F9093F">
        <w:rPr>
          <w:rFonts w:ascii="Times New Roman" w:hAnsi="Times New Roman"/>
          <w:sz w:val="28"/>
        </w:rPr>
        <w:t xml:space="preserve"> and </w:t>
      </w:r>
      <w:r w:rsidRPr="00182B47">
        <w:rPr>
          <w:rFonts w:ascii="Times New Roman" w:hAnsi="Times New Roman"/>
          <w:i/>
          <w:sz w:val="28"/>
        </w:rPr>
        <w:t>c</w:t>
      </w:r>
      <w:r w:rsidRPr="00F9093F">
        <w:rPr>
          <w:rFonts w:ascii="Times New Roman" w:hAnsi="Times New Roman"/>
          <w:sz w:val="28"/>
        </w:rPr>
        <w:t xml:space="preserve">. Then use </w:t>
      </w:r>
      <w:r w:rsidRPr="00182B47">
        <w:rPr>
          <w:rFonts w:ascii="Times New Roman" w:hAnsi="Times New Roman"/>
          <w:position w:val="-10"/>
          <w:sz w:val="28"/>
        </w:rPr>
        <w:object w:dxaOrig="1940" w:dyaOrig="340" w14:anchorId="6C2B9BE1">
          <v:shape id="_x0000_i1654" type="#_x0000_t75" style="width:96.8pt;height:16.8pt" o:ole="">
            <v:imagedata r:id="rId1167" o:title=""/>
          </v:shape>
          <o:OLEObject Type="Embed" ProgID="Equation.3" ShapeID="_x0000_i1654" DrawAspect="Content" ObjectID="_1585227820" r:id="rId1168"/>
        </w:object>
      </w:r>
      <w:r w:rsidRPr="00F9093F">
        <w:rPr>
          <w:rFonts w:ascii="Times New Roman" w:hAnsi="Times New Roman"/>
          <w:sz w:val="28"/>
        </w:rPr>
        <w:t xml:space="preserve"> (which replaces </w:t>
      </w:r>
      <w:r w:rsidRPr="00182B47">
        <w:rPr>
          <w:rFonts w:ascii="Times New Roman" w:hAnsi="Times New Roman"/>
          <w:i/>
          <w:sz w:val="28"/>
        </w:rPr>
        <w:t>b</w:t>
      </w:r>
      <w:r w:rsidRPr="00F9093F">
        <w:rPr>
          <w:rFonts w:ascii="Times New Roman" w:hAnsi="Times New Roman"/>
          <w:sz w:val="28"/>
        </w:rPr>
        <w:t xml:space="preserve"> by </w:t>
      </w:r>
      <w:r w:rsidRPr="00182B47">
        <w:rPr>
          <w:rFonts w:ascii="Times New Roman" w:hAnsi="Times New Roman"/>
          <w:i/>
          <w:sz w:val="28"/>
        </w:rPr>
        <w:t>b</w:t>
      </w:r>
      <w:r w:rsidRPr="00F9093F">
        <w:rPr>
          <w:rFonts w:ascii="Times New Roman" w:hAnsi="Times New Roman"/>
          <w:sz w:val="28"/>
        </w:rPr>
        <w:t xml:space="preserve"> ± 2</w:t>
      </w:r>
      <w:r w:rsidRPr="00182B47">
        <w:rPr>
          <w:rFonts w:ascii="Times New Roman" w:hAnsi="Times New Roman"/>
          <w:i/>
          <w:sz w:val="28"/>
        </w:rPr>
        <w:t>a</w:t>
      </w:r>
      <w:r w:rsidRPr="00F9093F">
        <w:rPr>
          <w:rFonts w:ascii="Times New Roman" w:hAnsi="Times New Roman"/>
          <w:sz w:val="28"/>
        </w:rPr>
        <w:t>) to make |</w:t>
      </w:r>
      <w:r w:rsidRPr="00182B47">
        <w:rPr>
          <w:rFonts w:ascii="Times New Roman" w:hAnsi="Times New Roman"/>
          <w:i/>
          <w:sz w:val="28"/>
        </w:rPr>
        <w:t>b</w:t>
      </w:r>
      <w:r w:rsidRPr="00F9093F">
        <w:rPr>
          <w:rFonts w:ascii="Times New Roman" w:hAnsi="Times New Roman"/>
          <w:sz w:val="28"/>
        </w:rPr>
        <w:t xml:space="preserve">| &lt; </w:t>
      </w:r>
      <w:r w:rsidRPr="00182B47">
        <w:rPr>
          <w:rFonts w:ascii="Times New Roman" w:hAnsi="Times New Roman"/>
          <w:i/>
          <w:sz w:val="28"/>
        </w:rPr>
        <w:t>a</w:t>
      </w:r>
      <w:r w:rsidRPr="00F9093F">
        <w:rPr>
          <w:rFonts w:ascii="Times New Roman" w:hAnsi="Times New Roman"/>
          <w:sz w:val="28"/>
        </w:rPr>
        <w:t>.</w:t>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Pr="00F9093F">
        <w:rPr>
          <w:rFonts w:ascii="Times New Roman" w:hAnsi="Times New Roman"/>
          <w:sz w:val="28"/>
        </w:rPr>
        <w:tab/>
      </w:r>
      <w:r w:rsidR="00423F81">
        <w:rPr>
          <w:noProof/>
          <w:color w:val="000000"/>
          <w:sz w:val="28"/>
          <w:lang w:val="en-GB" w:eastAsia="zh-CN"/>
        </w:rPr>
        <w:drawing>
          <wp:inline distT="0" distB="0" distL="0" distR="0" wp14:anchorId="6008073D" wp14:editId="2F0A9CC8">
            <wp:extent cx="132080" cy="132080"/>
            <wp:effectExtent l="2540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1"/>
                    <a:srcRect/>
                    <a:stretch>
                      <a:fillRect/>
                    </a:stretch>
                  </pic:blipFill>
                  <pic:spPr bwMode="auto">
                    <a:xfrm>
                      <a:off x="0" y="0"/>
                      <a:ext cx="132080" cy="132080"/>
                    </a:xfrm>
                    <a:prstGeom prst="rect">
                      <a:avLst/>
                    </a:prstGeom>
                    <a:noFill/>
                    <a:ln w="9525">
                      <a:noFill/>
                      <a:miter lim="800000"/>
                      <a:headEnd/>
                      <a:tailEnd/>
                    </a:ln>
                  </pic:spPr>
                </pic:pic>
              </a:graphicData>
            </a:graphic>
          </wp:inline>
        </w:drawing>
      </w:r>
    </w:p>
    <w:p w14:paraId="35689D10" w14:textId="77777777" w:rsidR="006D299A" w:rsidRPr="00F9093F" w:rsidRDefault="006D299A" w:rsidP="006D299A">
      <w:pPr>
        <w:spacing w:line="360" w:lineRule="atLeast"/>
        <w:ind w:left="720" w:hanging="720"/>
        <w:jc w:val="both"/>
        <w:rPr>
          <w:rFonts w:ascii="Times New Roman" w:hAnsi="Times New Roman"/>
          <w:sz w:val="28"/>
        </w:rPr>
      </w:pPr>
    </w:p>
    <w:p w14:paraId="095E51F3" w14:textId="77777777" w:rsidR="006D299A" w:rsidRPr="00F30F29" w:rsidRDefault="006D299A" w:rsidP="006D299A">
      <w:pPr>
        <w:spacing w:line="360" w:lineRule="atLeast"/>
        <w:ind w:left="720" w:hanging="720"/>
        <w:jc w:val="both"/>
        <w:rPr>
          <w:rFonts w:ascii="Times New Roman" w:hAnsi="Times New Roman"/>
          <w:b/>
          <w:sz w:val="28"/>
        </w:rPr>
      </w:pPr>
      <w:r w:rsidRPr="00F30F29">
        <w:rPr>
          <w:rFonts w:ascii="Times New Roman" w:hAnsi="Times New Roman"/>
          <w:b/>
          <w:sz w:val="28"/>
        </w:rPr>
        <w:t>Remarks</w:t>
      </w:r>
    </w:p>
    <w:p w14:paraId="027A874F"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1)</w:t>
      </w:r>
      <w:r w:rsidRPr="00F9093F">
        <w:rPr>
          <w:rFonts w:ascii="Times New Roman" w:hAnsi="Times New Roman"/>
          <w:sz w:val="28"/>
        </w:rPr>
        <w:tab/>
        <w:t xml:space="preserve">It is not obvious (but true) that every positive definite form is equivalent to a </w:t>
      </w:r>
      <w:r w:rsidRPr="00F30F29">
        <w:rPr>
          <w:rFonts w:ascii="Times New Roman" w:hAnsi="Times New Roman"/>
          <w:i/>
          <w:sz w:val="28"/>
        </w:rPr>
        <w:t>unique</w:t>
      </w:r>
      <w:r w:rsidRPr="00F9093F">
        <w:rPr>
          <w:rFonts w:ascii="Times New Roman" w:hAnsi="Times New Roman"/>
          <w:sz w:val="28"/>
        </w:rPr>
        <w:t xml:space="preserve"> reduced form.</w:t>
      </w:r>
    </w:p>
    <w:p w14:paraId="31A5A5BC" w14:textId="77777777" w:rsidR="006D299A" w:rsidRPr="00F9093F" w:rsidRDefault="006D299A" w:rsidP="006D299A">
      <w:pPr>
        <w:spacing w:line="360" w:lineRule="atLeast"/>
        <w:ind w:left="720" w:hanging="720"/>
        <w:jc w:val="both"/>
        <w:rPr>
          <w:rFonts w:ascii="Times New Roman" w:hAnsi="Times New Roman"/>
          <w:sz w:val="28"/>
        </w:rPr>
      </w:pPr>
    </w:p>
    <w:p w14:paraId="3AD3F471"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The reduced form is the form with the smallest </w:t>
      </w:r>
      <w:r w:rsidRPr="003C3286">
        <w:rPr>
          <w:rFonts w:ascii="Times New Roman" w:hAnsi="Times New Roman"/>
          <w:i/>
          <w:sz w:val="28"/>
        </w:rPr>
        <w:t>a</w:t>
      </w:r>
      <w:r w:rsidRPr="00F9093F">
        <w:rPr>
          <w:rFonts w:ascii="Times New Roman" w:hAnsi="Times New Roman"/>
          <w:sz w:val="28"/>
        </w:rPr>
        <w:t xml:space="preserve"> for an equivalence class of definite forms.</w:t>
      </w:r>
    </w:p>
    <w:p w14:paraId="7055670B" w14:textId="77777777" w:rsidR="006D299A" w:rsidRPr="00F9093F" w:rsidRDefault="006D299A" w:rsidP="006D299A">
      <w:pPr>
        <w:spacing w:line="360" w:lineRule="atLeast"/>
        <w:ind w:left="720" w:hanging="720"/>
        <w:jc w:val="both"/>
        <w:rPr>
          <w:rFonts w:ascii="Times New Roman" w:hAnsi="Times New Roman"/>
          <w:sz w:val="28"/>
        </w:rPr>
      </w:pPr>
    </w:p>
    <w:p w14:paraId="175F0297"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2)</w:t>
      </w:r>
      <w:r w:rsidRPr="00F9093F">
        <w:rPr>
          <w:rFonts w:ascii="Times New Roman" w:hAnsi="Times New Roman"/>
          <w:sz w:val="28"/>
        </w:rPr>
        <w:tab/>
        <w:t xml:space="preserve">There are a </w:t>
      </w:r>
      <w:r w:rsidRPr="00F30F29">
        <w:rPr>
          <w:rFonts w:ascii="Times New Roman" w:hAnsi="Times New Roman"/>
          <w:i/>
          <w:sz w:val="28"/>
        </w:rPr>
        <w:t>finite</w:t>
      </w:r>
      <w:r w:rsidRPr="00F9093F">
        <w:rPr>
          <w:rFonts w:ascii="Times New Roman" w:hAnsi="Times New Roman"/>
          <w:sz w:val="28"/>
        </w:rPr>
        <w:t xml:space="preserve"> number of reduced forms for any given discriminant.</w:t>
      </w:r>
    </w:p>
    <w:p w14:paraId="32F31C6B"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ab/>
        <w:t xml:space="preserve">(If </w:t>
      </w:r>
      <w:r w:rsidRPr="00F30F29">
        <w:rPr>
          <w:rFonts w:ascii="Times New Roman" w:hAnsi="Times New Roman"/>
          <w:i/>
          <w:sz w:val="28"/>
        </w:rPr>
        <w:t>f</w:t>
      </w:r>
      <w:r w:rsidRPr="00F9093F">
        <w:rPr>
          <w:rFonts w:ascii="Times New Roman" w:hAnsi="Times New Roman"/>
          <w:sz w:val="28"/>
        </w:rPr>
        <w:t xml:space="preserve"> is reduced then </w:t>
      </w:r>
      <w:r w:rsidRPr="00F30F29">
        <w:rPr>
          <w:rFonts w:ascii="Times New Roman" w:hAnsi="Times New Roman"/>
          <w:position w:val="-2"/>
          <w:sz w:val="28"/>
        </w:rPr>
        <w:object w:dxaOrig="2300" w:dyaOrig="320" w14:anchorId="452D7488">
          <v:shape id="_x0000_i1655" type="#_x0000_t75" style="width:115.2pt;height:16pt" o:ole="">
            <v:imagedata r:id="rId1169" o:title=""/>
          </v:shape>
          <o:OLEObject Type="Embed" ProgID="Equation.3" ShapeID="_x0000_i1655" DrawAspect="Content" ObjectID="_1585227821" r:id="rId1170"/>
        </w:object>
      </w:r>
      <w:r w:rsidRPr="00F9093F">
        <w:rPr>
          <w:rFonts w:ascii="Times New Roman" w:hAnsi="Times New Roman"/>
          <w:sz w:val="28"/>
        </w:rPr>
        <w:t xml:space="preserve"> and so </w:t>
      </w:r>
      <w:r w:rsidRPr="00F30F29">
        <w:rPr>
          <w:rFonts w:ascii="Times New Roman" w:hAnsi="Times New Roman"/>
          <w:i/>
          <w:sz w:val="28"/>
        </w:rPr>
        <w:t>a, c</w:t>
      </w:r>
      <w:r w:rsidRPr="00F9093F">
        <w:rPr>
          <w:rFonts w:ascii="Times New Roman" w:hAnsi="Times New Roman"/>
          <w:sz w:val="28"/>
        </w:rPr>
        <w:t xml:space="preserve"> and </w:t>
      </w:r>
      <w:r w:rsidRPr="00F30F29">
        <w:rPr>
          <w:rFonts w:ascii="Times New Roman" w:hAnsi="Times New Roman"/>
          <w:i/>
          <w:sz w:val="28"/>
        </w:rPr>
        <w:t>b</w:t>
      </w:r>
      <w:r w:rsidRPr="00F9093F">
        <w:rPr>
          <w:rFonts w:ascii="Times New Roman" w:hAnsi="Times New Roman"/>
          <w:sz w:val="28"/>
        </w:rPr>
        <w:t xml:space="preserve"> ≤ </w:t>
      </w:r>
      <w:r w:rsidRPr="00F30F29">
        <w:rPr>
          <w:rFonts w:ascii="Times New Roman" w:hAnsi="Times New Roman"/>
          <w:position w:val="-16"/>
          <w:sz w:val="28"/>
        </w:rPr>
        <w:object w:dxaOrig="600" w:dyaOrig="480" w14:anchorId="7BDC5101">
          <v:shape id="_x0000_i1656" type="#_x0000_t75" style="width:30.4pt;height:24pt" o:ole="">
            <v:imagedata r:id="rId1171" o:title=""/>
          </v:shape>
          <o:OLEObject Type="Embed" ProgID="Equation.3" ShapeID="_x0000_i1656" DrawAspect="Content" ObjectID="_1585227822" r:id="rId1172"/>
        </w:object>
      </w:r>
      <w:r w:rsidRPr="00F9093F">
        <w:rPr>
          <w:rFonts w:ascii="Times New Roman" w:hAnsi="Times New Roman"/>
          <w:sz w:val="28"/>
        </w:rPr>
        <w:t xml:space="preserve"> )</w:t>
      </w:r>
    </w:p>
    <w:p w14:paraId="33960C3D" w14:textId="77777777" w:rsidR="006D299A" w:rsidRPr="00F9093F" w:rsidRDefault="006D299A" w:rsidP="006D299A">
      <w:pPr>
        <w:spacing w:line="360" w:lineRule="atLeast"/>
        <w:ind w:left="720" w:hanging="720"/>
        <w:jc w:val="both"/>
        <w:rPr>
          <w:rFonts w:ascii="Times New Roman" w:hAnsi="Times New Roman"/>
          <w:sz w:val="28"/>
        </w:rPr>
      </w:pPr>
    </w:p>
    <w:p w14:paraId="1E60520F"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lastRenderedPageBreak/>
        <w:t>3)</w:t>
      </w:r>
      <w:r w:rsidRPr="00F9093F">
        <w:rPr>
          <w:rFonts w:ascii="Times New Roman" w:hAnsi="Times New Roman"/>
          <w:sz w:val="28"/>
        </w:rPr>
        <w:tab/>
        <w:t xml:space="preserve">The number of reduced forms for a given </w:t>
      </w:r>
      <w:r w:rsidRPr="00F30F29">
        <w:rPr>
          <w:rFonts w:ascii="Times New Roman" w:hAnsi="Times New Roman"/>
          <w:i/>
          <w:sz w:val="28"/>
        </w:rPr>
        <w:t>d</w:t>
      </w:r>
      <w:r w:rsidRPr="00F9093F">
        <w:rPr>
          <w:rFonts w:ascii="Times New Roman" w:hAnsi="Times New Roman"/>
          <w:sz w:val="28"/>
        </w:rPr>
        <w:t xml:space="preserve"> is called the </w:t>
      </w:r>
      <w:r w:rsidRPr="00F30F29">
        <w:rPr>
          <w:rFonts w:ascii="Times New Roman" w:hAnsi="Times New Roman"/>
          <w:b/>
          <w:sz w:val="28"/>
        </w:rPr>
        <w:t>class number</w:t>
      </w:r>
      <w:r w:rsidRPr="00F9093F">
        <w:rPr>
          <w:rFonts w:ascii="Times New Roman" w:hAnsi="Times New Roman"/>
          <w:sz w:val="28"/>
        </w:rPr>
        <w:t xml:space="preserve"> of </w:t>
      </w:r>
      <w:r w:rsidRPr="00F30F29">
        <w:rPr>
          <w:rFonts w:ascii="Times New Roman" w:hAnsi="Times New Roman"/>
          <w:i/>
          <w:sz w:val="28"/>
        </w:rPr>
        <w:t>d</w:t>
      </w:r>
      <w:r w:rsidRPr="00F9093F">
        <w:rPr>
          <w:rFonts w:ascii="Times New Roman" w:hAnsi="Times New Roman"/>
          <w:sz w:val="28"/>
        </w:rPr>
        <w:t xml:space="preserve">, written </w:t>
      </w:r>
      <w:r w:rsidRPr="00F30F29">
        <w:rPr>
          <w:rFonts w:ascii="Times New Roman" w:hAnsi="Times New Roman"/>
          <w:i/>
          <w:sz w:val="28"/>
        </w:rPr>
        <w:t>h</w:t>
      </w:r>
      <w:r w:rsidRPr="00F9093F">
        <w:rPr>
          <w:rFonts w:ascii="Times New Roman" w:hAnsi="Times New Roman"/>
          <w:sz w:val="28"/>
        </w:rPr>
        <w:t>(</w:t>
      </w:r>
      <w:r w:rsidRPr="00F30F29">
        <w:rPr>
          <w:rFonts w:ascii="Times New Roman" w:hAnsi="Times New Roman"/>
          <w:i/>
          <w:sz w:val="28"/>
        </w:rPr>
        <w:t>d</w:t>
      </w:r>
      <w:r w:rsidRPr="00F9093F">
        <w:rPr>
          <w:rFonts w:ascii="Times New Roman" w:hAnsi="Times New Roman"/>
          <w:sz w:val="28"/>
        </w:rPr>
        <w:t>).</w:t>
      </w:r>
      <w:r w:rsidRPr="00F30F29">
        <w:rPr>
          <w:rFonts w:ascii="Times New Roman" w:hAnsi="Times New Roman"/>
          <w:sz w:val="28"/>
        </w:rPr>
        <w:t xml:space="preserve"> </w:t>
      </w:r>
    </w:p>
    <w:p w14:paraId="7038D161"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ab/>
        <w:t xml:space="preserve">For </w:t>
      </w:r>
      <w:r w:rsidRPr="00F30F29">
        <w:rPr>
          <w:rFonts w:ascii="Times New Roman" w:hAnsi="Times New Roman"/>
          <w:i/>
          <w:sz w:val="28"/>
        </w:rPr>
        <w:t>d</w:t>
      </w:r>
      <w:r w:rsidRPr="00F9093F">
        <w:rPr>
          <w:rFonts w:ascii="Times New Roman" w:hAnsi="Times New Roman"/>
          <w:sz w:val="28"/>
        </w:rPr>
        <w:t xml:space="preserve"> = –3, –4, –7, –8, –11, –19, –43, –67, –163 the class number is 1.</w:t>
      </w:r>
    </w:p>
    <w:p w14:paraId="4EC55E77"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ab/>
        <w:t xml:space="preserve">For </w:t>
      </w:r>
      <w:r w:rsidRPr="00F30F29">
        <w:rPr>
          <w:rFonts w:ascii="Times New Roman" w:hAnsi="Times New Roman"/>
          <w:i/>
          <w:sz w:val="28"/>
        </w:rPr>
        <w:t>d</w:t>
      </w:r>
      <w:r w:rsidRPr="00F9093F">
        <w:rPr>
          <w:rFonts w:ascii="Times New Roman" w:hAnsi="Times New Roman"/>
          <w:sz w:val="28"/>
        </w:rPr>
        <w:t xml:space="preserve"> = –12, –15, –16, –24, –27, –28, ... the class number is 2.</w:t>
      </w:r>
    </w:p>
    <w:p w14:paraId="04C5C830"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ab/>
        <w:t xml:space="preserve">For </w:t>
      </w:r>
      <w:r w:rsidRPr="00F30F29">
        <w:rPr>
          <w:rFonts w:ascii="Times New Roman" w:hAnsi="Times New Roman"/>
          <w:i/>
          <w:sz w:val="28"/>
        </w:rPr>
        <w:t>d</w:t>
      </w:r>
      <w:r w:rsidRPr="00F9093F">
        <w:rPr>
          <w:rFonts w:ascii="Times New Roman" w:hAnsi="Times New Roman"/>
          <w:sz w:val="28"/>
        </w:rPr>
        <w:t xml:space="preserve"> = –23, –31, ... the class number is 3. ...</w:t>
      </w:r>
    </w:p>
    <w:p w14:paraId="329D7B75"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ab/>
        <w:t xml:space="preserve">For many values of </w:t>
      </w:r>
      <w:r w:rsidRPr="00F30F29">
        <w:rPr>
          <w:rFonts w:ascii="Times New Roman" w:hAnsi="Times New Roman"/>
          <w:i/>
          <w:sz w:val="28"/>
        </w:rPr>
        <w:t>d</w:t>
      </w:r>
      <w:r w:rsidRPr="00F9093F">
        <w:rPr>
          <w:rFonts w:ascii="Times New Roman" w:hAnsi="Times New Roman"/>
          <w:sz w:val="28"/>
        </w:rPr>
        <w:t xml:space="preserve"> there is no positive definite form with this discriminant.</w:t>
      </w:r>
    </w:p>
    <w:p w14:paraId="5E95FCD0" w14:textId="77777777" w:rsidR="006D299A" w:rsidRPr="00F9093F" w:rsidRDefault="006D299A" w:rsidP="006D299A">
      <w:pPr>
        <w:spacing w:line="360" w:lineRule="atLeast"/>
        <w:ind w:left="720" w:hanging="720"/>
        <w:jc w:val="both"/>
        <w:rPr>
          <w:rFonts w:ascii="Times New Roman" w:hAnsi="Times New Roman"/>
          <w:sz w:val="28"/>
        </w:rPr>
      </w:pPr>
    </w:p>
    <w:p w14:paraId="3B109214"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4)</w:t>
      </w:r>
      <w:r w:rsidRPr="00F9093F">
        <w:rPr>
          <w:rFonts w:ascii="Times New Roman" w:hAnsi="Times New Roman"/>
          <w:sz w:val="28"/>
        </w:rPr>
        <w:tab/>
        <w:t xml:space="preserve">In </w:t>
      </w:r>
      <w:proofErr w:type="gramStart"/>
      <w:r w:rsidRPr="00F9093F">
        <w:rPr>
          <w:rFonts w:ascii="Times New Roman" w:hAnsi="Times New Roman"/>
          <w:sz w:val="28"/>
        </w:rPr>
        <w:t>1934</w:t>
      </w:r>
      <w:proofErr w:type="gramEnd"/>
      <w:r w:rsidRPr="00F9093F">
        <w:rPr>
          <w:rFonts w:ascii="Times New Roman" w:hAnsi="Times New Roman"/>
          <w:sz w:val="28"/>
        </w:rPr>
        <w:t xml:space="preserve"> it was proved that there was at most one more discriminant with class number 1 other than those listed above; in 1966 it was proved that this "tenth discriminant" did not exist.</w:t>
      </w:r>
    </w:p>
    <w:p w14:paraId="05C0CCEE" w14:textId="77777777" w:rsidR="006D299A" w:rsidRPr="00F9093F" w:rsidRDefault="006D299A" w:rsidP="006D299A">
      <w:pPr>
        <w:spacing w:line="360" w:lineRule="atLeast"/>
        <w:ind w:left="720" w:hanging="720"/>
        <w:jc w:val="both"/>
        <w:rPr>
          <w:rFonts w:ascii="Times New Roman" w:hAnsi="Times New Roman"/>
          <w:sz w:val="28"/>
        </w:rPr>
      </w:pPr>
    </w:p>
    <w:p w14:paraId="50827AC3" w14:textId="77777777" w:rsidR="006D299A" w:rsidRPr="00F9093F" w:rsidRDefault="006D299A" w:rsidP="006D299A">
      <w:pPr>
        <w:spacing w:line="360" w:lineRule="atLeast"/>
        <w:ind w:left="720" w:hanging="720"/>
        <w:jc w:val="both"/>
        <w:rPr>
          <w:rFonts w:ascii="Times New Roman" w:hAnsi="Times New Roman"/>
          <w:sz w:val="28"/>
        </w:rPr>
      </w:pPr>
      <w:r w:rsidRPr="00F9093F">
        <w:rPr>
          <w:rFonts w:ascii="Times New Roman" w:hAnsi="Times New Roman"/>
          <w:sz w:val="28"/>
        </w:rPr>
        <w:t>5)</w:t>
      </w:r>
      <w:r w:rsidRPr="00F9093F">
        <w:rPr>
          <w:rFonts w:ascii="Times New Roman" w:hAnsi="Times New Roman"/>
          <w:sz w:val="28"/>
        </w:rPr>
        <w:tab/>
        <w:t xml:space="preserve">Jacobi conjectured in 1832 (and Gauss did also) that one could calculate the class number </w:t>
      </w:r>
      <w:r w:rsidRPr="003C3286">
        <w:rPr>
          <w:rFonts w:ascii="Times New Roman" w:hAnsi="Times New Roman"/>
          <w:i/>
          <w:sz w:val="28"/>
        </w:rPr>
        <w:t>C</w:t>
      </w:r>
      <w:r w:rsidRPr="00F9093F">
        <w:rPr>
          <w:rFonts w:ascii="Times New Roman" w:hAnsi="Times New Roman"/>
          <w:sz w:val="28"/>
        </w:rPr>
        <w:t>(</w:t>
      </w:r>
      <w:r w:rsidRPr="003C3286">
        <w:rPr>
          <w:rFonts w:ascii="Times New Roman" w:hAnsi="Times New Roman"/>
          <w:i/>
          <w:sz w:val="28"/>
        </w:rPr>
        <w:t>d</w:t>
      </w:r>
      <w:r w:rsidRPr="00F9093F">
        <w:rPr>
          <w:rFonts w:ascii="Times New Roman" w:hAnsi="Times New Roman"/>
          <w:sz w:val="28"/>
        </w:rPr>
        <w:t>) of a discriminant –</w:t>
      </w:r>
      <w:r w:rsidRPr="003C3286">
        <w:rPr>
          <w:rFonts w:ascii="Times New Roman" w:hAnsi="Times New Roman"/>
          <w:i/>
          <w:sz w:val="28"/>
        </w:rPr>
        <w:t>p</w:t>
      </w:r>
      <w:r w:rsidRPr="00F9093F">
        <w:rPr>
          <w:rFonts w:ascii="Times New Roman" w:hAnsi="Times New Roman"/>
          <w:sz w:val="28"/>
        </w:rPr>
        <w:t xml:space="preserve"> with </w:t>
      </w:r>
      <w:r w:rsidRPr="003C3286">
        <w:rPr>
          <w:rFonts w:ascii="Times New Roman" w:hAnsi="Times New Roman"/>
          <w:i/>
          <w:sz w:val="28"/>
        </w:rPr>
        <w:t>p</w:t>
      </w:r>
      <w:r w:rsidRPr="00F9093F">
        <w:rPr>
          <w:rFonts w:ascii="Times New Roman" w:hAnsi="Times New Roman"/>
          <w:sz w:val="28"/>
        </w:rPr>
        <w:t xml:space="preserve"> prime in the following way.</w:t>
      </w:r>
    </w:p>
    <w:p w14:paraId="38AC5C70" w14:textId="77777777" w:rsidR="006D299A" w:rsidRPr="00F9093F"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Let </w:t>
      </w:r>
      <w:r w:rsidRPr="003C3286">
        <w:rPr>
          <w:rFonts w:ascii="Times New Roman" w:hAnsi="Times New Roman"/>
          <w:i/>
          <w:caps/>
          <w:sz w:val="28"/>
        </w:rPr>
        <w:t>A</w:t>
      </w:r>
      <w:r w:rsidRPr="00F9093F">
        <w:rPr>
          <w:rFonts w:ascii="Times New Roman" w:hAnsi="Times New Roman"/>
          <w:sz w:val="28"/>
        </w:rPr>
        <w:t xml:space="preserve"> be the sum of the quadratic residues mod </w:t>
      </w:r>
      <w:r w:rsidRPr="003C3286">
        <w:rPr>
          <w:rFonts w:ascii="Times New Roman" w:hAnsi="Times New Roman"/>
          <w:i/>
          <w:sz w:val="28"/>
        </w:rPr>
        <w:t>p</w:t>
      </w:r>
      <w:r w:rsidRPr="00F9093F">
        <w:rPr>
          <w:rFonts w:ascii="Times New Roman" w:hAnsi="Times New Roman"/>
          <w:sz w:val="28"/>
        </w:rPr>
        <w:t xml:space="preserve"> and let </w:t>
      </w:r>
      <w:r w:rsidRPr="008B6DDB">
        <w:rPr>
          <w:rFonts w:ascii="Times New Roman" w:hAnsi="Times New Roman"/>
          <w:i/>
          <w:sz w:val="28"/>
        </w:rPr>
        <w:t>B</w:t>
      </w:r>
      <w:r w:rsidRPr="00F9093F">
        <w:rPr>
          <w:rFonts w:ascii="Times New Roman" w:hAnsi="Times New Roman"/>
          <w:sz w:val="28"/>
        </w:rPr>
        <w:t xml:space="preserve"> be the sum of the non-residues. Then </w:t>
      </w:r>
      <w:r w:rsidRPr="003C3286">
        <w:rPr>
          <w:rFonts w:ascii="Times New Roman" w:hAnsi="Times New Roman"/>
          <w:position w:val="-30"/>
          <w:sz w:val="28"/>
        </w:rPr>
        <w:object w:dxaOrig="2080" w:dyaOrig="720" w14:anchorId="4E1C9E21">
          <v:shape id="_x0000_i1657" type="#_x0000_t75" style="width:104pt;height:36pt" o:ole="">
            <v:imagedata r:id="rId1173" o:title=""/>
          </v:shape>
          <o:OLEObject Type="Embed" ProgID="Equation.3" ShapeID="_x0000_i1657" DrawAspect="Content" ObjectID="_1585227823" r:id="rId1174"/>
        </w:object>
      </w:r>
      <w:r w:rsidRPr="00F9093F">
        <w:rPr>
          <w:rFonts w:ascii="Times New Roman" w:hAnsi="Times New Roman"/>
          <w:sz w:val="28"/>
        </w:rPr>
        <w:t>.</w:t>
      </w:r>
    </w:p>
    <w:p w14:paraId="4763071C" w14:textId="77777777" w:rsidR="006D299A" w:rsidRPr="003C3286" w:rsidRDefault="006D299A" w:rsidP="006D299A">
      <w:pPr>
        <w:spacing w:line="360" w:lineRule="atLeast"/>
        <w:ind w:left="720"/>
        <w:jc w:val="both"/>
        <w:rPr>
          <w:rFonts w:ascii="Times New Roman" w:hAnsi="Times New Roman"/>
          <w:sz w:val="28"/>
        </w:rPr>
      </w:pPr>
      <w:r w:rsidRPr="00F9093F">
        <w:rPr>
          <w:rFonts w:ascii="Times New Roman" w:hAnsi="Times New Roman"/>
          <w:sz w:val="28"/>
        </w:rPr>
        <w:t xml:space="preserve">This was proved by Dirichlet in 1838 and is known as </w:t>
      </w:r>
      <w:r w:rsidRPr="003C3286">
        <w:rPr>
          <w:rFonts w:ascii="Times New Roman" w:hAnsi="Times New Roman"/>
          <w:i/>
          <w:sz w:val="28"/>
        </w:rPr>
        <w:t>Dirichlet's class number formula</w:t>
      </w:r>
      <w:r w:rsidRPr="003C3286">
        <w:rPr>
          <w:rFonts w:ascii="Times New Roman" w:hAnsi="Times New Roman"/>
          <w:sz w:val="28"/>
        </w:rPr>
        <w:t>.</w:t>
      </w:r>
    </w:p>
    <w:p w14:paraId="3D148F85" w14:textId="77777777" w:rsidR="006D299A" w:rsidRPr="003C3286" w:rsidRDefault="006D299A" w:rsidP="006D299A">
      <w:pPr>
        <w:spacing w:line="360" w:lineRule="atLeast"/>
        <w:ind w:left="720"/>
        <w:jc w:val="both"/>
        <w:rPr>
          <w:rFonts w:ascii="Times New Roman" w:hAnsi="Times New Roman"/>
          <w:sz w:val="28"/>
        </w:rPr>
      </w:pPr>
    </w:p>
    <w:p w14:paraId="58D2ACB1" w14:textId="77777777" w:rsidR="006D299A" w:rsidRPr="003C3286" w:rsidRDefault="006D299A" w:rsidP="006D299A">
      <w:pPr>
        <w:spacing w:line="360" w:lineRule="atLeast"/>
        <w:ind w:left="720"/>
        <w:jc w:val="both"/>
        <w:rPr>
          <w:rFonts w:ascii="Times New Roman" w:hAnsi="Times New Roman"/>
          <w:sz w:val="28"/>
        </w:rPr>
      </w:pPr>
      <w:r w:rsidRPr="003C3286">
        <w:rPr>
          <w:rFonts w:ascii="Times New Roman" w:hAnsi="Times New Roman"/>
          <w:sz w:val="28"/>
        </w:rPr>
        <w:t>e.g. Work modulo 23.</w:t>
      </w:r>
    </w:p>
    <w:p w14:paraId="2537F82A" w14:textId="77777777" w:rsidR="006D299A" w:rsidRDefault="006D299A" w:rsidP="006D299A">
      <w:pPr>
        <w:spacing w:line="360" w:lineRule="atLeast"/>
        <w:ind w:left="720"/>
        <w:jc w:val="both"/>
        <w:rPr>
          <w:rFonts w:ascii="Times New Roman" w:hAnsi="Times New Roman"/>
          <w:sz w:val="28"/>
        </w:rPr>
      </w:pPr>
      <w:r w:rsidRPr="003C3286">
        <w:rPr>
          <w:rFonts w:ascii="Times New Roman" w:hAnsi="Times New Roman"/>
          <w:sz w:val="28"/>
        </w:rPr>
        <w:t xml:space="preserve">qr = </w:t>
      </w:r>
      <w:proofErr w:type="gramStart"/>
      <w:r w:rsidRPr="003C3286">
        <w:rPr>
          <w:rFonts w:ascii="Times New Roman" w:hAnsi="Times New Roman"/>
          <w:sz w:val="28"/>
        </w:rPr>
        <w:t>{ 1</w:t>
      </w:r>
      <w:proofErr w:type="gramEnd"/>
      <w:r w:rsidRPr="003C3286">
        <w:rPr>
          <w:rFonts w:ascii="Times New Roman" w:hAnsi="Times New Roman"/>
          <w:sz w:val="28"/>
        </w:rPr>
        <w:t>, 2, 3, 4, 6, 8, 9, 12, 13, 16, 18}</w:t>
      </w:r>
      <w:r>
        <w:rPr>
          <w:rFonts w:ascii="Times New Roman" w:hAnsi="Times New Roman"/>
          <w:sz w:val="28"/>
        </w:rPr>
        <w:t xml:space="preserve"> which sum to </w:t>
      </w:r>
      <w:r w:rsidRPr="003C3286">
        <w:rPr>
          <w:rFonts w:ascii="Times New Roman" w:hAnsi="Times New Roman"/>
          <w:i/>
          <w:sz w:val="28"/>
        </w:rPr>
        <w:t>A</w:t>
      </w:r>
      <w:r>
        <w:rPr>
          <w:rFonts w:ascii="Times New Roman" w:hAnsi="Times New Roman"/>
          <w:sz w:val="28"/>
        </w:rPr>
        <w:t xml:space="preserve"> = 92</w:t>
      </w:r>
    </w:p>
    <w:p w14:paraId="6F383261"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The qnr sum to </w:t>
      </w:r>
      <w:r w:rsidRPr="003C3286">
        <w:rPr>
          <w:rFonts w:ascii="Times New Roman" w:hAnsi="Times New Roman"/>
          <w:i/>
          <w:sz w:val="28"/>
        </w:rPr>
        <w:t>B</w:t>
      </w:r>
      <w:r>
        <w:rPr>
          <w:rFonts w:ascii="Times New Roman" w:hAnsi="Times New Roman"/>
          <w:sz w:val="28"/>
        </w:rPr>
        <w:t xml:space="preserve"> = 161 – 92 = 69 and so </w:t>
      </w:r>
      <w:proofErr w:type="gramStart"/>
      <w:r w:rsidRPr="003C3286">
        <w:rPr>
          <w:rFonts w:ascii="Times New Roman" w:hAnsi="Times New Roman"/>
          <w:i/>
          <w:sz w:val="28"/>
        </w:rPr>
        <w:t>C</w:t>
      </w:r>
      <w:r>
        <w:rPr>
          <w:rFonts w:ascii="Times New Roman" w:hAnsi="Times New Roman"/>
          <w:sz w:val="28"/>
        </w:rPr>
        <w:t>(</w:t>
      </w:r>
      <w:proofErr w:type="gramEnd"/>
      <w:r>
        <w:rPr>
          <w:rFonts w:ascii="Times New Roman" w:hAnsi="Times New Roman"/>
          <w:sz w:val="28"/>
        </w:rPr>
        <w:t>–23) = 3.</w:t>
      </w:r>
    </w:p>
    <w:p w14:paraId="59F1AC3F" w14:textId="77777777" w:rsidR="006D299A" w:rsidRDefault="006D299A" w:rsidP="006D299A">
      <w:pPr>
        <w:spacing w:line="360" w:lineRule="atLeast"/>
        <w:ind w:left="720"/>
        <w:jc w:val="both"/>
        <w:rPr>
          <w:rFonts w:ascii="Times New Roman" w:hAnsi="Times New Roman"/>
          <w:sz w:val="28"/>
        </w:rPr>
      </w:pPr>
    </w:p>
    <w:p w14:paraId="2769D437" w14:textId="77777777" w:rsidR="006D299A" w:rsidRPr="00E4150E" w:rsidRDefault="006D299A" w:rsidP="006D299A">
      <w:pPr>
        <w:spacing w:line="360" w:lineRule="atLeast"/>
        <w:jc w:val="both"/>
        <w:rPr>
          <w:rFonts w:ascii="Times New Roman" w:hAnsi="Times New Roman"/>
          <w:b/>
          <w:sz w:val="28"/>
        </w:rPr>
      </w:pPr>
      <w:r w:rsidRPr="00E4150E">
        <w:rPr>
          <w:rFonts w:ascii="Times New Roman" w:hAnsi="Times New Roman"/>
          <w:b/>
          <w:sz w:val="28"/>
        </w:rPr>
        <w:t>Definition</w:t>
      </w:r>
    </w:p>
    <w:p w14:paraId="21FF07F7"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A number </w:t>
      </w:r>
      <w:r w:rsidRPr="00E4150E">
        <w:rPr>
          <w:rFonts w:ascii="Times New Roman" w:hAnsi="Times New Roman"/>
          <w:i/>
          <w:sz w:val="28"/>
        </w:rPr>
        <w:t>n</w:t>
      </w:r>
      <w:r>
        <w:rPr>
          <w:rFonts w:ascii="Times New Roman" w:hAnsi="Times New Roman"/>
          <w:sz w:val="28"/>
        </w:rPr>
        <w:t xml:space="preserve"> is said to be </w:t>
      </w:r>
      <w:r w:rsidRPr="00E4150E">
        <w:rPr>
          <w:rFonts w:ascii="Times New Roman" w:hAnsi="Times New Roman"/>
          <w:b/>
          <w:sz w:val="28"/>
        </w:rPr>
        <w:t>properly represented</w:t>
      </w:r>
      <w:r>
        <w:rPr>
          <w:rFonts w:ascii="Times New Roman" w:hAnsi="Times New Roman"/>
          <w:sz w:val="28"/>
        </w:rPr>
        <w:t xml:space="preserve"> by a binary quadratic form </w:t>
      </w:r>
      <w:r w:rsidRPr="00E4150E">
        <w:rPr>
          <w:rFonts w:ascii="Times New Roman" w:hAnsi="Times New Roman"/>
          <w:i/>
          <w:sz w:val="28"/>
        </w:rPr>
        <w:t>f</w:t>
      </w:r>
      <w:r>
        <w:rPr>
          <w:rFonts w:ascii="Times New Roman" w:hAnsi="Times New Roman"/>
          <w:sz w:val="28"/>
        </w:rPr>
        <w:t xml:space="preserve"> if </w:t>
      </w:r>
      <w:r w:rsidRPr="00E4150E">
        <w:rPr>
          <w:rFonts w:ascii="Times New Roman" w:hAnsi="Times New Roman"/>
          <w:position w:val="-10"/>
          <w:sz w:val="28"/>
        </w:rPr>
        <w:object w:dxaOrig="1220" w:dyaOrig="320" w14:anchorId="3AEB411D">
          <v:shape id="_x0000_i1658" type="#_x0000_t75" style="width:60.8pt;height:16pt" o:ole="">
            <v:imagedata r:id="rId1175" o:title=""/>
          </v:shape>
          <o:OLEObject Type="Embed" ProgID="Equation.3" ShapeID="_x0000_i1658" DrawAspect="Content" ObjectID="_1585227824" r:id="rId1176"/>
        </w:object>
      </w:r>
      <w:r>
        <w:rPr>
          <w:rFonts w:ascii="Times New Roman" w:hAnsi="Times New Roman"/>
          <w:sz w:val="28"/>
        </w:rPr>
        <w:t xml:space="preserve"> with </w:t>
      </w:r>
      <w:r w:rsidRPr="00E4150E">
        <w:rPr>
          <w:rFonts w:ascii="Times New Roman" w:hAnsi="Times New Roman"/>
          <w:i/>
          <w:sz w:val="28"/>
        </w:rPr>
        <w:t>x, y</w:t>
      </w:r>
      <w:r>
        <w:rPr>
          <w:rFonts w:ascii="Times New Roman" w:hAnsi="Times New Roman"/>
          <w:sz w:val="28"/>
        </w:rPr>
        <w:t xml:space="preserve"> coprime.</w:t>
      </w:r>
    </w:p>
    <w:p w14:paraId="4FE15B3B" w14:textId="77777777" w:rsidR="006D299A" w:rsidRDefault="006D299A" w:rsidP="006D299A">
      <w:pPr>
        <w:spacing w:line="360" w:lineRule="atLeast"/>
        <w:ind w:left="720"/>
        <w:jc w:val="both"/>
        <w:rPr>
          <w:rFonts w:ascii="Times New Roman" w:hAnsi="Times New Roman"/>
          <w:sz w:val="28"/>
        </w:rPr>
      </w:pPr>
    </w:p>
    <w:p w14:paraId="1375D1BC" w14:textId="77777777" w:rsidR="006D299A" w:rsidRPr="00E4150E" w:rsidRDefault="006D299A" w:rsidP="006D299A">
      <w:pPr>
        <w:spacing w:line="360" w:lineRule="atLeast"/>
        <w:jc w:val="both"/>
        <w:rPr>
          <w:rFonts w:ascii="Times New Roman" w:hAnsi="Times New Roman"/>
          <w:b/>
          <w:sz w:val="28"/>
        </w:rPr>
      </w:pPr>
      <w:r w:rsidRPr="00E4150E">
        <w:rPr>
          <w:rFonts w:ascii="Times New Roman" w:hAnsi="Times New Roman"/>
          <w:b/>
          <w:sz w:val="28"/>
        </w:rPr>
        <w:t>Theorem</w:t>
      </w:r>
    </w:p>
    <w:p w14:paraId="29FBD0F8"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A number </w:t>
      </w:r>
      <w:r w:rsidRPr="00E4150E">
        <w:rPr>
          <w:rFonts w:ascii="Times New Roman" w:hAnsi="Times New Roman"/>
          <w:i/>
          <w:sz w:val="28"/>
        </w:rPr>
        <w:t>n</w:t>
      </w:r>
      <w:r>
        <w:rPr>
          <w:rFonts w:ascii="Times New Roman" w:hAnsi="Times New Roman"/>
          <w:sz w:val="28"/>
        </w:rPr>
        <w:t xml:space="preserve"> can be properly represented by a binary form with discriminant </w:t>
      </w:r>
      <w:r w:rsidRPr="00E4150E">
        <w:rPr>
          <w:rFonts w:ascii="Times New Roman" w:hAnsi="Times New Roman"/>
          <w:i/>
          <w:sz w:val="28"/>
        </w:rPr>
        <w:t>d</w:t>
      </w:r>
      <w:r>
        <w:rPr>
          <w:rFonts w:ascii="Times New Roman" w:hAnsi="Times New Roman"/>
          <w:sz w:val="28"/>
        </w:rPr>
        <w:t xml:space="preserve"> if and only if </w:t>
      </w:r>
      <w:r w:rsidRPr="00E4150E">
        <w:rPr>
          <w:rFonts w:ascii="Times New Roman" w:hAnsi="Times New Roman"/>
          <w:i/>
          <w:sz w:val="28"/>
        </w:rPr>
        <w:t>d</w:t>
      </w:r>
      <w:r>
        <w:rPr>
          <w:rFonts w:ascii="Times New Roman" w:hAnsi="Times New Roman"/>
          <w:sz w:val="28"/>
        </w:rPr>
        <w:t xml:space="preserve"> has a square root modulo 4</w:t>
      </w:r>
      <w:r w:rsidRPr="00E4150E">
        <w:rPr>
          <w:rFonts w:ascii="Times New Roman" w:hAnsi="Times New Roman"/>
          <w:i/>
          <w:sz w:val="28"/>
        </w:rPr>
        <w:t>n</w:t>
      </w:r>
      <w:r>
        <w:rPr>
          <w:rFonts w:ascii="Times New Roman" w:hAnsi="Times New Roman"/>
          <w:sz w:val="28"/>
        </w:rPr>
        <w:t>.</w:t>
      </w:r>
    </w:p>
    <w:p w14:paraId="3C8C925C" w14:textId="77777777" w:rsidR="006D299A" w:rsidRDefault="006D299A" w:rsidP="006D299A">
      <w:pPr>
        <w:spacing w:line="360" w:lineRule="atLeast"/>
        <w:ind w:left="720"/>
        <w:jc w:val="both"/>
        <w:rPr>
          <w:rFonts w:ascii="Times New Roman" w:hAnsi="Times New Roman"/>
          <w:sz w:val="28"/>
        </w:rPr>
      </w:pPr>
    </w:p>
    <w:p w14:paraId="77D7AC35" w14:textId="77777777" w:rsidR="006D299A" w:rsidRPr="00E4150E" w:rsidRDefault="006D299A" w:rsidP="006D299A">
      <w:pPr>
        <w:spacing w:line="360" w:lineRule="atLeast"/>
        <w:jc w:val="both"/>
        <w:rPr>
          <w:rFonts w:ascii="Times New Roman" w:hAnsi="Times New Roman"/>
          <w:b/>
          <w:sz w:val="28"/>
        </w:rPr>
      </w:pPr>
      <w:r w:rsidRPr="00E4150E">
        <w:rPr>
          <w:rFonts w:ascii="Times New Roman" w:hAnsi="Times New Roman"/>
          <w:b/>
          <w:sz w:val="28"/>
        </w:rPr>
        <w:t>Proof</w:t>
      </w:r>
    </w:p>
    <w:p w14:paraId="27F676D3"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Suppose </w:t>
      </w:r>
      <w:r w:rsidRPr="00E4150E">
        <w:rPr>
          <w:rFonts w:ascii="Times New Roman" w:hAnsi="Times New Roman"/>
          <w:position w:val="-10"/>
          <w:sz w:val="28"/>
        </w:rPr>
        <w:object w:dxaOrig="1900" w:dyaOrig="400" w14:anchorId="6E2DC94D">
          <v:shape id="_x0000_i1659" type="#_x0000_t75" style="width:95.2pt;height:20pt" o:ole="">
            <v:imagedata r:id="rId1177" o:title=""/>
          </v:shape>
          <o:OLEObject Type="Embed" ProgID="Equation.3" ShapeID="_x0000_i1659" DrawAspect="Content" ObjectID="_1585227825" r:id="rId1178"/>
        </w:object>
      </w:r>
      <w:r>
        <w:rPr>
          <w:rFonts w:ascii="Times New Roman" w:hAnsi="Times New Roman"/>
          <w:sz w:val="28"/>
        </w:rPr>
        <w:t xml:space="preserve">. Then define </w:t>
      </w:r>
      <w:r w:rsidRPr="00E4150E">
        <w:rPr>
          <w:rFonts w:ascii="Times New Roman" w:hAnsi="Times New Roman"/>
          <w:position w:val="-2"/>
          <w:sz w:val="28"/>
        </w:rPr>
        <w:object w:dxaOrig="1400" w:dyaOrig="320" w14:anchorId="6D909205">
          <v:shape id="_x0000_i1660" type="#_x0000_t75" style="width:70.4pt;height:16pt" o:ole="">
            <v:imagedata r:id="rId1179" o:title=""/>
          </v:shape>
          <o:OLEObject Type="Embed" ProgID="Equation.3" ShapeID="_x0000_i1660" DrawAspect="Content" ObjectID="_1585227826" r:id="rId1180"/>
        </w:object>
      </w:r>
      <w:r>
        <w:rPr>
          <w:rFonts w:ascii="Times New Roman" w:hAnsi="Times New Roman"/>
          <w:sz w:val="28"/>
        </w:rPr>
        <w:t xml:space="preserve"> and take </w:t>
      </w:r>
      <w:r w:rsidRPr="00E4150E">
        <w:rPr>
          <w:rFonts w:ascii="Times New Roman" w:hAnsi="Times New Roman"/>
          <w:i/>
          <w:sz w:val="28"/>
        </w:rPr>
        <w:t>a = n</w:t>
      </w:r>
      <w:r>
        <w:rPr>
          <w:rFonts w:ascii="Times New Roman" w:hAnsi="Times New Roman"/>
          <w:sz w:val="28"/>
        </w:rPr>
        <w:t xml:space="preserve">, Then the form </w:t>
      </w:r>
      <w:r w:rsidRPr="00E4150E">
        <w:rPr>
          <w:rFonts w:ascii="Times New Roman" w:hAnsi="Times New Roman"/>
          <w:position w:val="-10"/>
          <w:sz w:val="28"/>
        </w:rPr>
        <w:object w:dxaOrig="2780" w:dyaOrig="400" w14:anchorId="5E3EBE2E">
          <v:shape id="_x0000_i1661" type="#_x0000_t75" style="width:139.2pt;height:20pt" o:ole="">
            <v:imagedata r:id="rId1181" o:title=""/>
          </v:shape>
          <o:OLEObject Type="Embed" ProgID="Equation.3" ShapeID="_x0000_i1661" DrawAspect="Content" ObjectID="_1585227827" r:id="rId1182"/>
        </w:object>
      </w:r>
      <w:r>
        <w:rPr>
          <w:rFonts w:ascii="Times New Roman" w:hAnsi="Times New Roman"/>
          <w:sz w:val="28"/>
        </w:rPr>
        <w:t xml:space="preserve"> has discriminant </w:t>
      </w:r>
      <w:r w:rsidRPr="00E4150E">
        <w:rPr>
          <w:rFonts w:ascii="Times New Roman" w:hAnsi="Times New Roman"/>
          <w:i/>
          <w:sz w:val="28"/>
        </w:rPr>
        <w:t>d</w:t>
      </w:r>
      <w:r>
        <w:rPr>
          <w:rFonts w:ascii="Times New Roman" w:hAnsi="Times New Roman"/>
          <w:sz w:val="28"/>
        </w:rPr>
        <w:t xml:space="preserve"> and </w:t>
      </w:r>
      <w:r w:rsidRPr="00E4150E">
        <w:rPr>
          <w:rFonts w:ascii="Times New Roman" w:hAnsi="Times New Roman"/>
          <w:position w:val="-10"/>
          <w:sz w:val="28"/>
        </w:rPr>
        <w:object w:dxaOrig="1160" w:dyaOrig="320" w14:anchorId="2812C800">
          <v:shape id="_x0000_i1662" type="#_x0000_t75" style="width:58.4pt;height:16pt" o:ole="">
            <v:imagedata r:id="rId1183" o:title=""/>
          </v:shape>
          <o:OLEObject Type="Embed" ProgID="Equation.3" ShapeID="_x0000_i1662" DrawAspect="Content" ObjectID="_1585227828" r:id="rId1184"/>
        </w:object>
      </w:r>
      <w:r>
        <w:rPr>
          <w:rFonts w:ascii="Times New Roman" w:hAnsi="Times New Roman"/>
          <w:sz w:val="28"/>
        </w:rPr>
        <w:t>.</w:t>
      </w:r>
    </w:p>
    <w:p w14:paraId="35394303" w14:textId="77777777" w:rsidR="006D299A" w:rsidRDefault="006D299A" w:rsidP="006D299A">
      <w:pPr>
        <w:spacing w:line="360" w:lineRule="atLeast"/>
        <w:ind w:left="720"/>
        <w:jc w:val="both"/>
        <w:rPr>
          <w:rFonts w:ascii="Times New Roman" w:hAnsi="Times New Roman"/>
          <w:sz w:val="28"/>
        </w:rPr>
      </w:pPr>
    </w:p>
    <w:p w14:paraId="70CC9311"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Conversely, suppose that </w:t>
      </w:r>
      <w:r w:rsidRPr="00E4150E">
        <w:rPr>
          <w:rFonts w:ascii="Times New Roman" w:hAnsi="Times New Roman"/>
          <w:i/>
          <w:sz w:val="28"/>
        </w:rPr>
        <w:t>f</w:t>
      </w:r>
      <w:r>
        <w:rPr>
          <w:rFonts w:ascii="Times New Roman" w:hAnsi="Times New Roman"/>
          <w:sz w:val="28"/>
        </w:rPr>
        <w:t xml:space="preserve"> has discriminant </w:t>
      </w:r>
      <w:r w:rsidRPr="00E4150E">
        <w:rPr>
          <w:rFonts w:ascii="Times New Roman" w:hAnsi="Times New Roman"/>
          <w:i/>
          <w:sz w:val="28"/>
        </w:rPr>
        <w:t>d</w:t>
      </w:r>
      <w:r>
        <w:rPr>
          <w:rFonts w:ascii="Times New Roman" w:hAnsi="Times New Roman"/>
          <w:sz w:val="28"/>
        </w:rPr>
        <w:t xml:space="preserve"> and </w:t>
      </w:r>
      <w:r w:rsidRPr="00E4150E">
        <w:rPr>
          <w:rFonts w:ascii="Times New Roman" w:hAnsi="Times New Roman"/>
          <w:position w:val="-10"/>
          <w:sz w:val="28"/>
        </w:rPr>
        <w:object w:dxaOrig="1220" w:dyaOrig="320" w14:anchorId="738F60F1">
          <v:shape id="_x0000_i1663" type="#_x0000_t75" style="width:60.8pt;height:16pt" o:ole="">
            <v:imagedata r:id="rId1185" o:title=""/>
          </v:shape>
          <o:OLEObject Type="Embed" ProgID="Equation.3" ShapeID="_x0000_i1663" DrawAspect="Content" ObjectID="_1585227829" r:id="rId1186"/>
        </w:object>
      </w:r>
      <w:r>
        <w:rPr>
          <w:rFonts w:ascii="Times New Roman" w:hAnsi="Times New Roman"/>
          <w:sz w:val="28"/>
        </w:rPr>
        <w:t xml:space="preserve"> with </w:t>
      </w:r>
      <w:r w:rsidRPr="00E4150E">
        <w:rPr>
          <w:rFonts w:ascii="Times New Roman" w:hAnsi="Times New Roman"/>
          <w:position w:val="-10"/>
          <w:sz w:val="28"/>
        </w:rPr>
        <w:object w:dxaOrig="1380" w:dyaOrig="320" w14:anchorId="5E86FF8D">
          <v:shape id="_x0000_i1664" type="#_x0000_t75" style="width:68.8pt;height:16pt" o:ole="">
            <v:imagedata r:id="rId1187" o:title=""/>
          </v:shape>
          <o:OLEObject Type="Embed" ProgID="Equation.3" ShapeID="_x0000_i1664" DrawAspect="Content" ObjectID="_1585227830" r:id="rId1188"/>
        </w:object>
      </w:r>
      <w:r>
        <w:rPr>
          <w:rFonts w:ascii="Times New Roman" w:hAnsi="Times New Roman"/>
          <w:sz w:val="28"/>
        </w:rPr>
        <w:t xml:space="preserve">. Then for some </w:t>
      </w:r>
      <w:r w:rsidRPr="00E4150E">
        <w:rPr>
          <w:rFonts w:ascii="Times New Roman" w:hAnsi="Times New Roman"/>
          <w:i/>
          <w:sz w:val="28"/>
        </w:rPr>
        <w:t>q, s</w:t>
      </w:r>
      <w:r>
        <w:rPr>
          <w:rFonts w:ascii="Times New Roman" w:hAnsi="Times New Roman"/>
          <w:sz w:val="28"/>
        </w:rPr>
        <w:t xml:space="preserve"> we have </w:t>
      </w:r>
      <w:r w:rsidRPr="00E4150E">
        <w:rPr>
          <w:rFonts w:ascii="Times New Roman" w:hAnsi="Times New Roman"/>
          <w:position w:val="-8"/>
          <w:sz w:val="28"/>
        </w:rPr>
        <w:object w:dxaOrig="1220" w:dyaOrig="280" w14:anchorId="7C06A3C1">
          <v:shape id="_x0000_i1665" type="#_x0000_t75" style="width:60.8pt;height:14.4pt" o:ole="">
            <v:imagedata r:id="rId1189" o:title=""/>
          </v:shape>
          <o:OLEObject Type="Embed" ProgID="Equation.3" ShapeID="_x0000_i1665" DrawAspect="Content" ObjectID="_1585227831" r:id="rId1190"/>
        </w:object>
      </w:r>
      <w:r>
        <w:rPr>
          <w:rFonts w:ascii="Times New Roman" w:hAnsi="Times New Roman"/>
          <w:sz w:val="28"/>
        </w:rPr>
        <w:t xml:space="preserve"> and so </w:t>
      </w:r>
      <w:r w:rsidRPr="00E4150E">
        <w:rPr>
          <w:rFonts w:ascii="Times New Roman" w:hAnsi="Times New Roman"/>
          <w:i/>
          <w:sz w:val="28"/>
        </w:rPr>
        <w:t>f</w:t>
      </w:r>
      <w:r>
        <w:rPr>
          <w:rFonts w:ascii="Times New Roman" w:hAnsi="Times New Roman"/>
          <w:sz w:val="28"/>
        </w:rPr>
        <w:t xml:space="preserve"> is </w:t>
      </w:r>
      <w:r>
        <w:rPr>
          <w:rFonts w:ascii="Times New Roman" w:hAnsi="Times New Roman"/>
          <w:sz w:val="28"/>
        </w:rPr>
        <w:lastRenderedPageBreak/>
        <w:t xml:space="preserve">equivalent to a form </w:t>
      </w:r>
      <w:r w:rsidRPr="00E4150E">
        <w:rPr>
          <w:rFonts w:ascii="Times New Roman" w:hAnsi="Times New Roman"/>
          <w:position w:val="-8"/>
          <w:sz w:val="28"/>
        </w:rPr>
        <w:object w:dxaOrig="280" w:dyaOrig="320" w14:anchorId="25C513A8">
          <v:shape id="_x0000_i1666" type="#_x0000_t75" style="width:14.4pt;height:16pt" o:ole="">
            <v:imagedata r:id="rId1191" o:title=""/>
          </v:shape>
          <o:OLEObject Type="Embed" ProgID="Equation.3" ShapeID="_x0000_i1666" DrawAspect="Content" ObjectID="_1585227832" r:id="rId1192"/>
        </w:object>
      </w:r>
      <w:r>
        <w:rPr>
          <w:rFonts w:ascii="Times New Roman" w:hAnsi="Times New Roman"/>
          <w:sz w:val="28"/>
        </w:rPr>
        <w:t xml:space="preserve"> with </w:t>
      </w:r>
      <w:r w:rsidRPr="00E4150E">
        <w:rPr>
          <w:rFonts w:ascii="Times New Roman" w:hAnsi="Times New Roman"/>
          <w:position w:val="-2"/>
          <w:sz w:val="28"/>
        </w:rPr>
        <w:object w:dxaOrig="680" w:dyaOrig="260" w14:anchorId="148FE748">
          <v:shape id="_x0000_i1667" type="#_x0000_t75" style="width:34.4pt;height:12.8pt" o:ole="">
            <v:imagedata r:id="rId1193" o:title=""/>
          </v:shape>
          <o:OLEObject Type="Embed" ProgID="Equation.3" ShapeID="_x0000_i1667" DrawAspect="Content" ObjectID="_1585227833" r:id="rId1194"/>
        </w:object>
      </w:r>
      <w:r>
        <w:rPr>
          <w:rFonts w:ascii="Times New Roman" w:hAnsi="Times New Roman"/>
          <w:sz w:val="28"/>
        </w:rPr>
        <w:t xml:space="preserve">. But </w:t>
      </w:r>
      <w:r w:rsidRPr="00E4150E">
        <w:rPr>
          <w:rFonts w:ascii="Times New Roman" w:hAnsi="Times New Roman"/>
          <w:position w:val="-10"/>
          <w:sz w:val="28"/>
        </w:rPr>
        <w:object w:dxaOrig="660" w:dyaOrig="340" w14:anchorId="6FA86110">
          <v:shape id="_x0000_i1668" type="#_x0000_t75" style="width:32.8pt;height:16.8pt" o:ole="">
            <v:imagedata r:id="rId1195" o:title=""/>
          </v:shape>
          <o:OLEObject Type="Embed" ProgID="Equation.3" ShapeID="_x0000_i1668" DrawAspect="Content" ObjectID="_1585227834" r:id="rId1196"/>
        </w:object>
      </w:r>
      <w:r>
        <w:rPr>
          <w:rFonts w:ascii="Times New Roman" w:hAnsi="Times New Roman"/>
          <w:sz w:val="28"/>
        </w:rPr>
        <w:t xml:space="preserve"> have the same discriminant and so mod </w:t>
      </w:r>
      <w:r w:rsidRPr="00E4150E">
        <w:rPr>
          <w:rFonts w:ascii="Times New Roman" w:hAnsi="Times New Roman"/>
          <w:i/>
          <w:sz w:val="28"/>
        </w:rPr>
        <w:t>n</w:t>
      </w:r>
      <w:r>
        <w:rPr>
          <w:rFonts w:ascii="Times New Roman" w:hAnsi="Times New Roman"/>
          <w:sz w:val="28"/>
        </w:rPr>
        <w:t xml:space="preserve"> the equation </w:t>
      </w:r>
      <w:r w:rsidRPr="00E4150E">
        <w:rPr>
          <w:rFonts w:ascii="Times New Roman" w:hAnsi="Times New Roman"/>
          <w:position w:val="-2"/>
          <w:sz w:val="28"/>
        </w:rPr>
        <w:object w:dxaOrig="780" w:dyaOrig="320" w14:anchorId="29A08D96">
          <v:shape id="_x0000_i1669" type="#_x0000_t75" style="width:39.2pt;height:16pt" o:ole="">
            <v:imagedata r:id="rId1197" o:title=""/>
          </v:shape>
          <o:OLEObject Type="Embed" ProgID="Equation.3" ShapeID="_x0000_i1669" DrawAspect="Content" ObjectID="_1585227835" r:id="rId1198"/>
        </w:object>
      </w:r>
      <w:r>
        <w:rPr>
          <w:rFonts w:ascii="Times New Roman" w:hAnsi="Times New Roman"/>
          <w:sz w:val="28"/>
        </w:rPr>
        <w:t xml:space="preserve"> has a solution </w:t>
      </w:r>
      <w:r w:rsidRPr="00E4150E">
        <w:rPr>
          <w:rFonts w:ascii="Times New Roman" w:hAnsi="Times New Roman"/>
          <w:position w:val="-2"/>
          <w:sz w:val="28"/>
        </w:rPr>
        <w:object w:dxaOrig="240" w:dyaOrig="260" w14:anchorId="0F648731">
          <v:shape id="_x0000_i1670" type="#_x0000_t75" style="width:12pt;height:12.8pt" o:ole="">
            <v:imagedata r:id="rId1199" o:title=""/>
          </v:shape>
          <o:OLEObject Type="Embed" ProgID="Equation.3" ShapeID="_x0000_i1670" DrawAspect="Content" ObjectID="_1585227836" r:id="rId1200"/>
        </w:object>
      </w:r>
      <w:r>
        <w:rPr>
          <w:rFonts w:ascii="Times New Roman" w:hAnsi="Times New Roman"/>
          <w:sz w:val="28"/>
        </w:rPr>
        <w:t>.</w:t>
      </w:r>
    </w:p>
    <w:p w14:paraId="7332F03A" w14:textId="77777777" w:rsidR="006D299A" w:rsidRDefault="006D299A" w:rsidP="006D299A">
      <w:pPr>
        <w:spacing w:line="360" w:lineRule="atLeast"/>
        <w:ind w:left="720"/>
        <w:jc w:val="both"/>
        <w:rPr>
          <w:rFonts w:ascii="Times New Roman" w:hAnsi="Times New Roman"/>
          <w:sz w:val="28"/>
        </w:rPr>
      </w:pPr>
    </w:p>
    <w:p w14:paraId="0436E76C" w14:textId="77777777" w:rsidR="006D299A" w:rsidRPr="00E4150E" w:rsidRDefault="006D299A" w:rsidP="006D299A">
      <w:pPr>
        <w:spacing w:line="360" w:lineRule="atLeast"/>
        <w:jc w:val="both"/>
        <w:rPr>
          <w:rFonts w:ascii="Times New Roman" w:hAnsi="Times New Roman"/>
          <w:b/>
          <w:sz w:val="28"/>
        </w:rPr>
      </w:pPr>
      <w:r w:rsidRPr="00E4150E">
        <w:rPr>
          <w:rFonts w:ascii="Times New Roman" w:hAnsi="Times New Roman"/>
          <w:b/>
          <w:sz w:val="28"/>
        </w:rPr>
        <w:t>Application</w:t>
      </w:r>
    </w:p>
    <w:p w14:paraId="4958C192" w14:textId="77777777" w:rsidR="006D299A" w:rsidRDefault="006D299A" w:rsidP="006D299A">
      <w:pPr>
        <w:spacing w:line="360" w:lineRule="atLeast"/>
        <w:ind w:left="720"/>
        <w:jc w:val="both"/>
        <w:rPr>
          <w:rFonts w:ascii="Times New Roman" w:hAnsi="Times New Roman"/>
          <w:sz w:val="28"/>
        </w:rPr>
      </w:pPr>
      <w:r>
        <w:rPr>
          <w:rFonts w:ascii="Times New Roman" w:hAnsi="Times New Roman"/>
          <w:sz w:val="28"/>
        </w:rPr>
        <w:t xml:space="preserve">Take </w:t>
      </w:r>
      <w:bookmarkStart w:id="537" w:name="OLE_LINK312"/>
      <w:bookmarkStart w:id="538" w:name="OLE_LINK313"/>
      <w:r w:rsidRPr="00E4150E">
        <w:rPr>
          <w:rFonts w:ascii="Times New Roman" w:hAnsi="Times New Roman"/>
          <w:position w:val="-10"/>
          <w:sz w:val="28"/>
        </w:rPr>
        <w:object w:dxaOrig="1900" w:dyaOrig="400" w14:anchorId="1EA31228">
          <v:shape id="_x0000_i1671" type="#_x0000_t75" style="width:95.2pt;height:20pt" o:ole="">
            <v:imagedata r:id="rId1201" o:title=""/>
          </v:shape>
          <o:OLEObject Type="Embed" ProgID="Equation.3" ShapeID="_x0000_i1671" DrawAspect="Content" ObjectID="_1585227837" r:id="rId1202"/>
        </w:object>
      </w:r>
      <w:bookmarkEnd w:id="537"/>
      <w:bookmarkEnd w:id="538"/>
      <w:r>
        <w:rPr>
          <w:rFonts w:ascii="Times New Roman" w:hAnsi="Times New Roman"/>
          <w:sz w:val="28"/>
        </w:rPr>
        <w:t xml:space="preserve"> so that </w:t>
      </w:r>
      <w:r w:rsidRPr="00572836">
        <w:rPr>
          <w:rFonts w:ascii="Times New Roman" w:hAnsi="Times New Roman"/>
          <w:i/>
          <w:sz w:val="28"/>
        </w:rPr>
        <w:t>d</w:t>
      </w:r>
      <w:r>
        <w:rPr>
          <w:rFonts w:ascii="Times New Roman" w:hAnsi="Times New Roman"/>
          <w:sz w:val="28"/>
        </w:rPr>
        <w:t xml:space="preserve"> = –4 and this is the only reduced form with this discriminant.</w:t>
      </w:r>
    </w:p>
    <w:p w14:paraId="6D06E5BD" w14:textId="77777777" w:rsidR="006D299A" w:rsidRDefault="006D299A" w:rsidP="006D299A">
      <w:pPr>
        <w:spacing w:line="360" w:lineRule="atLeast"/>
        <w:ind w:left="720"/>
        <w:jc w:val="both"/>
        <w:rPr>
          <w:rFonts w:ascii="Times New Roman" w:hAnsi="Times New Roman"/>
          <w:sz w:val="28"/>
        </w:rPr>
      </w:pPr>
      <w:proofErr w:type="gramStart"/>
      <w:r>
        <w:rPr>
          <w:rFonts w:ascii="Times New Roman" w:hAnsi="Times New Roman"/>
          <w:sz w:val="28"/>
        </w:rPr>
        <w:t>So</w:t>
      </w:r>
      <w:proofErr w:type="gramEnd"/>
      <w:r>
        <w:rPr>
          <w:rFonts w:ascii="Times New Roman" w:hAnsi="Times New Roman"/>
          <w:sz w:val="28"/>
        </w:rPr>
        <w:t xml:space="preserve"> </w:t>
      </w:r>
      <w:r w:rsidRPr="00E4150E">
        <w:rPr>
          <w:rFonts w:ascii="Times New Roman" w:hAnsi="Times New Roman"/>
          <w:i/>
          <w:sz w:val="28"/>
        </w:rPr>
        <w:t>n</w:t>
      </w:r>
      <w:r>
        <w:rPr>
          <w:rFonts w:ascii="Times New Roman" w:hAnsi="Times New Roman"/>
          <w:sz w:val="28"/>
        </w:rPr>
        <w:t xml:space="preserve"> can be properly represented as </w:t>
      </w:r>
      <w:r w:rsidRPr="00E4150E">
        <w:rPr>
          <w:rFonts w:ascii="Times New Roman" w:hAnsi="Times New Roman"/>
          <w:position w:val="-8"/>
          <w:sz w:val="28"/>
        </w:rPr>
        <w:object w:dxaOrig="860" w:dyaOrig="380" w14:anchorId="70FC5A93">
          <v:shape id="_x0000_i1672" type="#_x0000_t75" style="width:43.2pt;height:19.2pt" o:ole="">
            <v:imagedata r:id="rId1203" o:title=""/>
          </v:shape>
          <o:OLEObject Type="Embed" ProgID="Equation.3" ShapeID="_x0000_i1672" DrawAspect="Content" ObjectID="_1585227838" r:id="rId1204"/>
        </w:object>
      </w:r>
      <w:r>
        <w:rPr>
          <w:rFonts w:ascii="Times New Roman" w:hAnsi="Times New Roman"/>
          <w:sz w:val="28"/>
        </w:rPr>
        <w:t xml:space="preserve"> if and only if –1 is a quadratic residue modulo all the primes dividing </w:t>
      </w:r>
      <w:r w:rsidRPr="00E4150E">
        <w:rPr>
          <w:rFonts w:ascii="Times New Roman" w:hAnsi="Times New Roman"/>
          <w:i/>
          <w:sz w:val="28"/>
        </w:rPr>
        <w:t>n</w:t>
      </w:r>
      <w:r>
        <w:rPr>
          <w:rFonts w:ascii="Times New Roman" w:hAnsi="Times New Roman"/>
          <w:sz w:val="28"/>
        </w:rPr>
        <w:t>. i.e. if and only if</w:t>
      </w:r>
      <w:r w:rsidRPr="00E4150E">
        <w:rPr>
          <w:rFonts w:ascii="Times New Roman" w:hAnsi="Times New Roman"/>
          <w:i/>
          <w:sz w:val="28"/>
        </w:rPr>
        <w:t xml:space="preserve"> n</w:t>
      </w:r>
      <w:r>
        <w:rPr>
          <w:rFonts w:ascii="Times New Roman" w:hAnsi="Times New Roman"/>
          <w:sz w:val="28"/>
        </w:rPr>
        <w:t xml:space="preserve"> is a product of primes of the form 2 or 4</w:t>
      </w:r>
      <w:r w:rsidRPr="00E4150E">
        <w:rPr>
          <w:rFonts w:ascii="Times New Roman" w:hAnsi="Times New Roman"/>
          <w:i/>
          <w:sz w:val="28"/>
        </w:rPr>
        <w:t>k</w:t>
      </w:r>
      <w:r>
        <w:rPr>
          <w:rFonts w:ascii="Times New Roman" w:hAnsi="Times New Roman"/>
          <w:sz w:val="28"/>
        </w:rPr>
        <w:t xml:space="preserve"> + 1.</w:t>
      </w:r>
    </w:p>
    <w:p w14:paraId="3CA86C7C" w14:textId="77777777" w:rsidR="006D299A" w:rsidRDefault="006D299A" w:rsidP="006D299A">
      <w:pPr>
        <w:spacing w:line="360" w:lineRule="atLeast"/>
        <w:ind w:left="720"/>
        <w:jc w:val="both"/>
        <w:rPr>
          <w:rFonts w:ascii="Times New Roman" w:hAnsi="Times New Roman"/>
          <w:sz w:val="28"/>
        </w:rPr>
      </w:pPr>
      <w:proofErr w:type="gramStart"/>
      <w:r>
        <w:rPr>
          <w:rFonts w:ascii="Times New Roman" w:hAnsi="Times New Roman"/>
          <w:sz w:val="28"/>
        </w:rPr>
        <w:t>Thus</w:t>
      </w:r>
      <w:proofErr w:type="gramEnd"/>
      <w:r>
        <w:rPr>
          <w:rFonts w:ascii="Times New Roman" w:hAnsi="Times New Roman"/>
          <w:sz w:val="28"/>
        </w:rPr>
        <w:t xml:space="preserve"> we get the result proved by Fermat: </w:t>
      </w:r>
      <w:r w:rsidRPr="00E4150E">
        <w:rPr>
          <w:rFonts w:ascii="Times New Roman" w:hAnsi="Times New Roman"/>
          <w:i/>
          <w:sz w:val="28"/>
        </w:rPr>
        <w:t>n</w:t>
      </w:r>
      <w:r>
        <w:rPr>
          <w:rFonts w:ascii="Times New Roman" w:hAnsi="Times New Roman"/>
          <w:sz w:val="28"/>
        </w:rPr>
        <w:t xml:space="preserve"> is representable in the form </w:t>
      </w:r>
      <w:r w:rsidRPr="00E4150E">
        <w:rPr>
          <w:rFonts w:ascii="Times New Roman" w:hAnsi="Times New Roman"/>
          <w:position w:val="-8"/>
          <w:sz w:val="28"/>
        </w:rPr>
        <w:object w:dxaOrig="860" w:dyaOrig="380" w14:anchorId="1C2BB5A3">
          <v:shape id="_x0000_i1673" type="#_x0000_t75" style="width:43.2pt;height:19.2pt" o:ole="">
            <v:imagedata r:id="rId1203" o:title=""/>
          </v:shape>
          <o:OLEObject Type="Embed" ProgID="Equation.3" ShapeID="_x0000_i1673" DrawAspect="Content" ObjectID="_1585227839" r:id="rId1205"/>
        </w:object>
      </w:r>
      <w:r>
        <w:rPr>
          <w:rFonts w:ascii="Times New Roman" w:hAnsi="Times New Roman"/>
          <w:sz w:val="28"/>
        </w:rPr>
        <w:t xml:space="preserve"> if and only if all the primes of the form 4</w:t>
      </w:r>
      <w:r w:rsidRPr="00E4150E">
        <w:rPr>
          <w:rFonts w:ascii="Times New Roman" w:hAnsi="Times New Roman"/>
          <w:i/>
          <w:sz w:val="28"/>
        </w:rPr>
        <w:t>k</w:t>
      </w:r>
      <w:r>
        <w:rPr>
          <w:rFonts w:ascii="Times New Roman" w:hAnsi="Times New Roman"/>
          <w:sz w:val="28"/>
        </w:rPr>
        <w:t xml:space="preserve"> + 3 which divide </w:t>
      </w:r>
      <w:r w:rsidRPr="00E4150E">
        <w:rPr>
          <w:rFonts w:ascii="Times New Roman" w:hAnsi="Times New Roman"/>
          <w:i/>
          <w:sz w:val="28"/>
        </w:rPr>
        <w:t>n</w:t>
      </w:r>
      <w:r>
        <w:rPr>
          <w:rFonts w:ascii="Times New Roman" w:hAnsi="Times New Roman"/>
          <w:sz w:val="28"/>
        </w:rPr>
        <w:t xml:space="preserve"> are present as </w:t>
      </w:r>
      <w:r w:rsidRPr="00E4150E">
        <w:rPr>
          <w:rFonts w:ascii="Times New Roman" w:hAnsi="Times New Roman"/>
          <w:i/>
          <w:sz w:val="28"/>
        </w:rPr>
        <w:t>even</w:t>
      </w:r>
      <w:r>
        <w:rPr>
          <w:rFonts w:ascii="Times New Roman" w:hAnsi="Times New Roman"/>
          <w:sz w:val="28"/>
        </w:rPr>
        <w:t xml:space="preserve"> powers.</w:t>
      </w:r>
    </w:p>
    <w:p w14:paraId="2456AF62" w14:textId="77777777" w:rsidR="00271967" w:rsidRPr="000C73E0" w:rsidRDefault="000C73E0" w:rsidP="006D299A">
      <w:pPr>
        <w:spacing w:line="360" w:lineRule="atLeast"/>
        <w:ind w:left="720"/>
        <w:jc w:val="both"/>
        <w:rPr>
          <w:rFonts w:ascii="Times New Roman" w:hAnsi="Times New Roman"/>
          <w:b/>
          <w:sz w:val="36"/>
          <w:vertAlign w:val="superscript"/>
        </w:rPr>
      </w:pPr>
      <w:r>
        <w:rPr>
          <w:rFonts w:ascii="Times New Roman" w:hAnsi="Times New Roman"/>
          <w:sz w:val="28"/>
        </w:rPr>
        <w:br w:type="page"/>
      </w:r>
      <w:r w:rsidRPr="000C73E0">
        <w:rPr>
          <w:rFonts w:ascii="Times New Roman" w:hAnsi="Times New Roman"/>
          <w:b/>
          <w:sz w:val="36"/>
        </w:rPr>
        <w:lastRenderedPageBreak/>
        <w:t>Exercises</w:t>
      </w:r>
    </w:p>
    <w:p w14:paraId="2C931061" w14:textId="77777777" w:rsidR="00271967" w:rsidRDefault="00271967" w:rsidP="006D299A">
      <w:pPr>
        <w:spacing w:line="360" w:lineRule="atLeast"/>
        <w:ind w:left="720"/>
        <w:jc w:val="both"/>
        <w:rPr>
          <w:rFonts w:ascii="Times New Roman" w:hAnsi="Times New Roman"/>
          <w:sz w:val="28"/>
        </w:rPr>
      </w:pPr>
    </w:p>
    <w:p w14:paraId="20E8218C"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1)</w:t>
      </w:r>
      <w:r w:rsidRPr="000C73E0">
        <w:rPr>
          <w:rFonts w:ascii="Times New Roman" w:hAnsi="Times New Roman"/>
          <w:sz w:val="28"/>
        </w:rPr>
        <w:tab/>
      </w:r>
      <w:r w:rsidRPr="000C73E0">
        <w:rPr>
          <w:rFonts w:ascii="Times New Roman" w:hAnsi="Times New Roman"/>
          <w:i/>
          <w:sz w:val="28"/>
        </w:rPr>
        <w:t>Euclidean Algorithm</w:t>
      </w:r>
    </w:p>
    <w:p w14:paraId="045BB634"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a)</w:t>
      </w:r>
      <w:r w:rsidRPr="000C73E0">
        <w:rPr>
          <w:rFonts w:ascii="Times New Roman" w:hAnsi="Times New Roman"/>
          <w:sz w:val="28"/>
        </w:rPr>
        <w:tab/>
        <w:t xml:space="preserve">Write the </w:t>
      </w:r>
      <w:r w:rsidRPr="000C73E0">
        <w:rPr>
          <w:rFonts w:ascii="Times New Roman" w:hAnsi="Times New Roman"/>
          <w:i/>
          <w:sz w:val="28"/>
        </w:rPr>
        <w:t>Highest Common Factor</w:t>
      </w:r>
      <w:r w:rsidRPr="000C73E0">
        <w:rPr>
          <w:rFonts w:ascii="Times New Roman" w:hAnsi="Times New Roman"/>
          <w:sz w:val="28"/>
        </w:rPr>
        <w:t xml:space="preserve"> of 129 and 1728 in the form </w:t>
      </w:r>
      <w:r w:rsidR="000C73E0">
        <w:rPr>
          <w:rFonts w:ascii="Times New Roman" w:hAnsi="Times New Roman"/>
          <w:sz w:val="28"/>
        </w:rPr>
        <w:t xml:space="preserve">         </w:t>
      </w:r>
      <w:r w:rsidRPr="000C73E0">
        <w:rPr>
          <w:rFonts w:ascii="Times New Roman" w:hAnsi="Times New Roman"/>
          <w:sz w:val="28"/>
        </w:rPr>
        <w:t>129</w:t>
      </w:r>
      <w:r w:rsidRPr="000C73E0">
        <w:rPr>
          <w:rFonts w:ascii="Times New Roman" w:hAnsi="Times New Roman"/>
          <w:i/>
          <w:sz w:val="28"/>
        </w:rPr>
        <w:t>x</w:t>
      </w:r>
      <w:r w:rsidRPr="000C73E0">
        <w:rPr>
          <w:rFonts w:ascii="Times New Roman" w:hAnsi="Times New Roman"/>
          <w:sz w:val="28"/>
        </w:rPr>
        <w:t xml:space="preserve"> + 1728</w:t>
      </w:r>
      <w:r w:rsidRPr="000C73E0">
        <w:rPr>
          <w:rFonts w:ascii="Times New Roman" w:hAnsi="Times New Roman"/>
          <w:i/>
          <w:sz w:val="28"/>
        </w:rPr>
        <w:t>y</w:t>
      </w:r>
      <w:r w:rsidRPr="000C73E0">
        <w:rPr>
          <w:rFonts w:ascii="Times New Roman" w:hAnsi="Times New Roman"/>
          <w:sz w:val="28"/>
        </w:rPr>
        <w:t>.</w:t>
      </w:r>
    </w:p>
    <w:p w14:paraId="4D69A129" w14:textId="77777777" w:rsidR="00271967" w:rsidRPr="000C73E0" w:rsidRDefault="00271967" w:rsidP="00271967">
      <w:pPr>
        <w:spacing w:line="360" w:lineRule="atLeast"/>
        <w:ind w:left="720" w:hanging="360"/>
        <w:jc w:val="both"/>
        <w:rPr>
          <w:rFonts w:ascii="Times New Roman" w:hAnsi="Times New Roman"/>
          <w:sz w:val="28"/>
        </w:rPr>
      </w:pPr>
    </w:p>
    <w:p w14:paraId="68588B8B"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b)</w:t>
      </w:r>
      <w:r w:rsidRPr="000C73E0">
        <w:rPr>
          <w:rFonts w:ascii="Times New Roman" w:hAnsi="Times New Roman"/>
          <w:sz w:val="28"/>
        </w:rPr>
        <w:tab/>
        <w:t>If hcf(</w:t>
      </w:r>
      <w:proofErr w:type="gramStart"/>
      <w:r w:rsidRPr="000C73E0">
        <w:rPr>
          <w:rFonts w:ascii="Times New Roman" w:hAnsi="Times New Roman"/>
          <w:i/>
          <w:sz w:val="28"/>
        </w:rPr>
        <w:t>a,b</w:t>
      </w:r>
      <w:proofErr w:type="gramEnd"/>
      <w:r w:rsidRPr="000C73E0">
        <w:rPr>
          <w:rFonts w:ascii="Times New Roman" w:hAnsi="Times New Roman"/>
          <w:sz w:val="28"/>
        </w:rPr>
        <w:t xml:space="preserve">) = 1 and </w:t>
      </w:r>
      <w:r w:rsidRPr="000C73E0">
        <w:rPr>
          <w:rFonts w:ascii="Times New Roman" w:hAnsi="Times New Roman"/>
          <w:i/>
          <w:sz w:val="28"/>
        </w:rPr>
        <w:t>ax</w:t>
      </w:r>
      <w:r w:rsidRPr="000C73E0">
        <w:rPr>
          <w:rFonts w:ascii="Times New Roman" w:hAnsi="Times New Roman"/>
          <w:sz w:val="28"/>
        </w:rPr>
        <w:t xml:space="preserve"> + </w:t>
      </w:r>
      <w:r w:rsidRPr="000C73E0">
        <w:rPr>
          <w:rFonts w:ascii="Times New Roman" w:hAnsi="Times New Roman"/>
          <w:i/>
          <w:sz w:val="28"/>
        </w:rPr>
        <w:t>by</w:t>
      </w:r>
      <w:r w:rsidRPr="000C73E0">
        <w:rPr>
          <w:rFonts w:ascii="Times New Roman" w:hAnsi="Times New Roman"/>
          <w:sz w:val="28"/>
        </w:rPr>
        <w:t xml:space="preserve"> = 1 show that </w:t>
      </w:r>
      <w:r w:rsidRPr="000C73E0">
        <w:rPr>
          <w:rFonts w:ascii="Times New Roman" w:hAnsi="Times New Roman"/>
          <w:i/>
          <w:sz w:val="28"/>
        </w:rPr>
        <w:t>x</w:t>
      </w:r>
      <w:r w:rsidRPr="000C73E0">
        <w:rPr>
          <w:rFonts w:ascii="Times New Roman" w:hAnsi="Times New Roman"/>
          <w:sz w:val="28"/>
        </w:rPr>
        <w:t xml:space="preserve"> is determined up to integer multiples of </w:t>
      </w:r>
      <w:r w:rsidRPr="000C73E0">
        <w:rPr>
          <w:rFonts w:ascii="Times New Roman" w:hAnsi="Times New Roman"/>
          <w:i/>
          <w:sz w:val="28"/>
        </w:rPr>
        <w:t>b</w:t>
      </w:r>
      <w:r w:rsidRPr="000C73E0">
        <w:rPr>
          <w:rFonts w:ascii="Times New Roman" w:hAnsi="Times New Roman"/>
          <w:sz w:val="28"/>
        </w:rPr>
        <w:t>.</w:t>
      </w:r>
    </w:p>
    <w:p w14:paraId="27EE31AF"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ab/>
        <w:t xml:space="preserve">i.e. If we can also write </w:t>
      </w:r>
      <w:r w:rsidRPr="000C73E0">
        <w:rPr>
          <w:rFonts w:ascii="Times New Roman" w:hAnsi="Times New Roman"/>
          <w:i/>
          <w:sz w:val="28"/>
        </w:rPr>
        <w:t>ax'</w:t>
      </w:r>
      <w:r w:rsidRPr="000C73E0">
        <w:rPr>
          <w:rFonts w:ascii="Times New Roman" w:hAnsi="Times New Roman"/>
          <w:sz w:val="28"/>
        </w:rPr>
        <w:t xml:space="preserve"> + </w:t>
      </w:r>
      <w:r w:rsidRPr="000C73E0">
        <w:rPr>
          <w:rFonts w:ascii="Times New Roman" w:hAnsi="Times New Roman"/>
          <w:i/>
          <w:sz w:val="28"/>
        </w:rPr>
        <w:t>by'</w:t>
      </w:r>
      <w:r w:rsidRPr="000C73E0">
        <w:rPr>
          <w:rFonts w:ascii="Times New Roman" w:hAnsi="Times New Roman"/>
          <w:sz w:val="28"/>
        </w:rPr>
        <w:t xml:space="preserve"> = 1 then </w:t>
      </w:r>
      <w:r w:rsidRPr="000C73E0">
        <w:rPr>
          <w:rFonts w:ascii="Times New Roman" w:hAnsi="Times New Roman"/>
          <w:i/>
          <w:sz w:val="28"/>
        </w:rPr>
        <w:t>x</w:t>
      </w:r>
      <w:r w:rsidRPr="000C73E0">
        <w:rPr>
          <w:rFonts w:ascii="Times New Roman" w:hAnsi="Times New Roman"/>
          <w:sz w:val="28"/>
        </w:rPr>
        <w:t xml:space="preserve"> – </w:t>
      </w:r>
      <w:r w:rsidRPr="000C73E0">
        <w:rPr>
          <w:rFonts w:ascii="Times New Roman" w:hAnsi="Times New Roman"/>
          <w:i/>
          <w:sz w:val="28"/>
        </w:rPr>
        <w:t>x'</w:t>
      </w:r>
      <w:r w:rsidRPr="000C73E0">
        <w:rPr>
          <w:rFonts w:ascii="Times New Roman" w:hAnsi="Times New Roman"/>
          <w:sz w:val="28"/>
        </w:rPr>
        <w:t xml:space="preserve"> is an integer multiple of </w:t>
      </w:r>
      <w:r w:rsidRPr="000C73E0">
        <w:rPr>
          <w:rFonts w:ascii="Times New Roman" w:hAnsi="Times New Roman"/>
          <w:i/>
          <w:sz w:val="28"/>
        </w:rPr>
        <w:t>b</w:t>
      </w:r>
      <w:r w:rsidRPr="000C73E0">
        <w:rPr>
          <w:rFonts w:ascii="Times New Roman" w:hAnsi="Times New Roman"/>
          <w:sz w:val="28"/>
        </w:rPr>
        <w:t>.</w:t>
      </w:r>
    </w:p>
    <w:p w14:paraId="77F4C669" w14:textId="77777777" w:rsidR="00271967" w:rsidRPr="000C73E0" w:rsidRDefault="00271967" w:rsidP="00271967">
      <w:pPr>
        <w:spacing w:line="360" w:lineRule="atLeast"/>
        <w:ind w:left="720" w:hanging="360"/>
        <w:jc w:val="both"/>
        <w:rPr>
          <w:rFonts w:ascii="Times New Roman" w:hAnsi="Times New Roman"/>
          <w:sz w:val="28"/>
        </w:rPr>
      </w:pPr>
    </w:p>
    <w:p w14:paraId="046CA10F"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c)</w:t>
      </w:r>
      <w:r w:rsidRPr="000C73E0">
        <w:rPr>
          <w:rFonts w:ascii="Times New Roman" w:hAnsi="Times New Roman"/>
          <w:sz w:val="28"/>
        </w:rPr>
        <w:tab/>
        <w:t xml:space="preserve">More generally, if </w:t>
      </w:r>
      <w:r w:rsidRPr="000C73E0">
        <w:rPr>
          <w:rFonts w:ascii="Times New Roman" w:hAnsi="Times New Roman"/>
          <w:i/>
          <w:sz w:val="28"/>
        </w:rPr>
        <w:t>d</w:t>
      </w:r>
      <w:r w:rsidRPr="000C73E0">
        <w:rPr>
          <w:rFonts w:ascii="Times New Roman" w:hAnsi="Times New Roman"/>
          <w:sz w:val="28"/>
        </w:rPr>
        <w:t xml:space="preserve"> = hcf(</w:t>
      </w:r>
      <w:proofErr w:type="gramStart"/>
      <w:r w:rsidRPr="000C73E0">
        <w:rPr>
          <w:rFonts w:ascii="Times New Roman" w:hAnsi="Times New Roman"/>
          <w:i/>
          <w:sz w:val="28"/>
        </w:rPr>
        <w:t>a,b</w:t>
      </w:r>
      <w:proofErr w:type="gramEnd"/>
      <w:r w:rsidRPr="000C73E0">
        <w:rPr>
          <w:rFonts w:ascii="Times New Roman" w:hAnsi="Times New Roman"/>
          <w:sz w:val="28"/>
        </w:rPr>
        <w:t xml:space="preserve">) &gt; 1 and </w:t>
      </w:r>
      <w:r w:rsidRPr="000C73E0">
        <w:rPr>
          <w:rFonts w:ascii="Times New Roman" w:hAnsi="Times New Roman"/>
          <w:i/>
          <w:sz w:val="28"/>
        </w:rPr>
        <w:t>ax</w:t>
      </w:r>
      <w:r w:rsidRPr="000C73E0">
        <w:rPr>
          <w:rFonts w:ascii="Times New Roman" w:hAnsi="Times New Roman"/>
          <w:sz w:val="28"/>
        </w:rPr>
        <w:t xml:space="preserve"> + </w:t>
      </w:r>
      <w:r w:rsidRPr="000C73E0">
        <w:rPr>
          <w:rFonts w:ascii="Times New Roman" w:hAnsi="Times New Roman"/>
          <w:i/>
          <w:sz w:val="28"/>
        </w:rPr>
        <w:t>by</w:t>
      </w:r>
      <w:r w:rsidRPr="000C73E0">
        <w:rPr>
          <w:rFonts w:ascii="Times New Roman" w:hAnsi="Times New Roman"/>
          <w:sz w:val="28"/>
        </w:rPr>
        <w:t xml:space="preserve">  = </w:t>
      </w:r>
      <w:r w:rsidRPr="000C73E0">
        <w:rPr>
          <w:rFonts w:ascii="Times New Roman" w:hAnsi="Times New Roman"/>
          <w:i/>
          <w:sz w:val="28"/>
        </w:rPr>
        <w:t>d</w:t>
      </w:r>
      <w:r w:rsidRPr="000C73E0">
        <w:rPr>
          <w:rFonts w:ascii="Times New Roman" w:hAnsi="Times New Roman"/>
          <w:sz w:val="28"/>
        </w:rPr>
        <w:t xml:space="preserve"> what choice do we have for </w:t>
      </w:r>
      <w:r w:rsidRPr="000C73E0">
        <w:rPr>
          <w:rFonts w:ascii="Times New Roman" w:hAnsi="Times New Roman"/>
          <w:i/>
          <w:sz w:val="28"/>
        </w:rPr>
        <w:t>x</w:t>
      </w:r>
      <w:r w:rsidRPr="000C73E0">
        <w:rPr>
          <w:rFonts w:ascii="Times New Roman" w:hAnsi="Times New Roman"/>
          <w:sz w:val="28"/>
        </w:rPr>
        <w:t xml:space="preserve"> and </w:t>
      </w:r>
      <w:r w:rsidRPr="000C73E0">
        <w:rPr>
          <w:rFonts w:ascii="Times New Roman" w:hAnsi="Times New Roman"/>
          <w:i/>
          <w:sz w:val="28"/>
        </w:rPr>
        <w:t>y</w:t>
      </w:r>
      <w:r w:rsidRPr="000C73E0">
        <w:rPr>
          <w:rFonts w:ascii="Times New Roman" w:hAnsi="Times New Roman"/>
          <w:sz w:val="28"/>
        </w:rPr>
        <w:t xml:space="preserve"> ?</w:t>
      </w:r>
    </w:p>
    <w:p w14:paraId="566B7A1D" w14:textId="77777777" w:rsidR="00271967" w:rsidRPr="000C73E0" w:rsidRDefault="00271967" w:rsidP="00271967">
      <w:pPr>
        <w:spacing w:line="360" w:lineRule="atLeast"/>
        <w:ind w:left="720" w:hanging="720"/>
        <w:jc w:val="both"/>
        <w:rPr>
          <w:rFonts w:ascii="Times New Roman" w:hAnsi="Times New Roman"/>
          <w:sz w:val="28"/>
        </w:rPr>
      </w:pPr>
    </w:p>
    <w:p w14:paraId="7438972E"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2)</w:t>
      </w:r>
      <w:r w:rsidRPr="000C73E0">
        <w:rPr>
          <w:rFonts w:ascii="Times New Roman" w:hAnsi="Times New Roman"/>
          <w:sz w:val="28"/>
        </w:rPr>
        <w:tab/>
      </w:r>
      <w:r w:rsidRPr="000C73E0">
        <w:rPr>
          <w:rFonts w:ascii="Times New Roman" w:hAnsi="Times New Roman"/>
          <w:i/>
          <w:sz w:val="28"/>
        </w:rPr>
        <w:t>Chinese Remainder Theorem</w:t>
      </w:r>
    </w:p>
    <w:p w14:paraId="3A0CA816"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r>
      <w:proofErr w:type="gramStart"/>
      <w:r w:rsidRPr="000C73E0">
        <w:rPr>
          <w:rFonts w:ascii="Times New Roman" w:hAnsi="Times New Roman"/>
          <w:sz w:val="28"/>
        </w:rPr>
        <w:t xml:space="preserve">Let  </w:t>
      </w:r>
      <w:r w:rsidRPr="000C73E0">
        <w:rPr>
          <w:rFonts w:ascii="Times New Roman" w:hAnsi="Times New Roman"/>
          <w:i/>
          <w:sz w:val="28"/>
        </w:rPr>
        <w:t>p</w:t>
      </w:r>
      <w:proofErr w:type="gramEnd"/>
      <w:r w:rsidRPr="000C73E0">
        <w:rPr>
          <w:rFonts w:ascii="Times New Roman" w:hAnsi="Times New Roman"/>
          <w:sz w:val="28"/>
        </w:rPr>
        <w:t xml:space="preserve"> and  </w:t>
      </w:r>
      <w:r w:rsidRPr="000C73E0">
        <w:rPr>
          <w:rFonts w:ascii="Times New Roman" w:hAnsi="Times New Roman"/>
          <w:i/>
          <w:sz w:val="28"/>
        </w:rPr>
        <w:t>q</w:t>
      </w:r>
      <w:r w:rsidRPr="000C73E0">
        <w:rPr>
          <w:rFonts w:ascii="Times New Roman" w:hAnsi="Times New Roman"/>
          <w:sz w:val="28"/>
        </w:rPr>
        <w:t xml:space="preserve"> be coprime and suppose that </w:t>
      </w:r>
      <w:r w:rsidRPr="000C73E0">
        <w:rPr>
          <w:rFonts w:ascii="Times New Roman" w:hAnsi="Times New Roman"/>
          <w:i/>
          <w:sz w:val="28"/>
        </w:rPr>
        <w:t>pr</w:t>
      </w:r>
      <w:r w:rsidRPr="000C73E0">
        <w:rPr>
          <w:rFonts w:ascii="Times New Roman" w:hAnsi="Times New Roman"/>
          <w:sz w:val="28"/>
        </w:rPr>
        <w:t xml:space="preserve"> + </w:t>
      </w:r>
      <w:r w:rsidRPr="000C73E0">
        <w:rPr>
          <w:rFonts w:ascii="Times New Roman" w:hAnsi="Times New Roman"/>
          <w:i/>
          <w:sz w:val="28"/>
        </w:rPr>
        <w:t>qs</w:t>
      </w:r>
      <w:r w:rsidRPr="000C73E0">
        <w:rPr>
          <w:rFonts w:ascii="Times New Roman" w:hAnsi="Times New Roman"/>
          <w:sz w:val="28"/>
        </w:rPr>
        <w:t xml:space="preserve"> = 1 for integers </w:t>
      </w:r>
      <w:r w:rsidRPr="000C73E0">
        <w:rPr>
          <w:rFonts w:ascii="Times New Roman" w:hAnsi="Times New Roman"/>
          <w:i/>
          <w:sz w:val="28"/>
        </w:rPr>
        <w:t>r</w:t>
      </w:r>
      <w:r w:rsidRPr="000C73E0">
        <w:rPr>
          <w:rFonts w:ascii="Times New Roman" w:hAnsi="Times New Roman"/>
          <w:sz w:val="28"/>
        </w:rPr>
        <w:t xml:space="preserve"> and </w:t>
      </w:r>
      <w:r w:rsidRPr="000C73E0">
        <w:rPr>
          <w:rFonts w:ascii="Times New Roman" w:hAnsi="Times New Roman"/>
          <w:i/>
          <w:sz w:val="28"/>
        </w:rPr>
        <w:t>s</w:t>
      </w:r>
      <w:r w:rsidRPr="000C73E0">
        <w:rPr>
          <w:rFonts w:ascii="Times New Roman" w:hAnsi="Times New Roman"/>
          <w:sz w:val="28"/>
        </w:rPr>
        <w:t xml:space="preserve">.  Verify that the </w:t>
      </w:r>
      <w:proofErr w:type="gramStart"/>
      <w:r w:rsidRPr="000C73E0">
        <w:rPr>
          <w:rFonts w:ascii="Times New Roman" w:hAnsi="Times New Roman"/>
          <w:sz w:val="28"/>
        </w:rPr>
        <w:t xml:space="preserve">integer  </w:t>
      </w:r>
      <w:r w:rsidRPr="000C73E0">
        <w:rPr>
          <w:rFonts w:ascii="Times New Roman" w:hAnsi="Times New Roman"/>
          <w:i/>
          <w:sz w:val="28"/>
        </w:rPr>
        <w:t>x</w:t>
      </w:r>
      <w:proofErr w:type="gramEnd"/>
      <w:r w:rsidRPr="000C73E0">
        <w:rPr>
          <w:rFonts w:ascii="Times New Roman" w:hAnsi="Times New Roman"/>
          <w:sz w:val="28"/>
        </w:rPr>
        <w:t xml:space="preserve"> = </w:t>
      </w:r>
      <w:r w:rsidRPr="000C73E0">
        <w:rPr>
          <w:rFonts w:ascii="Times New Roman" w:hAnsi="Times New Roman"/>
          <w:i/>
          <w:sz w:val="28"/>
        </w:rPr>
        <w:t>prb</w:t>
      </w:r>
      <w:r w:rsidRPr="000C73E0">
        <w:rPr>
          <w:rFonts w:ascii="Times New Roman" w:hAnsi="Times New Roman"/>
          <w:sz w:val="28"/>
        </w:rPr>
        <w:t xml:space="preserve"> + </w:t>
      </w:r>
      <w:r w:rsidRPr="000C73E0">
        <w:rPr>
          <w:rFonts w:ascii="Times New Roman" w:hAnsi="Times New Roman"/>
          <w:i/>
          <w:sz w:val="28"/>
        </w:rPr>
        <w:t>qsa</w:t>
      </w:r>
      <w:r w:rsidRPr="000C73E0">
        <w:rPr>
          <w:rFonts w:ascii="Times New Roman" w:hAnsi="Times New Roman"/>
          <w:sz w:val="28"/>
        </w:rPr>
        <w:t xml:space="preserve">  is a solution of the </w:t>
      </w:r>
      <w:r w:rsidRPr="000C73E0">
        <w:rPr>
          <w:rFonts w:ascii="Times New Roman" w:hAnsi="Times New Roman"/>
          <w:i/>
          <w:sz w:val="28"/>
        </w:rPr>
        <w:t>simultaneous congruences</w:t>
      </w:r>
      <w:r w:rsidRPr="000C73E0">
        <w:rPr>
          <w:rFonts w:ascii="Times New Roman" w:hAnsi="Times New Roman"/>
          <w:sz w:val="28"/>
        </w:rPr>
        <w:t xml:space="preserve"> </w:t>
      </w:r>
    </w:p>
    <w:p w14:paraId="12992EE2"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r>
      <w:r w:rsidRPr="000C73E0">
        <w:rPr>
          <w:rFonts w:ascii="Times New Roman" w:hAnsi="Times New Roman"/>
          <w:sz w:val="28"/>
        </w:rPr>
        <w:tab/>
      </w:r>
      <w:r w:rsidRPr="000C73E0">
        <w:rPr>
          <w:rFonts w:ascii="Times New Roman" w:hAnsi="Times New Roman"/>
          <w:i/>
          <w:sz w:val="28"/>
        </w:rPr>
        <w:t>x</w:t>
      </w:r>
      <w:r w:rsidRPr="000C73E0">
        <w:rPr>
          <w:rFonts w:ascii="Times New Roman" w:hAnsi="Times New Roman"/>
          <w:sz w:val="28"/>
        </w:rPr>
        <w:t xml:space="preserve"> = </w:t>
      </w:r>
      <w:r w:rsidRPr="000C73E0">
        <w:rPr>
          <w:rFonts w:ascii="Times New Roman" w:hAnsi="Times New Roman"/>
          <w:i/>
          <w:sz w:val="28"/>
        </w:rPr>
        <w:t>a</w:t>
      </w:r>
      <w:r w:rsidRPr="000C73E0">
        <w:rPr>
          <w:rFonts w:ascii="Times New Roman" w:hAnsi="Times New Roman"/>
          <w:sz w:val="28"/>
        </w:rPr>
        <w:t xml:space="preserve"> (modulo </w:t>
      </w:r>
      <w:r w:rsidRPr="000C73E0">
        <w:rPr>
          <w:rFonts w:ascii="Times New Roman" w:hAnsi="Times New Roman"/>
          <w:i/>
          <w:sz w:val="28"/>
        </w:rPr>
        <w:t>p</w:t>
      </w:r>
      <w:r w:rsidRPr="000C73E0">
        <w:rPr>
          <w:rFonts w:ascii="Times New Roman" w:hAnsi="Times New Roman"/>
          <w:sz w:val="28"/>
        </w:rPr>
        <w:t xml:space="preserve">) </w:t>
      </w:r>
      <w:proofErr w:type="gramStart"/>
      <w:r w:rsidRPr="000C73E0">
        <w:rPr>
          <w:rFonts w:ascii="Times New Roman" w:hAnsi="Times New Roman"/>
          <w:i/>
          <w:sz w:val="28"/>
        </w:rPr>
        <w:t>and</w:t>
      </w:r>
      <w:r w:rsidRPr="000C73E0">
        <w:rPr>
          <w:rFonts w:ascii="Times New Roman" w:hAnsi="Times New Roman"/>
          <w:sz w:val="28"/>
        </w:rPr>
        <w:t xml:space="preserve">  </w:t>
      </w:r>
      <w:r w:rsidRPr="000C73E0">
        <w:rPr>
          <w:rFonts w:ascii="Times New Roman" w:hAnsi="Times New Roman"/>
          <w:i/>
          <w:sz w:val="28"/>
        </w:rPr>
        <w:t>x</w:t>
      </w:r>
      <w:proofErr w:type="gramEnd"/>
      <w:r w:rsidRPr="000C73E0">
        <w:rPr>
          <w:rFonts w:ascii="Times New Roman" w:hAnsi="Times New Roman"/>
          <w:sz w:val="28"/>
        </w:rPr>
        <w:t xml:space="preserve"> = </w:t>
      </w:r>
      <w:r w:rsidRPr="000C73E0">
        <w:rPr>
          <w:rFonts w:ascii="Times New Roman" w:hAnsi="Times New Roman"/>
          <w:i/>
          <w:sz w:val="28"/>
        </w:rPr>
        <w:t>b</w:t>
      </w:r>
      <w:r w:rsidRPr="000C73E0">
        <w:rPr>
          <w:rFonts w:ascii="Times New Roman" w:hAnsi="Times New Roman"/>
          <w:sz w:val="28"/>
        </w:rPr>
        <w:t xml:space="preserve"> (modulo </w:t>
      </w:r>
      <w:r w:rsidRPr="000C73E0">
        <w:rPr>
          <w:rFonts w:ascii="Times New Roman" w:hAnsi="Times New Roman"/>
          <w:i/>
          <w:sz w:val="28"/>
        </w:rPr>
        <w:t>q</w:t>
      </w:r>
      <w:r w:rsidRPr="000C73E0">
        <w:rPr>
          <w:rFonts w:ascii="Times New Roman" w:hAnsi="Times New Roman"/>
          <w:sz w:val="28"/>
        </w:rPr>
        <w:t>).</w:t>
      </w:r>
    </w:p>
    <w:p w14:paraId="19A8543E"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Show that this solution is </w:t>
      </w:r>
      <w:r w:rsidRPr="000C73E0">
        <w:rPr>
          <w:rFonts w:ascii="Times New Roman" w:hAnsi="Times New Roman"/>
          <w:i/>
          <w:sz w:val="28"/>
        </w:rPr>
        <w:t>unique</w:t>
      </w:r>
      <w:r w:rsidRPr="000C73E0">
        <w:rPr>
          <w:rFonts w:ascii="Times New Roman" w:hAnsi="Times New Roman"/>
          <w:sz w:val="28"/>
        </w:rPr>
        <w:t xml:space="preserve"> modulo the product </w:t>
      </w:r>
      <w:r w:rsidRPr="000C73E0">
        <w:rPr>
          <w:rFonts w:ascii="Times New Roman" w:hAnsi="Times New Roman"/>
          <w:i/>
          <w:sz w:val="28"/>
        </w:rPr>
        <w:t>pq</w:t>
      </w:r>
      <w:r w:rsidRPr="000C73E0">
        <w:rPr>
          <w:rFonts w:ascii="Times New Roman" w:hAnsi="Times New Roman"/>
          <w:sz w:val="28"/>
        </w:rPr>
        <w:t>.</w:t>
      </w:r>
    </w:p>
    <w:p w14:paraId="69B49494"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[This result can be traced back to mediaeval Chinese manuscripts, though the Greeks probably knew it too.]</w:t>
      </w:r>
    </w:p>
    <w:p w14:paraId="4FB4EB99"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Find a solution to the simultaneous congruences </w:t>
      </w:r>
    </w:p>
    <w:p w14:paraId="6ABF33C2"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i/>
          <w:sz w:val="28"/>
        </w:rPr>
        <w:tab/>
      </w:r>
      <w:r w:rsidRPr="000C73E0">
        <w:rPr>
          <w:rFonts w:ascii="Times New Roman" w:hAnsi="Times New Roman"/>
          <w:i/>
          <w:sz w:val="28"/>
        </w:rPr>
        <w:tab/>
        <w:t>x</w:t>
      </w:r>
      <w:r w:rsidRPr="000C73E0">
        <w:rPr>
          <w:rFonts w:ascii="Times New Roman" w:hAnsi="Times New Roman"/>
          <w:sz w:val="28"/>
        </w:rPr>
        <w:t xml:space="preserve"> = 5 (modulo 13) and </w:t>
      </w:r>
      <w:r w:rsidRPr="000C73E0">
        <w:rPr>
          <w:rFonts w:ascii="Times New Roman" w:hAnsi="Times New Roman"/>
          <w:i/>
          <w:sz w:val="28"/>
        </w:rPr>
        <w:t>x</w:t>
      </w:r>
      <w:r w:rsidRPr="000C73E0">
        <w:rPr>
          <w:rFonts w:ascii="Times New Roman" w:hAnsi="Times New Roman"/>
          <w:sz w:val="28"/>
        </w:rPr>
        <w:t xml:space="preserve"> = 7 (modulo 8). </w:t>
      </w:r>
    </w:p>
    <w:p w14:paraId="443177E3" w14:textId="77777777" w:rsidR="00271967" w:rsidRPr="000C73E0" w:rsidRDefault="00271967" w:rsidP="00271967">
      <w:pPr>
        <w:spacing w:line="360" w:lineRule="atLeast"/>
        <w:ind w:left="720" w:hanging="720"/>
        <w:jc w:val="both"/>
        <w:rPr>
          <w:rFonts w:ascii="Times New Roman" w:hAnsi="Times New Roman"/>
          <w:sz w:val="28"/>
        </w:rPr>
      </w:pPr>
    </w:p>
    <w:p w14:paraId="38D11436"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3)</w:t>
      </w:r>
      <w:r w:rsidRPr="000C73E0">
        <w:rPr>
          <w:rFonts w:ascii="Times New Roman" w:hAnsi="Times New Roman"/>
          <w:sz w:val="28"/>
        </w:rPr>
        <w:tab/>
      </w:r>
      <w:r w:rsidRPr="000C73E0">
        <w:rPr>
          <w:rFonts w:ascii="Times New Roman" w:hAnsi="Times New Roman"/>
          <w:i/>
          <w:sz w:val="28"/>
        </w:rPr>
        <w:t>Euclid's proof of the infinitude of the primes</w:t>
      </w:r>
    </w:p>
    <w:p w14:paraId="48011FCD"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a)</w:t>
      </w:r>
      <w:r w:rsidRPr="000C73E0">
        <w:rPr>
          <w:rFonts w:ascii="Times New Roman" w:hAnsi="Times New Roman"/>
          <w:sz w:val="28"/>
        </w:rPr>
        <w:tab/>
        <w:t xml:space="preserve">Let the first </w:t>
      </w:r>
      <w:r w:rsidRPr="000C73E0">
        <w:rPr>
          <w:rFonts w:ascii="Times New Roman" w:hAnsi="Times New Roman"/>
          <w:i/>
          <w:sz w:val="28"/>
        </w:rPr>
        <w:t>n</w:t>
      </w:r>
      <w:r w:rsidRPr="000C73E0">
        <w:rPr>
          <w:rFonts w:ascii="Times New Roman" w:hAnsi="Times New Roman"/>
          <w:sz w:val="28"/>
        </w:rPr>
        <w:t xml:space="preserve"> prime numbers be </w:t>
      </w:r>
      <w:r w:rsidR="00D404BF" w:rsidRPr="00D404BF">
        <w:rPr>
          <w:rFonts w:ascii="Times New Roman" w:hAnsi="Times New Roman"/>
          <w:i/>
          <w:position w:val="-10"/>
          <w:sz w:val="28"/>
        </w:rPr>
        <w:object w:dxaOrig="1340" w:dyaOrig="340" w14:anchorId="53E3E7FC">
          <v:shape id="_x0000_i1674" type="#_x0000_t75" style="width:67.2pt;height:16.8pt" o:ole="">
            <v:imagedata r:id="rId1206" o:title=""/>
          </v:shape>
          <o:OLEObject Type="Embed" ProgID="Equation.3" ShapeID="_x0000_i1674" DrawAspect="Content" ObjectID="_1585227840" r:id="rId1207"/>
        </w:object>
      </w:r>
      <w:r w:rsidRPr="000C73E0">
        <w:rPr>
          <w:rFonts w:ascii="Times New Roman" w:hAnsi="Times New Roman"/>
          <w:sz w:val="28"/>
        </w:rPr>
        <w:t xml:space="preserve">. Is the number </w:t>
      </w:r>
      <w:r w:rsidR="00D404BF" w:rsidRPr="00D404BF">
        <w:rPr>
          <w:rFonts w:ascii="Times New Roman" w:hAnsi="Times New Roman"/>
          <w:i/>
          <w:position w:val="-10"/>
          <w:sz w:val="28"/>
        </w:rPr>
        <w:object w:dxaOrig="1480" w:dyaOrig="340" w14:anchorId="69478A1B">
          <v:shape id="_x0000_i1675" type="#_x0000_t75" style="width:74.4pt;height:16.8pt" o:ole="">
            <v:imagedata r:id="rId1208" o:title=""/>
          </v:shape>
          <o:OLEObject Type="Embed" ProgID="Equation.3" ShapeID="_x0000_i1675" DrawAspect="Content" ObjectID="_1585227841" r:id="rId1209"/>
        </w:object>
      </w:r>
      <w:r w:rsidRPr="000C73E0">
        <w:rPr>
          <w:rFonts w:ascii="Times New Roman" w:hAnsi="Times New Roman"/>
          <w:sz w:val="28"/>
        </w:rPr>
        <w:t xml:space="preserve"> always prime? How does this affect Euclid's proof of the infinitude of the primes?</w:t>
      </w:r>
    </w:p>
    <w:p w14:paraId="6E2DE08C" w14:textId="77777777" w:rsidR="00271967" w:rsidRPr="000C73E0" w:rsidRDefault="00271967" w:rsidP="00271967">
      <w:pPr>
        <w:spacing w:line="360" w:lineRule="atLeast"/>
        <w:ind w:left="720" w:hanging="360"/>
        <w:jc w:val="both"/>
        <w:rPr>
          <w:rFonts w:ascii="Times New Roman" w:hAnsi="Times New Roman"/>
          <w:sz w:val="28"/>
        </w:rPr>
      </w:pPr>
    </w:p>
    <w:p w14:paraId="710C5C55" w14:textId="77777777" w:rsidR="00271967" w:rsidRPr="000C73E0" w:rsidRDefault="00271967" w:rsidP="00271967">
      <w:pPr>
        <w:spacing w:line="360" w:lineRule="atLeast"/>
        <w:ind w:left="720" w:hanging="360"/>
        <w:jc w:val="both"/>
        <w:rPr>
          <w:rFonts w:ascii="Times New Roman" w:hAnsi="Times New Roman"/>
          <w:sz w:val="28"/>
        </w:rPr>
      </w:pPr>
      <w:r w:rsidRPr="000C73E0">
        <w:rPr>
          <w:rFonts w:ascii="Times New Roman" w:hAnsi="Times New Roman"/>
          <w:sz w:val="28"/>
        </w:rPr>
        <w:t>b)</w:t>
      </w:r>
      <w:r w:rsidRPr="000C73E0">
        <w:rPr>
          <w:rFonts w:ascii="Times New Roman" w:hAnsi="Times New Roman"/>
          <w:sz w:val="28"/>
        </w:rPr>
        <w:tab/>
        <w:t xml:space="preserve">What about the number </w:t>
      </w:r>
      <w:r w:rsidR="00D404BF" w:rsidRPr="00D404BF">
        <w:rPr>
          <w:rFonts w:ascii="Times New Roman" w:hAnsi="Times New Roman"/>
          <w:i/>
          <w:position w:val="-10"/>
          <w:sz w:val="28"/>
        </w:rPr>
        <w:object w:dxaOrig="1460" w:dyaOrig="340" w14:anchorId="788A2CA9">
          <v:shape id="_x0000_i1676" type="#_x0000_t75" style="width:72.8pt;height:16.8pt" o:ole="">
            <v:imagedata r:id="rId1210" o:title=""/>
          </v:shape>
          <o:OLEObject Type="Embed" ProgID="Equation.3" ShapeID="_x0000_i1676" DrawAspect="Content" ObjectID="_1585227842" r:id="rId1211"/>
        </w:object>
      </w:r>
      <w:r w:rsidRPr="000C73E0">
        <w:rPr>
          <w:rFonts w:ascii="Times New Roman" w:hAnsi="Times New Roman"/>
          <w:sz w:val="28"/>
        </w:rPr>
        <w:t>?</w:t>
      </w:r>
    </w:p>
    <w:p w14:paraId="023F244A" w14:textId="77777777" w:rsidR="00271967" w:rsidRPr="000C73E0" w:rsidRDefault="00271967" w:rsidP="00271967">
      <w:pPr>
        <w:spacing w:line="360" w:lineRule="atLeast"/>
        <w:ind w:left="720" w:hanging="720"/>
        <w:jc w:val="both"/>
        <w:rPr>
          <w:rFonts w:ascii="Times New Roman" w:hAnsi="Times New Roman"/>
          <w:sz w:val="28"/>
        </w:rPr>
      </w:pPr>
    </w:p>
    <w:p w14:paraId="4B5FE4A7"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4)</w:t>
      </w:r>
      <w:r w:rsidRPr="000C73E0">
        <w:rPr>
          <w:rFonts w:ascii="Times New Roman" w:hAnsi="Times New Roman"/>
          <w:sz w:val="28"/>
        </w:rPr>
        <w:tab/>
      </w:r>
      <w:r w:rsidRPr="000C73E0">
        <w:rPr>
          <w:rFonts w:ascii="Times New Roman" w:hAnsi="Times New Roman"/>
          <w:i/>
          <w:sz w:val="28"/>
        </w:rPr>
        <w:t>Primes of the form</w:t>
      </w:r>
      <w:r w:rsidRPr="000C73E0">
        <w:rPr>
          <w:rFonts w:ascii="Times New Roman" w:hAnsi="Times New Roman"/>
          <w:sz w:val="28"/>
        </w:rPr>
        <w:t xml:space="preserve"> 4</w:t>
      </w:r>
      <w:r w:rsidRPr="000C73E0">
        <w:rPr>
          <w:rFonts w:ascii="Times New Roman" w:hAnsi="Times New Roman"/>
          <w:i/>
          <w:sz w:val="28"/>
        </w:rPr>
        <w:t>k</w:t>
      </w:r>
      <w:r w:rsidRPr="000C73E0">
        <w:rPr>
          <w:rFonts w:ascii="Times New Roman" w:hAnsi="Times New Roman"/>
          <w:sz w:val="28"/>
        </w:rPr>
        <w:t xml:space="preserve"> – 1</w:t>
      </w:r>
    </w:p>
    <w:p w14:paraId="38D3B63C"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If </w:t>
      </w:r>
      <w:r w:rsidR="00D404BF" w:rsidRPr="00D404BF">
        <w:rPr>
          <w:rFonts w:ascii="Times New Roman" w:hAnsi="Times New Roman"/>
          <w:i/>
          <w:position w:val="-10"/>
          <w:sz w:val="28"/>
        </w:rPr>
        <w:object w:dxaOrig="1260" w:dyaOrig="340" w14:anchorId="67E03D16">
          <v:shape id="_x0000_i1677" type="#_x0000_t75" style="width:63.2pt;height:16.8pt" o:ole="">
            <v:imagedata r:id="rId1212" o:title=""/>
          </v:shape>
          <o:OLEObject Type="Embed" ProgID="Equation.3" ShapeID="_x0000_i1677" DrawAspect="Content" ObjectID="_1585227843" r:id="rId1213"/>
        </w:object>
      </w:r>
      <w:r w:rsidRPr="000C73E0">
        <w:rPr>
          <w:rFonts w:ascii="Times New Roman" w:hAnsi="Times New Roman"/>
          <w:sz w:val="28"/>
          <w:szCs w:val="16"/>
        </w:rPr>
        <w:t xml:space="preserve"> </w:t>
      </w:r>
      <w:r w:rsidRPr="000C73E0">
        <w:rPr>
          <w:rFonts w:ascii="Times New Roman" w:hAnsi="Times New Roman"/>
          <w:sz w:val="28"/>
        </w:rPr>
        <w:t>are primes of the form 4</w:t>
      </w:r>
      <w:r w:rsidRPr="000C73E0">
        <w:rPr>
          <w:rFonts w:ascii="Times New Roman" w:hAnsi="Times New Roman"/>
          <w:i/>
          <w:sz w:val="28"/>
        </w:rPr>
        <w:t>k</w:t>
      </w:r>
      <w:r w:rsidRPr="000C73E0">
        <w:rPr>
          <w:rFonts w:ascii="Times New Roman" w:hAnsi="Times New Roman"/>
          <w:sz w:val="28"/>
        </w:rPr>
        <w:t xml:space="preserve"> – 1, prove that the number  </w:t>
      </w:r>
      <w:r w:rsidR="00D404BF" w:rsidRPr="00D404BF">
        <w:rPr>
          <w:rFonts w:ascii="Times New Roman" w:hAnsi="Times New Roman"/>
          <w:i/>
          <w:position w:val="-10"/>
          <w:sz w:val="28"/>
        </w:rPr>
        <w:object w:dxaOrig="1540" w:dyaOrig="340" w14:anchorId="20947233">
          <v:shape id="_x0000_i1678" type="#_x0000_t75" style="width:76.8pt;height:16.8pt" o:ole="">
            <v:imagedata r:id="rId1214" o:title=""/>
          </v:shape>
          <o:OLEObject Type="Embed" ProgID="Equation.3" ShapeID="_x0000_i1678" DrawAspect="Content" ObjectID="_1585227844" r:id="rId1215"/>
        </w:object>
      </w:r>
      <w:r w:rsidRPr="000C73E0">
        <w:rPr>
          <w:rFonts w:ascii="Times New Roman" w:hAnsi="Times New Roman"/>
          <w:sz w:val="28"/>
        </w:rPr>
        <w:t xml:space="preserve"> cannot have all its factors of the form 4</w:t>
      </w:r>
      <w:r w:rsidRPr="000C73E0">
        <w:rPr>
          <w:rFonts w:ascii="Times New Roman" w:hAnsi="Times New Roman"/>
          <w:i/>
          <w:sz w:val="28"/>
        </w:rPr>
        <w:t>k</w:t>
      </w:r>
      <w:r w:rsidRPr="000C73E0">
        <w:rPr>
          <w:rFonts w:ascii="Times New Roman" w:hAnsi="Times New Roman"/>
          <w:sz w:val="28"/>
        </w:rPr>
        <w:t xml:space="preserve"> + 1. Imitate Euclid's proof to deduce that there are infinitely many primes of the form 4</w:t>
      </w:r>
      <w:r w:rsidRPr="000C73E0">
        <w:rPr>
          <w:rFonts w:ascii="Times New Roman" w:hAnsi="Times New Roman"/>
          <w:i/>
          <w:sz w:val="28"/>
        </w:rPr>
        <w:t>k</w:t>
      </w:r>
      <w:r w:rsidRPr="000C73E0">
        <w:rPr>
          <w:rFonts w:ascii="Times New Roman" w:hAnsi="Times New Roman"/>
          <w:sz w:val="28"/>
        </w:rPr>
        <w:t xml:space="preserve"> – 1.</w:t>
      </w:r>
    </w:p>
    <w:p w14:paraId="2D02E4EE"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Can one use the same method to prove that there are infinitely many primes of the form  </w:t>
      </w:r>
      <w:r w:rsidR="00D404BF">
        <w:rPr>
          <w:rFonts w:ascii="Times New Roman" w:hAnsi="Times New Roman"/>
          <w:sz w:val="28"/>
        </w:rPr>
        <w:t xml:space="preserve"> </w:t>
      </w:r>
      <w:r w:rsidRPr="000C73E0">
        <w:rPr>
          <w:rFonts w:ascii="Times New Roman" w:hAnsi="Times New Roman"/>
          <w:sz w:val="28"/>
        </w:rPr>
        <w:t>4</w:t>
      </w:r>
      <w:r w:rsidRPr="000C73E0">
        <w:rPr>
          <w:rFonts w:ascii="Times New Roman" w:hAnsi="Times New Roman"/>
          <w:i/>
          <w:sz w:val="28"/>
        </w:rPr>
        <w:t>k</w:t>
      </w:r>
      <w:r w:rsidRPr="000C73E0">
        <w:rPr>
          <w:rFonts w:ascii="Times New Roman" w:hAnsi="Times New Roman"/>
          <w:sz w:val="28"/>
        </w:rPr>
        <w:t xml:space="preserve"> + 1?</w:t>
      </w:r>
    </w:p>
    <w:p w14:paraId="63153CB9" w14:textId="77777777" w:rsidR="00271967" w:rsidRPr="000C73E0" w:rsidRDefault="00271967" w:rsidP="00271967">
      <w:pPr>
        <w:spacing w:line="360" w:lineRule="atLeast"/>
        <w:ind w:left="720" w:hanging="720"/>
        <w:jc w:val="both"/>
        <w:rPr>
          <w:rFonts w:ascii="Times New Roman" w:hAnsi="Times New Roman"/>
          <w:sz w:val="28"/>
        </w:rPr>
      </w:pPr>
    </w:p>
    <w:p w14:paraId="40C7833D"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lastRenderedPageBreak/>
        <w:t>5)</w:t>
      </w:r>
      <w:r w:rsidRPr="000C73E0">
        <w:rPr>
          <w:rFonts w:ascii="Times New Roman" w:hAnsi="Times New Roman"/>
          <w:sz w:val="28"/>
        </w:rPr>
        <w:tab/>
      </w:r>
      <w:r w:rsidRPr="000C73E0">
        <w:rPr>
          <w:rFonts w:ascii="Times New Roman" w:hAnsi="Times New Roman"/>
          <w:i/>
          <w:sz w:val="28"/>
        </w:rPr>
        <w:t>Hilbert's example of a system where factorisation is not unique</w:t>
      </w:r>
    </w:p>
    <w:p w14:paraId="41028291"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Let </w:t>
      </w:r>
      <w:r w:rsidRPr="000C73E0">
        <w:rPr>
          <w:rFonts w:ascii="Times New Roman" w:hAnsi="Times New Roman"/>
          <w:i/>
          <w:sz w:val="28"/>
        </w:rPr>
        <w:t>H</w:t>
      </w:r>
      <w:r w:rsidRPr="000C73E0">
        <w:rPr>
          <w:rFonts w:ascii="Times New Roman" w:hAnsi="Times New Roman"/>
          <w:sz w:val="28"/>
        </w:rPr>
        <w:t xml:space="preserve"> be the set of numbers of the form 4</w:t>
      </w:r>
      <w:r w:rsidRPr="000C73E0">
        <w:rPr>
          <w:rFonts w:ascii="Times New Roman" w:hAnsi="Times New Roman"/>
          <w:i/>
          <w:sz w:val="28"/>
        </w:rPr>
        <w:t>k</w:t>
      </w:r>
      <w:r w:rsidRPr="000C73E0">
        <w:rPr>
          <w:rFonts w:ascii="Times New Roman" w:hAnsi="Times New Roman"/>
          <w:sz w:val="28"/>
        </w:rPr>
        <w:t xml:space="preserve"> + 1 for </w:t>
      </w:r>
      <w:r w:rsidRPr="000C73E0">
        <w:rPr>
          <w:rFonts w:ascii="Times New Roman" w:hAnsi="Times New Roman"/>
          <w:i/>
          <w:sz w:val="28"/>
        </w:rPr>
        <w:t>k</w:t>
      </w:r>
      <w:r w:rsidRPr="000C73E0">
        <w:rPr>
          <w:rFonts w:ascii="Times New Roman" w:hAnsi="Times New Roman"/>
          <w:sz w:val="28"/>
        </w:rPr>
        <w:t xml:space="preserve"> = 0, 1, 2, ...  i.e. </w:t>
      </w:r>
      <w:r w:rsidRPr="000C73E0">
        <w:rPr>
          <w:rFonts w:ascii="Times New Roman" w:hAnsi="Times New Roman"/>
          <w:i/>
          <w:sz w:val="28"/>
        </w:rPr>
        <w:t>H</w:t>
      </w:r>
      <w:r w:rsidRPr="000C73E0">
        <w:rPr>
          <w:rFonts w:ascii="Times New Roman" w:hAnsi="Times New Roman"/>
          <w:sz w:val="28"/>
        </w:rPr>
        <w:t xml:space="preserve"> = {1, 5, 9, 13, ...} Call an element of </w:t>
      </w:r>
      <w:r w:rsidRPr="000C73E0">
        <w:rPr>
          <w:rFonts w:ascii="Times New Roman" w:hAnsi="Times New Roman"/>
          <w:i/>
          <w:sz w:val="28"/>
        </w:rPr>
        <w:t>H</w:t>
      </w:r>
      <w:r w:rsidRPr="000C73E0">
        <w:rPr>
          <w:rFonts w:ascii="Times New Roman" w:hAnsi="Times New Roman"/>
          <w:sz w:val="28"/>
        </w:rPr>
        <w:t xml:space="preserve"> an </w:t>
      </w:r>
      <w:r w:rsidRPr="000C73E0">
        <w:rPr>
          <w:rFonts w:ascii="Times New Roman" w:hAnsi="Times New Roman"/>
          <w:i/>
          <w:sz w:val="28"/>
        </w:rPr>
        <w:t>H-prime</w:t>
      </w:r>
      <w:r w:rsidRPr="000C73E0">
        <w:rPr>
          <w:rFonts w:ascii="Times New Roman" w:hAnsi="Times New Roman"/>
          <w:sz w:val="28"/>
        </w:rPr>
        <w:t xml:space="preserve"> if it cannot be written as a product of smaller numbers from </w:t>
      </w:r>
      <w:r w:rsidRPr="000C73E0">
        <w:rPr>
          <w:rFonts w:ascii="Times New Roman" w:hAnsi="Times New Roman"/>
          <w:i/>
          <w:sz w:val="28"/>
        </w:rPr>
        <w:t>H</w:t>
      </w:r>
      <w:r w:rsidRPr="000C73E0">
        <w:rPr>
          <w:rFonts w:ascii="Times New Roman" w:hAnsi="Times New Roman"/>
          <w:sz w:val="28"/>
        </w:rPr>
        <w:t>.</w:t>
      </w:r>
    </w:p>
    <w:p w14:paraId="1857D27D" w14:textId="77777777" w:rsidR="00271967" w:rsidRP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Write down the first ten </w:t>
      </w:r>
      <w:r w:rsidRPr="000C73E0">
        <w:rPr>
          <w:rFonts w:ascii="Times New Roman" w:hAnsi="Times New Roman"/>
          <w:i/>
          <w:sz w:val="28"/>
        </w:rPr>
        <w:t>H</w:t>
      </w:r>
      <w:r w:rsidRPr="000C73E0">
        <w:rPr>
          <w:rFonts w:ascii="Times New Roman" w:hAnsi="Times New Roman"/>
          <w:sz w:val="28"/>
        </w:rPr>
        <w:t>-primes.</w:t>
      </w:r>
    </w:p>
    <w:p w14:paraId="7C32C8C4" w14:textId="77777777" w:rsidR="000C73E0" w:rsidRDefault="00271967" w:rsidP="00271967">
      <w:pPr>
        <w:spacing w:line="360" w:lineRule="atLeast"/>
        <w:ind w:left="720" w:hanging="720"/>
        <w:jc w:val="both"/>
        <w:rPr>
          <w:rFonts w:ascii="Times New Roman" w:hAnsi="Times New Roman"/>
          <w:sz w:val="28"/>
        </w:rPr>
      </w:pPr>
      <w:r w:rsidRPr="000C73E0">
        <w:rPr>
          <w:rFonts w:ascii="Times New Roman" w:hAnsi="Times New Roman"/>
          <w:sz w:val="28"/>
        </w:rPr>
        <w:tab/>
        <w:t xml:space="preserve">Show that 693 can be written as a product of </w:t>
      </w:r>
      <w:r w:rsidRPr="000C73E0">
        <w:rPr>
          <w:rFonts w:ascii="Times New Roman" w:hAnsi="Times New Roman"/>
          <w:i/>
          <w:sz w:val="28"/>
        </w:rPr>
        <w:t>H</w:t>
      </w:r>
      <w:r w:rsidRPr="000C73E0">
        <w:rPr>
          <w:rFonts w:ascii="Times New Roman" w:hAnsi="Times New Roman"/>
          <w:sz w:val="28"/>
        </w:rPr>
        <w:t>-primes in two distinct ways.</w:t>
      </w:r>
    </w:p>
    <w:p w14:paraId="434D12B8" w14:textId="77777777" w:rsidR="00271967" w:rsidRPr="000C73E0" w:rsidRDefault="00271967" w:rsidP="00271967">
      <w:pPr>
        <w:spacing w:line="360" w:lineRule="atLeast"/>
        <w:ind w:left="720" w:hanging="720"/>
        <w:jc w:val="both"/>
        <w:rPr>
          <w:rFonts w:ascii="Times New Roman" w:hAnsi="Times New Roman"/>
          <w:sz w:val="28"/>
        </w:rPr>
      </w:pPr>
    </w:p>
    <w:p w14:paraId="7ED3FF12" w14:textId="77777777" w:rsidR="00271967" w:rsidRPr="000C73E0" w:rsidRDefault="000C73E0" w:rsidP="00271967">
      <w:pPr>
        <w:spacing w:before="20" w:line="340" w:lineRule="atLeast"/>
        <w:ind w:left="720" w:hanging="720"/>
        <w:jc w:val="both"/>
        <w:rPr>
          <w:sz w:val="28"/>
        </w:rPr>
      </w:pPr>
      <w:r w:rsidRPr="000C73E0">
        <w:rPr>
          <w:sz w:val="28"/>
        </w:rPr>
        <w:t>6</w:t>
      </w:r>
      <w:r w:rsidR="00271967" w:rsidRPr="000C73E0">
        <w:rPr>
          <w:sz w:val="28"/>
        </w:rPr>
        <w:t>)</w:t>
      </w:r>
      <w:r w:rsidR="00271967" w:rsidRPr="000C73E0">
        <w:rPr>
          <w:sz w:val="28"/>
        </w:rPr>
        <w:tab/>
      </w:r>
      <w:r w:rsidR="00271967" w:rsidRPr="000C73E0">
        <w:rPr>
          <w:i/>
          <w:sz w:val="28"/>
        </w:rPr>
        <w:t>Ring isomorphisms</w:t>
      </w:r>
    </w:p>
    <w:p w14:paraId="25ED5AC3" w14:textId="77777777" w:rsidR="00271967" w:rsidRPr="000C73E0" w:rsidRDefault="00271967" w:rsidP="00271967">
      <w:pPr>
        <w:spacing w:before="20" w:line="340" w:lineRule="atLeast"/>
        <w:ind w:left="720" w:hanging="720"/>
        <w:jc w:val="both"/>
        <w:rPr>
          <w:sz w:val="28"/>
        </w:rPr>
      </w:pPr>
      <w:r w:rsidRPr="000C73E0">
        <w:rPr>
          <w:sz w:val="28"/>
        </w:rPr>
        <w:tab/>
        <w:t xml:space="preserve">Show that the map from </w:t>
      </w:r>
      <w:r w:rsidR="00D404BF" w:rsidRPr="00D404BF">
        <w:rPr>
          <w:position w:val="-10"/>
          <w:sz w:val="28"/>
        </w:rPr>
        <w:object w:dxaOrig="920" w:dyaOrig="340" w14:anchorId="79EDD601">
          <v:shape id="_x0000_i1679" type="#_x0000_t75" style="width:46.4pt;height:16.8pt" o:ole="">
            <v:imagedata r:id="rId1216" o:title=""/>
          </v:shape>
          <o:OLEObject Type="Embed" ProgID="Equation.3" ShapeID="_x0000_i1679" DrawAspect="Content" ObjectID="_1585227845" r:id="rId1217"/>
        </w:object>
      </w:r>
      <w:r w:rsidRPr="000C73E0">
        <w:rPr>
          <w:sz w:val="28"/>
        </w:rPr>
        <w:t xml:space="preserve"> to </w:t>
      </w:r>
      <w:r w:rsidR="00D404BF" w:rsidRPr="00D404BF">
        <w:rPr>
          <w:position w:val="-10"/>
          <w:sz w:val="28"/>
        </w:rPr>
        <w:object w:dxaOrig="420" w:dyaOrig="340" w14:anchorId="3437EF82">
          <v:shape id="_x0000_i1680" type="#_x0000_t75" style="width:20.8pt;height:16.8pt" o:ole="">
            <v:imagedata r:id="rId1218" o:title=""/>
          </v:shape>
          <o:OLEObject Type="Embed" ProgID="Equation.3" ShapeID="_x0000_i1680" DrawAspect="Content" ObjectID="_1585227846" r:id="rId1219"/>
        </w:object>
      </w:r>
      <w:r w:rsidRPr="000C73E0">
        <w:rPr>
          <w:sz w:val="28"/>
        </w:rPr>
        <w:t xml:space="preserve"> given by </w:t>
      </w:r>
      <w:r w:rsidR="00E9295E" w:rsidRPr="000C73E0">
        <w:rPr>
          <w:position w:val="-8"/>
          <w:sz w:val="28"/>
        </w:rPr>
        <w:object w:dxaOrig="1840" w:dyaOrig="300" w14:anchorId="60EC0D8A">
          <v:shape id="_x0000_i1681" type="#_x0000_t75" style="width:92pt;height:15.2pt" o:ole="">
            <v:imagedata r:id="rId1220" o:title=""/>
          </v:shape>
          <o:OLEObject Type="Embed" ProgID="Equation.3" ShapeID="_x0000_i1681" DrawAspect="Content" ObjectID="_1585227847" r:id="rId1221"/>
        </w:object>
      </w:r>
      <w:r w:rsidRPr="000C73E0">
        <w:rPr>
          <w:sz w:val="28"/>
        </w:rPr>
        <w:t xml:space="preserve"> is an isomorphism of additive groups which is </w:t>
      </w:r>
      <w:r w:rsidRPr="000C73E0">
        <w:rPr>
          <w:i/>
          <w:sz w:val="28"/>
        </w:rPr>
        <w:t>not</w:t>
      </w:r>
      <w:r w:rsidRPr="000C73E0">
        <w:rPr>
          <w:sz w:val="28"/>
        </w:rPr>
        <w:t xml:space="preserve"> a ring isomorphism.</w:t>
      </w:r>
    </w:p>
    <w:p w14:paraId="1DBFC32F" w14:textId="77777777" w:rsidR="00271967" w:rsidRPr="000C73E0" w:rsidRDefault="00271967" w:rsidP="00271967">
      <w:pPr>
        <w:spacing w:before="20" w:line="340" w:lineRule="atLeast"/>
        <w:ind w:left="720" w:hanging="720"/>
        <w:jc w:val="both"/>
        <w:rPr>
          <w:sz w:val="28"/>
        </w:rPr>
      </w:pPr>
      <w:r w:rsidRPr="000C73E0">
        <w:rPr>
          <w:sz w:val="28"/>
        </w:rPr>
        <w:tab/>
        <w:t xml:space="preserve">Prove that the map </w:t>
      </w:r>
      <w:r w:rsidR="00E9295E" w:rsidRPr="000C73E0">
        <w:rPr>
          <w:position w:val="-8"/>
          <w:sz w:val="28"/>
        </w:rPr>
        <w:object w:dxaOrig="1960" w:dyaOrig="280" w14:anchorId="5AD053A1">
          <v:shape id="_x0000_i1682" type="#_x0000_t75" style="width:98.4pt;height:14.4pt" o:ole="">
            <v:imagedata r:id="rId1222" o:title=""/>
          </v:shape>
          <o:OLEObject Type="Embed" ProgID="Equation.3" ShapeID="_x0000_i1682" DrawAspect="Content" ObjectID="_1585227848" r:id="rId1223"/>
        </w:object>
      </w:r>
      <w:r w:rsidRPr="000C73E0">
        <w:rPr>
          <w:sz w:val="28"/>
        </w:rPr>
        <w:t xml:space="preserve"> is a ring isomorphism.</w:t>
      </w:r>
    </w:p>
    <w:p w14:paraId="60AF9B78" w14:textId="77777777" w:rsidR="00271967" w:rsidRPr="000C73E0" w:rsidRDefault="00271967" w:rsidP="00271967">
      <w:pPr>
        <w:spacing w:before="20" w:line="340" w:lineRule="atLeast"/>
        <w:ind w:left="720" w:hanging="720"/>
        <w:jc w:val="both"/>
        <w:rPr>
          <w:sz w:val="28"/>
        </w:rPr>
      </w:pPr>
      <w:r w:rsidRPr="000C73E0">
        <w:rPr>
          <w:sz w:val="28"/>
        </w:rPr>
        <w:tab/>
        <w:t xml:space="preserve">Use the Euclidean algorithm to define a ring isomorphism from </w:t>
      </w:r>
      <w:r w:rsidR="00D404BF" w:rsidRPr="00D404BF">
        <w:rPr>
          <w:rFonts w:ascii="Times New Roman" w:hAnsi="Times New Roman"/>
          <w:position w:val="-10"/>
          <w:sz w:val="28"/>
          <w:szCs w:val="28"/>
        </w:rPr>
        <w:object w:dxaOrig="1000" w:dyaOrig="340" w14:anchorId="052521EE">
          <v:shape id="_x0000_i1683" type="#_x0000_t75" style="width:52pt;height:16.8pt" o:ole="">
            <v:imagedata r:id="rId49" o:title=""/>
          </v:shape>
          <o:OLEObject Type="Embed" ProgID="Equation.3" ShapeID="_x0000_i1683" DrawAspect="Content" ObjectID="_1585227849" r:id="rId1224"/>
        </w:object>
      </w:r>
      <w:r w:rsidRPr="000C73E0">
        <w:rPr>
          <w:rFonts w:ascii="Times New Roman" w:hAnsi="Times New Roman"/>
          <w:sz w:val="28"/>
          <w:szCs w:val="28"/>
        </w:rPr>
        <w:t xml:space="preserve"> to </w:t>
      </w:r>
      <w:r w:rsidR="00D404BF" w:rsidRPr="00D404BF">
        <w:rPr>
          <w:rFonts w:ascii="Times New Roman" w:hAnsi="Times New Roman"/>
          <w:position w:val="-10"/>
          <w:sz w:val="28"/>
          <w:szCs w:val="28"/>
        </w:rPr>
        <w:object w:dxaOrig="520" w:dyaOrig="340" w14:anchorId="7C936426">
          <v:shape id="_x0000_i1684" type="#_x0000_t75" style="width:27.2pt;height:16.8pt" o:ole="">
            <v:imagedata r:id="rId47" o:title=""/>
          </v:shape>
          <o:OLEObject Type="Embed" ProgID="Equation.3" ShapeID="_x0000_i1684" DrawAspect="Content" ObjectID="_1585227850" r:id="rId1225"/>
        </w:object>
      </w:r>
      <w:r w:rsidRPr="000C73E0">
        <w:rPr>
          <w:rFonts w:ascii="Times New Roman" w:hAnsi="Times New Roman"/>
          <w:sz w:val="28"/>
          <w:szCs w:val="28"/>
        </w:rPr>
        <w:t xml:space="preserve"> if </w:t>
      </w:r>
      <w:r w:rsidRPr="000C73E0">
        <w:rPr>
          <w:rFonts w:ascii="Times New Roman" w:hAnsi="Times New Roman"/>
          <w:i/>
          <w:sz w:val="28"/>
          <w:szCs w:val="28"/>
        </w:rPr>
        <w:t>m, n</w:t>
      </w:r>
      <w:r w:rsidRPr="000C73E0">
        <w:rPr>
          <w:rFonts w:ascii="Times New Roman" w:hAnsi="Times New Roman"/>
          <w:sz w:val="28"/>
          <w:szCs w:val="28"/>
        </w:rPr>
        <w:t xml:space="preserve"> </w:t>
      </w:r>
      <w:proofErr w:type="gramStart"/>
      <w:r w:rsidRPr="000C73E0">
        <w:rPr>
          <w:rFonts w:ascii="Times New Roman" w:hAnsi="Times New Roman"/>
          <w:sz w:val="28"/>
          <w:szCs w:val="28"/>
        </w:rPr>
        <w:t>are</w:t>
      </w:r>
      <w:proofErr w:type="gramEnd"/>
      <w:r w:rsidRPr="000C73E0">
        <w:rPr>
          <w:rFonts w:ascii="Times New Roman" w:hAnsi="Times New Roman"/>
          <w:sz w:val="28"/>
          <w:szCs w:val="28"/>
        </w:rPr>
        <w:t xml:space="preserve"> coprime.</w:t>
      </w:r>
    </w:p>
    <w:p w14:paraId="4BEC29AD" w14:textId="77777777" w:rsidR="00271967" w:rsidRPr="000C73E0" w:rsidRDefault="00271967" w:rsidP="00271967">
      <w:pPr>
        <w:spacing w:before="20" w:line="340" w:lineRule="atLeast"/>
        <w:ind w:left="720" w:hanging="720"/>
        <w:jc w:val="both"/>
        <w:rPr>
          <w:sz w:val="28"/>
        </w:rPr>
      </w:pPr>
    </w:p>
    <w:p w14:paraId="3E07BEF2" w14:textId="77777777" w:rsidR="00271967" w:rsidRPr="000C73E0" w:rsidRDefault="000C73E0" w:rsidP="00271967">
      <w:pPr>
        <w:spacing w:before="20" w:line="340" w:lineRule="atLeast"/>
        <w:ind w:left="720" w:hanging="720"/>
        <w:jc w:val="both"/>
        <w:rPr>
          <w:sz w:val="28"/>
        </w:rPr>
      </w:pPr>
      <w:r w:rsidRPr="000C73E0">
        <w:rPr>
          <w:sz w:val="28"/>
        </w:rPr>
        <w:t>7</w:t>
      </w:r>
      <w:r w:rsidR="00271967" w:rsidRPr="000C73E0">
        <w:rPr>
          <w:sz w:val="28"/>
        </w:rPr>
        <w:t>)</w:t>
      </w:r>
      <w:r w:rsidR="00271967" w:rsidRPr="000C73E0">
        <w:rPr>
          <w:sz w:val="28"/>
        </w:rPr>
        <w:tab/>
      </w:r>
      <w:r w:rsidR="00271967" w:rsidRPr="000C73E0">
        <w:rPr>
          <w:i/>
          <w:sz w:val="28"/>
        </w:rPr>
        <w:t>Pseudo-primes</w:t>
      </w:r>
    </w:p>
    <w:p w14:paraId="4A350F5F" w14:textId="77777777" w:rsidR="00271967" w:rsidRPr="000C73E0" w:rsidRDefault="00271967" w:rsidP="00271967">
      <w:pPr>
        <w:spacing w:before="20" w:line="340" w:lineRule="atLeast"/>
        <w:ind w:left="720" w:hanging="720"/>
        <w:jc w:val="both"/>
        <w:rPr>
          <w:sz w:val="28"/>
        </w:rPr>
      </w:pPr>
      <w:r w:rsidRPr="000C73E0">
        <w:rPr>
          <w:sz w:val="28"/>
        </w:rPr>
        <w:tab/>
        <w:t>Show that 2</w:t>
      </w:r>
      <w:r w:rsidRPr="000C73E0">
        <w:rPr>
          <w:position w:val="6"/>
          <w:szCs w:val="18"/>
        </w:rPr>
        <w:t>10</w:t>
      </w:r>
      <w:r w:rsidRPr="000C73E0">
        <w:rPr>
          <w:sz w:val="28"/>
        </w:rPr>
        <w:t xml:space="preserve"> = 1 modulo 11 and 2</w:t>
      </w:r>
      <w:r w:rsidRPr="000C73E0">
        <w:rPr>
          <w:position w:val="6"/>
          <w:szCs w:val="18"/>
        </w:rPr>
        <w:t>5</w:t>
      </w:r>
      <w:r w:rsidRPr="000C73E0">
        <w:rPr>
          <w:sz w:val="28"/>
        </w:rPr>
        <w:t xml:space="preserve"> = 1 modulo 31. Deduce that 2</w:t>
      </w:r>
      <w:r w:rsidRPr="000C73E0">
        <w:rPr>
          <w:position w:val="6"/>
          <w:szCs w:val="18"/>
        </w:rPr>
        <w:t>340</w:t>
      </w:r>
      <w:r w:rsidRPr="000C73E0">
        <w:rPr>
          <w:sz w:val="28"/>
        </w:rPr>
        <w:t xml:space="preserve"> = 1 modulo 341 and that hence 341 is a pseudo-prime with respect to 2.</w:t>
      </w:r>
    </w:p>
    <w:p w14:paraId="709B97F6" w14:textId="77777777" w:rsidR="00271967" w:rsidRPr="000C73E0" w:rsidRDefault="00271967" w:rsidP="00271967">
      <w:pPr>
        <w:spacing w:before="20" w:line="340" w:lineRule="atLeast"/>
        <w:ind w:left="720" w:hanging="720"/>
        <w:jc w:val="both"/>
        <w:rPr>
          <w:sz w:val="28"/>
        </w:rPr>
      </w:pPr>
      <w:r w:rsidRPr="000C73E0">
        <w:rPr>
          <w:sz w:val="28"/>
        </w:rPr>
        <w:tab/>
        <w:t>Use a similar argument to show that 91 is a pseudo-prime with respect to 3.</w:t>
      </w:r>
    </w:p>
    <w:p w14:paraId="1C219A27" w14:textId="77777777" w:rsidR="00271967" w:rsidRPr="000C73E0" w:rsidRDefault="00271967" w:rsidP="00271967">
      <w:pPr>
        <w:spacing w:before="20" w:line="340" w:lineRule="atLeast"/>
        <w:ind w:left="720" w:hanging="720"/>
        <w:jc w:val="both"/>
        <w:rPr>
          <w:sz w:val="28"/>
        </w:rPr>
      </w:pPr>
      <w:r w:rsidRPr="000C73E0">
        <w:rPr>
          <w:sz w:val="28"/>
        </w:rPr>
        <w:tab/>
        <w:t xml:space="preserve">Is 341 a pseudo-prime with respect to 3?  Is 91 a pseudo-prime with respect to 2? </w:t>
      </w:r>
    </w:p>
    <w:p w14:paraId="50237F4B" w14:textId="77777777" w:rsidR="00271967" w:rsidRPr="000C73E0" w:rsidRDefault="00271967" w:rsidP="00271967">
      <w:pPr>
        <w:spacing w:line="340" w:lineRule="atLeast"/>
        <w:ind w:left="720" w:hanging="720"/>
        <w:jc w:val="both"/>
        <w:rPr>
          <w:sz w:val="28"/>
        </w:rPr>
      </w:pPr>
      <w:r w:rsidRPr="000C73E0">
        <w:rPr>
          <w:sz w:val="28"/>
        </w:rPr>
        <w:tab/>
        <w:t xml:space="preserve">Is 341 a </w:t>
      </w:r>
      <w:r w:rsidRPr="000C73E0">
        <w:rPr>
          <w:i/>
          <w:sz w:val="28"/>
        </w:rPr>
        <w:t>strong</w:t>
      </w:r>
      <w:r w:rsidRPr="000C73E0">
        <w:rPr>
          <w:sz w:val="28"/>
        </w:rPr>
        <w:t xml:space="preserve"> pseudo-prime with respect to 2?  Is 91 a </w:t>
      </w:r>
      <w:r w:rsidRPr="000C73E0">
        <w:rPr>
          <w:i/>
          <w:sz w:val="28"/>
        </w:rPr>
        <w:t>strong</w:t>
      </w:r>
      <w:r w:rsidRPr="000C73E0">
        <w:rPr>
          <w:sz w:val="28"/>
        </w:rPr>
        <w:t xml:space="preserve"> pseudo-prime with respect to 3? </w:t>
      </w:r>
    </w:p>
    <w:p w14:paraId="7CD731C4" w14:textId="77777777" w:rsidR="00271967" w:rsidRPr="000C73E0" w:rsidRDefault="00271967" w:rsidP="00271967">
      <w:pPr>
        <w:spacing w:line="340" w:lineRule="atLeast"/>
        <w:ind w:left="720" w:hanging="720"/>
        <w:jc w:val="both"/>
        <w:rPr>
          <w:sz w:val="28"/>
        </w:rPr>
      </w:pPr>
      <w:r w:rsidRPr="000C73E0">
        <w:rPr>
          <w:sz w:val="28"/>
        </w:rPr>
        <w:tab/>
        <w:t xml:space="preserve">Prove </w:t>
      </w:r>
      <w:proofErr w:type="gramStart"/>
      <w:r w:rsidRPr="000C73E0">
        <w:rPr>
          <w:sz w:val="28"/>
        </w:rPr>
        <w:t>that  1105</w:t>
      </w:r>
      <w:proofErr w:type="gramEnd"/>
      <w:r w:rsidRPr="000C73E0">
        <w:rPr>
          <w:sz w:val="28"/>
        </w:rPr>
        <w:t xml:space="preserve">  is a pseudo-prime with respect to </w:t>
      </w:r>
      <w:r w:rsidRPr="000C73E0">
        <w:rPr>
          <w:i/>
          <w:sz w:val="28"/>
        </w:rPr>
        <w:t>any</w:t>
      </w:r>
      <w:r w:rsidRPr="000C73E0">
        <w:rPr>
          <w:sz w:val="28"/>
        </w:rPr>
        <w:t xml:space="preserve"> integer coprime to  5,  13  and  17.</w:t>
      </w:r>
    </w:p>
    <w:p w14:paraId="669D1E04" w14:textId="77777777" w:rsidR="00271967" w:rsidRPr="000C73E0" w:rsidRDefault="00271967" w:rsidP="00271967">
      <w:pPr>
        <w:spacing w:line="340" w:lineRule="atLeast"/>
        <w:ind w:left="720" w:hanging="720"/>
        <w:jc w:val="both"/>
        <w:rPr>
          <w:sz w:val="28"/>
        </w:rPr>
      </w:pPr>
      <w:r w:rsidRPr="000C73E0">
        <w:rPr>
          <w:sz w:val="28"/>
        </w:rPr>
        <w:tab/>
        <w:t xml:space="preserve">Prove </w:t>
      </w:r>
      <w:proofErr w:type="gramStart"/>
      <w:r w:rsidRPr="000C73E0">
        <w:rPr>
          <w:sz w:val="28"/>
        </w:rPr>
        <w:t>that  1105</w:t>
      </w:r>
      <w:proofErr w:type="gramEnd"/>
      <w:r w:rsidRPr="000C73E0">
        <w:rPr>
          <w:sz w:val="28"/>
        </w:rPr>
        <w:t xml:space="preserve">  is </w:t>
      </w:r>
      <w:r w:rsidRPr="000C73E0">
        <w:rPr>
          <w:i/>
          <w:sz w:val="28"/>
        </w:rPr>
        <w:t>not</w:t>
      </w:r>
      <w:r w:rsidRPr="000C73E0">
        <w:rPr>
          <w:sz w:val="28"/>
        </w:rPr>
        <w:t xml:space="preserve"> a strong pseudo-prime with respect to  2.</w:t>
      </w:r>
    </w:p>
    <w:p w14:paraId="34957C5C" w14:textId="77777777" w:rsidR="00271967" w:rsidRPr="000C73E0" w:rsidRDefault="00271967" w:rsidP="00271967">
      <w:pPr>
        <w:spacing w:before="20" w:line="340" w:lineRule="atLeast"/>
        <w:ind w:left="720" w:hanging="720"/>
        <w:jc w:val="both"/>
        <w:rPr>
          <w:sz w:val="28"/>
        </w:rPr>
      </w:pPr>
    </w:p>
    <w:p w14:paraId="65D0A764" w14:textId="77777777" w:rsidR="00271967" w:rsidRPr="000C73E0" w:rsidRDefault="000C73E0" w:rsidP="00271967">
      <w:pPr>
        <w:spacing w:before="20" w:line="340" w:lineRule="atLeast"/>
        <w:ind w:left="720" w:hanging="720"/>
        <w:jc w:val="both"/>
        <w:rPr>
          <w:sz w:val="28"/>
        </w:rPr>
      </w:pPr>
      <w:r w:rsidRPr="000C73E0">
        <w:rPr>
          <w:sz w:val="28"/>
        </w:rPr>
        <w:t>8</w:t>
      </w:r>
      <w:r w:rsidR="00271967" w:rsidRPr="000C73E0">
        <w:rPr>
          <w:sz w:val="28"/>
        </w:rPr>
        <w:t>)</w:t>
      </w:r>
      <w:r w:rsidR="00271967" w:rsidRPr="000C73E0">
        <w:rPr>
          <w:sz w:val="28"/>
        </w:rPr>
        <w:tab/>
      </w:r>
      <w:r w:rsidR="00271967" w:rsidRPr="000C73E0">
        <w:rPr>
          <w:i/>
          <w:sz w:val="28"/>
        </w:rPr>
        <w:t>Carmichael numbers</w:t>
      </w:r>
    </w:p>
    <w:p w14:paraId="10B29C98" w14:textId="77777777" w:rsidR="00271967" w:rsidRPr="000C73E0" w:rsidRDefault="00271967" w:rsidP="00271967">
      <w:pPr>
        <w:spacing w:before="20" w:line="340" w:lineRule="atLeast"/>
        <w:ind w:left="720" w:hanging="720"/>
        <w:jc w:val="both"/>
        <w:rPr>
          <w:sz w:val="28"/>
        </w:rPr>
      </w:pPr>
      <w:r w:rsidRPr="000C73E0">
        <w:rPr>
          <w:sz w:val="28"/>
        </w:rPr>
        <w:tab/>
        <w:t xml:space="preserve">Suppose that </w:t>
      </w:r>
      <w:r w:rsidRPr="000C73E0">
        <w:rPr>
          <w:i/>
          <w:sz w:val="28"/>
        </w:rPr>
        <w:t>a</w:t>
      </w:r>
      <w:r w:rsidRPr="000C73E0">
        <w:rPr>
          <w:sz w:val="28"/>
        </w:rPr>
        <w:t xml:space="preserve"> is coprime to 561. Use Fermat's Little Theorem to deduce that </w:t>
      </w:r>
      <w:r w:rsidRPr="000C73E0">
        <w:rPr>
          <w:i/>
          <w:sz w:val="28"/>
        </w:rPr>
        <w:t>a</w:t>
      </w:r>
      <w:r w:rsidRPr="00D404BF">
        <w:rPr>
          <w:position w:val="6"/>
          <w:szCs w:val="18"/>
        </w:rPr>
        <w:t>560</w:t>
      </w:r>
      <w:r w:rsidRPr="000C73E0">
        <w:rPr>
          <w:sz w:val="28"/>
        </w:rPr>
        <w:t xml:space="preserve"> = 1 modulo 3, 11 or 17. </w:t>
      </w:r>
    </w:p>
    <w:p w14:paraId="2F2E30F6" w14:textId="77777777" w:rsidR="00271967" w:rsidRPr="000C73E0" w:rsidRDefault="00271967" w:rsidP="00271967">
      <w:pPr>
        <w:spacing w:before="20" w:line="340" w:lineRule="atLeast"/>
        <w:ind w:left="720" w:hanging="720"/>
        <w:jc w:val="both"/>
        <w:rPr>
          <w:sz w:val="28"/>
        </w:rPr>
      </w:pPr>
      <w:r w:rsidRPr="000C73E0">
        <w:rPr>
          <w:sz w:val="28"/>
        </w:rPr>
        <w:tab/>
        <w:t xml:space="preserve">Deduce that </w:t>
      </w:r>
      <w:r w:rsidRPr="000C73E0">
        <w:rPr>
          <w:i/>
          <w:sz w:val="28"/>
        </w:rPr>
        <w:t>a</w:t>
      </w:r>
      <w:r w:rsidRPr="00D404BF">
        <w:rPr>
          <w:position w:val="6"/>
          <w:szCs w:val="18"/>
        </w:rPr>
        <w:t>560</w:t>
      </w:r>
      <w:r w:rsidRPr="000C73E0">
        <w:rPr>
          <w:sz w:val="28"/>
        </w:rPr>
        <w:t xml:space="preserve"> = 1 mod 561 and so 561 is a Carmichael number.</w:t>
      </w:r>
    </w:p>
    <w:p w14:paraId="1A191A9F" w14:textId="77777777" w:rsidR="00271967" w:rsidRPr="000C73E0" w:rsidRDefault="00271967" w:rsidP="00271967">
      <w:pPr>
        <w:spacing w:before="20" w:line="340" w:lineRule="atLeast"/>
        <w:ind w:left="720" w:hanging="720"/>
        <w:jc w:val="both"/>
        <w:rPr>
          <w:sz w:val="28"/>
        </w:rPr>
      </w:pPr>
      <w:r w:rsidRPr="000C73E0">
        <w:rPr>
          <w:sz w:val="28"/>
        </w:rPr>
        <w:tab/>
        <w:t xml:space="preserve">Use a similar argument to prove that </w:t>
      </w:r>
      <w:r w:rsidRPr="000C73E0">
        <w:rPr>
          <w:i/>
          <w:sz w:val="28"/>
        </w:rPr>
        <w:t>Ramanujan's number</w:t>
      </w:r>
      <w:r w:rsidRPr="000C73E0">
        <w:rPr>
          <w:sz w:val="28"/>
        </w:rPr>
        <w:t xml:space="preserve"> 1729 is also a Carmichael number.</w:t>
      </w:r>
    </w:p>
    <w:p w14:paraId="501F03A7" w14:textId="77777777" w:rsidR="00271967" w:rsidRPr="000C73E0" w:rsidRDefault="00271967" w:rsidP="00271967">
      <w:pPr>
        <w:spacing w:before="20" w:line="340" w:lineRule="atLeast"/>
        <w:ind w:left="720" w:hanging="720"/>
        <w:jc w:val="both"/>
        <w:rPr>
          <w:sz w:val="28"/>
        </w:rPr>
      </w:pPr>
      <w:r w:rsidRPr="000C73E0">
        <w:rPr>
          <w:sz w:val="28"/>
        </w:rPr>
        <w:tab/>
        <w:t xml:space="preserve">[Hint: 1729 = 7 </w:t>
      </w:r>
      <w:r w:rsidRPr="000C73E0">
        <w:rPr>
          <w:rFonts w:ascii="Symbol" w:hAnsi="Symbol"/>
          <w:sz w:val="28"/>
        </w:rPr>
        <w:t></w:t>
      </w:r>
      <w:r w:rsidRPr="000C73E0">
        <w:rPr>
          <w:sz w:val="28"/>
        </w:rPr>
        <w:t xml:space="preserve"> 13 </w:t>
      </w:r>
      <w:r w:rsidRPr="000C73E0">
        <w:rPr>
          <w:rFonts w:ascii="Symbol" w:hAnsi="Symbol"/>
          <w:sz w:val="28"/>
        </w:rPr>
        <w:t></w:t>
      </w:r>
      <w:r w:rsidRPr="000C73E0">
        <w:rPr>
          <w:sz w:val="28"/>
        </w:rPr>
        <w:t xml:space="preserve"> 19]</w:t>
      </w:r>
    </w:p>
    <w:p w14:paraId="50DBF8DB" w14:textId="77777777" w:rsidR="00271967" w:rsidRPr="000C73E0" w:rsidRDefault="00271967" w:rsidP="00271967">
      <w:pPr>
        <w:spacing w:before="20" w:line="340" w:lineRule="atLeast"/>
        <w:ind w:left="720" w:hanging="720"/>
        <w:jc w:val="both"/>
        <w:rPr>
          <w:sz w:val="28"/>
        </w:rPr>
      </w:pPr>
      <w:r w:rsidRPr="000C73E0">
        <w:rPr>
          <w:sz w:val="28"/>
        </w:rPr>
        <w:tab/>
        <w:t xml:space="preserve">Show, more generally, that for any integer </w:t>
      </w:r>
      <w:r w:rsidRPr="000C73E0">
        <w:rPr>
          <w:i/>
          <w:sz w:val="28"/>
        </w:rPr>
        <w:t>t</w:t>
      </w:r>
      <w:r w:rsidRPr="000C73E0">
        <w:rPr>
          <w:sz w:val="28"/>
        </w:rPr>
        <w:t xml:space="preserve"> the number </w:t>
      </w:r>
    </w:p>
    <w:p w14:paraId="21E6C593" w14:textId="77777777" w:rsidR="00271967" w:rsidRPr="000C73E0" w:rsidRDefault="00271967" w:rsidP="00271967">
      <w:pPr>
        <w:spacing w:before="20" w:line="340" w:lineRule="atLeast"/>
        <w:ind w:left="720" w:hanging="720"/>
        <w:jc w:val="both"/>
        <w:rPr>
          <w:sz w:val="28"/>
        </w:rPr>
      </w:pPr>
      <w:r w:rsidRPr="000C73E0">
        <w:rPr>
          <w:sz w:val="28"/>
        </w:rPr>
        <w:tab/>
        <w:t>(6</w:t>
      </w:r>
      <w:r w:rsidRPr="000C73E0">
        <w:rPr>
          <w:i/>
          <w:sz w:val="28"/>
        </w:rPr>
        <w:t>t</w:t>
      </w:r>
      <w:r w:rsidRPr="000C73E0">
        <w:rPr>
          <w:sz w:val="28"/>
        </w:rPr>
        <w:t xml:space="preserve"> +</w:t>
      </w:r>
      <w:proofErr w:type="gramStart"/>
      <w:r w:rsidRPr="000C73E0">
        <w:rPr>
          <w:sz w:val="28"/>
        </w:rPr>
        <w:t>1)(</w:t>
      </w:r>
      <w:proofErr w:type="gramEnd"/>
      <w:r w:rsidRPr="000C73E0">
        <w:rPr>
          <w:sz w:val="28"/>
        </w:rPr>
        <w:t>12</w:t>
      </w:r>
      <w:r w:rsidRPr="000C73E0">
        <w:rPr>
          <w:i/>
          <w:sz w:val="28"/>
        </w:rPr>
        <w:t xml:space="preserve">t </w:t>
      </w:r>
      <w:r w:rsidRPr="000C73E0">
        <w:rPr>
          <w:sz w:val="28"/>
        </w:rPr>
        <w:t>+1)(18</w:t>
      </w:r>
      <w:r w:rsidRPr="000C73E0">
        <w:rPr>
          <w:i/>
          <w:sz w:val="28"/>
        </w:rPr>
        <w:t xml:space="preserve">t </w:t>
      </w:r>
      <w:r w:rsidRPr="000C73E0">
        <w:rPr>
          <w:sz w:val="28"/>
        </w:rPr>
        <w:t>+1) is a Carmichael number whenever the three factors are prime numbers.</w:t>
      </w:r>
    </w:p>
    <w:p w14:paraId="2D364DFA" w14:textId="77777777" w:rsidR="00271967" w:rsidRPr="000C73E0" w:rsidRDefault="00271967" w:rsidP="00271967">
      <w:pPr>
        <w:spacing w:before="20" w:line="340" w:lineRule="atLeast"/>
        <w:ind w:left="720" w:hanging="720"/>
        <w:jc w:val="both"/>
        <w:rPr>
          <w:sz w:val="28"/>
        </w:rPr>
      </w:pPr>
      <w:r w:rsidRPr="000C73E0">
        <w:rPr>
          <w:sz w:val="28"/>
        </w:rPr>
        <w:tab/>
        <w:t xml:space="preserve">Hence find a larger Carmichael number than either of the above. Use MAPLE to find a </w:t>
      </w:r>
      <w:r w:rsidRPr="000C73E0">
        <w:rPr>
          <w:i/>
          <w:sz w:val="28"/>
        </w:rPr>
        <w:t>really</w:t>
      </w:r>
      <w:r w:rsidRPr="000C73E0">
        <w:rPr>
          <w:sz w:val="28"/>
        </w:rPr>
        <w:t xml:space="preserve"> big one.</w:t>
      </w:r>
    </w:p>
    <w:p w14:paraId="175A44CB" w14:textId="77777777" w:rsidR="00271967" w:rsidRPr="000C73E0" w:rsidRDefault="00271967" w:rsidP="00271967">
      <w:pPr>
        <w:spacing w:before="20" w:line="340" w:lineRule="atLeast"/>
        <w:ind w:left="720" w:hanging="720"/>
        <w:jc w:val="both"/>
        <w:rPr>
          <w:sz w:val="28"/>
        </w:rPr>
      </w:pPr>
    </w:p>
    <w:p w14:paraId="7D0DD278" w14:textId="6164C363" w:rsidR="00271967" w:rsidRPr="000C73E0" w:rsidRDefault="00F919D6" w:rsidP="00271967">
      <w:pPr>
        <w:spacing w:before="20" w:line="340" w:lineRule="atLeast"/>
        <w:ind w:left="720" w:hanging="720"/>
        <w:jc w:val="both"/>
        <w:rPr>
          <w:sz w:val="28"/>
        </w:rPr>
      </w:pPr>
      <w:r>
        <w:rPr>
          <w:sz w:val="28"/>
        </w:rPr>
        <w:lastRenderedPageBreak/>
        <w:t>9</w:t>
      </w:r>
      <w:r w:rsidR="00271967" w:rsidRPr="000C73E0">
        <w:rPr>
          <w:sz w:val="28"/>
        </w:rPr>
        <w:t>)</w:t>
      </w:r>
      <w:r w:rsidR="00271967" w:rsidRPr="000C73E0">
        <w:rPr>
          <w:sz w:val="28"/>
        </w:rPr>
        <w:tab/>
      </w:r>
      <w:r w:rsidR="00271967" w:rsidRPr="000C73E0">
        <w:rPr>
          <w:i/>
          <w:sz w:val="28"/>
        </w:rPr>
        <w:t>Calculating powers</w:t>
      </w:r>
    </w:p>
    <w:p w14:paraId="165044AD" w14:textId="77777777" w:rsidR="00271967" w:rsidRPr="000C73E0" w:rsidRDefault="00271967" w:rsidP="00271967">
      <w:pPr>
        <w:spacing w:before="20" w:line="340" w:lineRule="atLeast"/>
        <w:ind w:left="720" w:hanging="720"/>
        <w:jc w:val="both"/>
        <w:rPr>
          <w:sz w:val="28"/>
        </w:rPr>
      </w:pPr>
      <w:r w:rsidRPr="000C73E0">
        <w:rPr>
          <w:sz w:val="28"/>
        </w:rPr>
        <w:tab/>
        <w:t xml:space="preserve">If </w:t>
      </w:r>
      <w:r w:rsidRPr="000C73E0">
        <w:rPr>
          <w:i/>
          <w:sz w:val="28"/>
        </w:rPr>
        <w:t>a</w:t>
      </w:r>
      <w:r w:rsidRPr="000C73E0">
        <w:rPr>
          <w:sz w:val="28"/>
        </w:rPr>
        <w:t xml:space="preserve"> is a fixed integer what are the minimum number of multiplications necessary to calculate:</w:t>
      </w:r>
    </w:p>
    <w:p w14:paraId="206756B9" w14:textId="77777777" w:rsidR="00271967" w:rsidRPr="00F919D6" w:rsidRDefault="00271967" w:rsidP="00271967">
      <w:pPr>
        <w:spacing w:before="20" w:line="340" w:lineRule="atLeast"/>
        <w:ind w:left="720" w:hanging="720"/>
        <w:jc w:val="both"/>
        <w:rPr>
          <w:sz w:val="28"/>
          <w:lang w:val="pt-BR"/>
        </w:rPr>
      </w:pPr>
      <w:r w:rsidRPr="000C73E0">
        <w:rPr>
          <w:sz w:val="28"/>
        </w:rPr>
        <w:tab/>
      </w:r>
      <w:r w:rsidRPr="00F919D6">
        <w:rPr>
          <w:sz w:val="28"/>
          <w:lang w:val="pt-BR"/>
        </w:rPr>
        <w:t xml:space="preserve">(i)   </w:t>
      </w:r>
      <w:r w:rsidRPr="00F919D6">
        <w:rPr>
          <w:i/>
          <w:sz w:val="28"/>
          <w:lang w:val="pt-BR"/>
        </w:rPr>
        <w:t>a</w:t>
      </w:r>
      <w:r w:rsidRPr="00F919D6">
        <w:rPr>
          <w:position w:val="6"/>
          <w:szCs w:val="18"/>
          <w:lang w:val="pt-BR"/>
        </w:rPr>
        <w:t>17</w:t>
      </w:r>
      <w:r w:rsidRPr="00F919D6">
        <w:rPr>
          <w:sz w:val="28"/>
          <w:lang w:val="pt-BR"/>
        </w:rPr>
        <w:tab/>
        <w:t>(</w:t>
      </w:r>
      <w:proofErr w:type="gramStart"/>
      <w:r w:rsidRPr="00F919D6">
        <w:rPr>
          <w:sz w:val="28"/>
          <w:lang w:val="pt-BR"/>
        </w:rPr>
        <w:t xml:space="preserve">ii)   </w:t>
      </w:r>
      <w:proofErr w:type="gramEnd"/>
      <w:r w:rsidRPr="00F919D6">
        <w:rPr>
          <w:i/>
          <w:sz w:val="28"/>
          <w:lang w:val="pt-BR"/>
        </w:rPr>
        <w:t>a</w:t>
      </w:r>
      <w:r w:rsidRPr="00F919D6">
        <w:rPr>
          <w:position w:val="6"/>
          <w:szCs w:val="18"/>
          <w:lang w:val="pt-BR"/>
        </w:rPr>
        <w:t>27</w:t>
      </w:r>
      <w:r w:rsidRPr="00F919D6">
        <w:rPr>
          <w:sz w:val="28"/>
          <w:lang w:val="pt-BR"/>
        </w:rPr>
        <w:tab/>
        <w:t xml:space="preserve">(iii)   </w:t>
      </w:r>
      <w:r w:rsidRPr="00F919D6">
        <w:rPr>
          <w:i/>
          <w:sz w:val="28"/>
          <w:lang w:val="pt-BR"/>
        </w:rPr>
        <w:t>a</w:t>
      </w:r>
      <w:r w:rsidRPr="00F919D6">
        <w:rPr>
          <w:position w:val="6"/>
          <w:szCs w:val="18"/>
          <w:lang w:val="pt-BR"/>
        </w:rPr>
        <w:t>37</w:t>
      </w:r>
      <w:r w:rsidRPr="00F919D6">
        <w:rPr>
          <w:sz w:val="28"/>
          <w:lang w:val="pt-BR"/>
        </w:rPr>
        <w:tab/>
        <w:t xml:space="preserve">(iv)   </w:t>
      </w:r>
      <w:r w:rsidRPr="00F919D6">
        <w:rPr>
          <w:i/>
          <w:sz w:val="28"/>
          <w:lang w:val="pt-BR"/>
        </w:rPr>
        <w:t>a</w:t>
      </w:r>
      <w:r w:rsidRPr="00F919D6">
        <w:rPr>
          <w:position w:val="6"/>
          <w:szCs w:val="18"/>
          <w:lang w:val="pt-BR"/>
        </w:rPr>
        <w:t>47</w:t>
      </w:r>
      <w:r w:rsidRPr="00F919D6">
        <w:rPr>
          <w:sz w:val="28"/>
          <w:lang w:val="pt-BR"/>
        </w:rPr>
        <w:tab/>
        <w:t xml:space="preserve">(v)   </w:t>
      </w:r>
      <w:r w:rsidRPr="00F919D6">
        <w:rPr>
          <w:i/>
          <w:sz w:val="28"/>
          <w:lang w:val="pt-BR"/>
        </w:rPr>
        <w:t>a</w:t>
      </w:r>
      <w:r w:rsidRPr="00F919D6">
        <w:rPr>
          <w:position w:val="6"/>
          <w:szCs w:val="18"/>
          <w:lang w:val="pt-BR"/>
        </w:rPr>
        <w:t>57</w:t>
      </w:r>
      <w:r w:rsidRPr="00F919D6">
        <w:rPr>
          <w:sz w:val="28"/>
          <w:lang w:val="pt-BR"/>
        </w:rPr>
        <w:tab/>
      </w:r>
    </w:p>
    <w:p w14:paraId="3776C1B0" w14:textId="77777777" w:rsidR="00271967" w:rsidRPr="00F919D6" w:rsidRDefault="00271967" w:rsidP="00271967">
      <w:pPr>
        <w:spacing w:line="340" w:lineRule="atLeast"/>
        <w:jc w:val="both"/>
        <w:rPr>
          <w:rFonts w:ascii="Times New Roman" w:hAnsi="Times New Roman"/>
          <w:sz w:val="28"/>
          <w:szCs w:val="28"/>
          <w:lang w:val="pt-BR"/>
        </w:rPr>
      </w:pPr>
    </w:p>
    <w:p w14:paraId="61F1458B" w14:textId="77777777" w:rsidR="00271967" w:rsidRPr="000C73E0" w:rsidRDefault="000C73E0" w:rsidP="00271967">
      <w:pPr>
        <w:spacing w:line="340" w:lineRule="atLeast"/>
        <w:jc w:val="both"/>
        <w:rPr>
          <w:rFonts w:ascii="Times New Roman" w:hAnsi="Times New Roman"/>
          <w:sz w:val="28"/>
          <w:szCs w:val="28"/>
        </w:rPr>
      </w:pPr>
      <w:r w:rsidRPr="000C73E0">
        <w:rPr>
          <w:rFonts w:ascii="Times New Roman" w:hAnsi="Times New Roman"/>
          <w:sz w:val="28"/>
          <w:szCs w:val="28"/>
        </w:rPr>
        <w:t>10</w:t>
      </w:r>
      <w:r w:rsidR="00271967" w:rsidRPr="000C73E0">
        <w:rPr>
          <w:rFonts w:ascii="Times New Roman" w:hAnsi="Times New Roman"/>
          <w:sz w:val="28"/>
          <w:szCs w:val="28"/>
        </w:rPr>
        <w:t>)</w:t>
      </w:r>
      <w:r w:rsidR="00271967" w:rsidRPr="000C73E0">
        <w:rPr>
          <w:rFonts w:ascii="Times New Roman" w:hAnsi="Times New Roman"/>
          <w:sz w:val="28"/>
          <w:szCs w:val="28"/>
        </w:rPr>
        <w:tab/>
      </w:r>
      <w:r w:rsidR="00271967" w:rsidRPr="000C73E0">
        <w:rPr>
          <w:rFonts w:ascii="Times New Roman" w:hAnsi="Times New Roman"/>
          <w:i/>
          <w:sz w:val="28"/>
          <w:szCs w:val="28"/>
        </w:rPr>
        <w:t>Converse of Wilson's theorem</w:t>
      </w:r>
    </w:p>
    <w:p w14:paraId="0005BFB7" w14:textId="77777777" w:rsidR="00271967" w:rsidRPr="000C73E0" w:rsidRDefault="00271967" w:rsidP="00271967">
      <w:pPr>
        <w:spacing w:line="340" w:lineRule="atLeast"/>
        <w:jc w:val="both"/>
        <w:rPr>
          <w:rFonts w:ascii="Times New Roman" w:hAnsi="Times New Roman"/>
          <w:sz w:val="28"/>
          <w:szCs w:val="28"/>
        </w:rPr>
      </w:pPr>
      <w:r w:rsidRPr="000C73E0">
        <w:rPr>
          <w:rFonts w:ascii="Times New Roman" w:hAnsi="Times New Roman"/>
          <w:sz w:val="28"/>
          <w:szCs w:val="28"/>
        </w:rPr>
        <w:tab/>
        <w:t xml:space="preserve">Prove that if </w:t>
      </w:r>
      <w:r w:rsidR="00D404BF" w:rsidRPr="00D404BF">
        <w:rPr>
          <w:rFonts w:ascii="Times New Roman" w:hAnsi="Times New Roman"/>
          <w:position w:val="-10"/>
          <w:sz w:val="28"/>
          <w:szCs w:val="28"/>
        </w:rPr>
        <w:object w:dxaOrig="2320" w:dyaOrig="320" w14:anchorId="3D760AF4">
          <v:shape id="_x0000_i1685" type="#_x0000_t75" style="width:116pt;height:16pt" o:ole="">
            <v:imagedata r:id="rId1226" o:title=""/>
          </v:shape>
          <o:OLEObject Type="Embed" ProgID="Equation.3" ShapeID="_x0000_i1685" DrawAspect="Content" ObjectID="_1585227851" r:id="rId1227"/>
        </w:object>
      </w:r>
      <w:r w:rsidRPr="000C73E0">
        <w:rPr>
          <w:rFonts w:ascii="Times New Roman" w:hAnsi="Times New Roman"/>
          <w:sz w:val="28"/>
          <w:szCs w:val="28"/>
        </w:rPr>
        <w:t xml:space="preserve"> then </w:t>
      </w:r>
      <w:r w:rsidRPr="000C73E0">
        <w:rPr>
          <w:rFonts w:ascii="Times New Roman" w:hAnsi="Times New Roman"/>
          <w:i/>
          <w:sz w:val="28"/>
          <w:szCs w:val="28"/>
        </w:rPr>
        <w:t>p</w:t>
      </w:r>
      <w:r w:rsidRPr="000C73E0">
        <w:rPr>
          <w:rFonts w:ascii="Times New Roman" w:hAnsi="Times New Roman"/>
          <w:sz w:val="28"/>
          <w:szCs w:val="28"/>
        </w:rPr>
        <w:t xml:space="preserve"> is prime.</w:t>
      </w:r>
    </w:p>
    <w:p w14:paraId="77987744" w14:textId="77777777" w:rsidR="00271967" w:rsidRPr="000C73E0" w:rsidRDefault="00271967" w:rsidP="00271967">
      <w:pPr>
        <w:spacing w:before="20" w:line="340" w:lineRule="atLeast"/>
        <w:ind w:left="720" w:hanging="720"/>
        <w:jc w:val="both"/>
        <w:rPr>
          <w:sz w:val="28"/>
        </w:rPr>
      </w:pPr>
    </w:p>
    <w:p w14:paraId="2F2456DA" w14:textId="77777777" w:rsidR="00271967" w:rsidRPr="000C73E0" w:rsidRDefault="000C73E0" w:rsidP="00271967">
      <w:pPr>
        <w:spacing w:before="20" w:line="340" w:lineRule="atLeast"/>
        <w:ind w:left="720" w:hanging="720"/>
        <w:jc w:val="both"/>
        <w:rPr>
          <w:sz w:val="28"/>
        </w:rPr>
      </w:pPr>
      <w:r w:rsidRPr="000C73E0">
        <w:rPr>
          <w:sz w:val="28"/>
        </w:rPr>
        <w:t>11</w:t>
      </w:r>
      <w:r w:rsidR="00271967" w:rsidRPr="000C73E0">
        <w:rPr>
          <w:sz w:val="28"/>
        </w:rPr>
        <w:t>)</w:t>
      </w:r>
      <w:r w:rsidR="00271967" w:rsidRPr="000C73E0">
        <w:rPr>
          <w:sz w:val="28"/>
        </w:rPr>
        <w:tab/>
      </w:r>
      <w:r w:rsidR="00271967" w:rsidRPr="000C73E0">
        <w:rPr>
          <w:i/>
          <w:sz w:val="28"/>
        </w:rPr>
        <w:t>Applications of Fermat’s Little Theorem</w:t>
      </w:r>
    </w:p>
    <w:p w14:paraId="2024C73C" w14:textId="77777777" w:rsidR="00271967" w:rsidRPr="000C73E0" w:rsidRDefault="00271967" w:rsidP="00271967">
      <w:pPr>
        <w:spacing w:before="20" w:line="340" w:lineRule="atLeast"/>
        <w:ind w:left="720" w:hanging="360"/>
        <w:jc w:val="both"/>
        <w:rPr>
          <w:sz w:val="28"/>
        </w:rPr>
      </w:pPr>
      <w:r w:rsidRPr="000C73E0">
        <w:rPr>
          <w:sz w:val="28"/>
        </w:rPr>
        <w:t>a)</w:t>
      </w:r>
      <w:r w:rsidRPr="000C73E0">
        <w:rPr>
          <w:sz w:val="28"/>
        </w:rPr>
        <w:tab/>
        <w:t xml:space="preserve">If </w:t>
      </w:r>
      <w:r w:rsidRPr="000C73E0">
        <w:rPr>
          <w:i/>
          <w:sz w:val="28"/>
        </w:rPr>
        <w:t>p</w:t>
      </w:r>
      <w:r w:rsidRPr="000C73E0">
        <w:rPr>
          <w:sz w:val="28"/>
        </w:rPr>
        <w:t xml:space="preserve"> and </w:t>
      </w:r>
      <w:r w:rsidRPr="000C73E0">
        <w:rPr>
          <w:i/>
          <w:sz w:val="28"/>
        </w:rPr>
        <w:t>q</w:t>
      </w:r>
      <w:r w:rsidRPr="000C73E0">
        <w:rPr>
          <w:sz w:val="28"/>
        </w:rPr>
        <w:t xml:space="preserve"> are distinct primes, prove that </w:t>
      </w:r>
      <w:bookmarkStart w:id="539" w:name="OLE_LINK310"/>
      <w:bookmarkStart w:id="540" w:name="OLE_LINK311"/>
      <w:r w:rsidR="00D404BF" w:rsidRPr="00D404BF">
        <w:rPr>
          <w:position w:val="-10"/>
          <w:sz w:val="28"/>
        </w:rPr>
        <w:object w:dxaOrig="2820" w:dyaOrig="400" w14:anchorId="748F03EF">
          <v:shape id="_x0000_i1686" type="#_x0000_t75" style="width:140.8pt;height:20pt" o:ole="">
            <v:imagedata r:id="rId1228" o:title=""/>
          </v:shape>
          <o:OLEObject Type="Embed" ProgID="Equation.3" ShapeID="_x0000_i1686" DrawAspect="Content" ObjectID="_1585227852" r:id="rId1229"/>
        </w:object>
      </w:r>
      <w:bookmarkEnd w:id="539"/>
      <w:bookmarkEnd w:id="540"/>
      <w:r w:rsidRPr="000C73E0">
        <w:rPr>
          <w:sz w:val="28"/>
        </w:rPr>
        <w:t>.</w:t>
      </w:r>
    </w:p>
    <w:p w14:paraId="3DFBFAB3" w14:textId="77777777" w:rsidR="00271967" w:rsidRPr="000C73E0" w:rsidRDefault="00271967" w:rsidP="00271967">
      <w:pPr>
        <w:spacing w:before="20" w:line="340" w:lineRule="atLeast"/>
        <w:ind w:left="720" w:hanging="360"/>
        <w:jc w:val="both"/>
        <w:rPr>
          <w:sz w:val="28"/>
        </w:rPr>
      </w:pPr>
      <w:r w:rsidRPr="000C73E0">
        <w:rPr>
          <w:sz w:val="28"/>
        </w:rPr>
        <w:t>b)</w:t>
      </w:r>
      <w:r w:rsidRPr="000C73E0">
        <w:rPr>
          <w:sz w:val="28"/>
        </w:rPr>
        <w:tab/>
        <w:t xml:space="preserve">(Euler 1732) If a prime </w:t>
      </w:r>
      <w:r w:rsidRPr="000C73E0">
        <w:rPr>
          <w:i/>
          <w:sz w:val="28"/>
        </w:rPr>
        <w:t>p</w:t>
      </w:r>
      <w:r w:rsidRPr="000C73E0">
        <w:rPr>
          <w:sz w:val="28"/>
        </w:rPr>
        <w:t xml:space="preserve"> does not divide </w:t>
      </w:r>
      <w:r w:rsidRPr="000C73E0">
        <w:rPr>
          <w:i/>
          <w:sz w:val="28"/>
        </w:rPr>
        <w:t>a</w:t>
      </w:r>
      <w:r w:rsidRPr="000C73E0">
        <w:rPr>
          <w:sz w:val="28"/>
        </w:rPr>
        <w:t xml:space="preserve"> or </w:t>
      </w:r>
      <w:r w:rsidRPr="000C73E0">
        <w:rPr>
          <w:i/>
          <w:sz w:val="28"/>
        </w:rPr>
        <w:t>b</w:t>
      </w:r>
      <w:r w:rsidRPr="000C73E0">
        <w:rPr>
          <w:sz w:val="28"/>
        </w:rPr>
        <w:t xml:space="preserve">, prove that </w:t>
      </w:r>
      <w:r w:rsidRPr="000C73E0">
        <w:rPr>
          <w:i/>
          <w:sz w:val="28"/>
        </w:rPr>
        <w:t>p</w:t>
      </w:r>
      <w:r w:rsidRPr="000C73E0">
        <w:rPr>
          <w:sz w:val="28"/>
        </w:rPr>
        <w:t xml:space="preserve"> divides </w:t>
      </w:r>
      <w:r w:rsidR="00D404BF" w:rsidRPr="000C73E0">
        <w:rPr>
          <w:position w:val="-2"/>
          <w:sz w:val="28"/>
        </w:rPr>
        <w:object w:dxaOrig="1260" w:dyaOrig="320" w14:anchorId="2D96EB1A">
          <v:shape id="_x0000_i1687" type="#_x0000_t75" style="width:63.2pt;height:16pt" o:ole="">
            <v:imagedata r:id="rId1230" o:title=""/>
          </v:shape>
          <o:OLEObject Type="Embed" ProgID="Equation.3" ShapeID="_x0000_i1687" DrawAspect="Content" ObjectID="_1585227853" r:id="rId1231"/>
        </w:object>
      </w:r>
      <w:r w:rsidRPr="000C73E0">
        <w:rPr>
          <w:i/>
          <w:sz w:val="28"/>
        </w:rPr>
        <w:t>.</w:t>
      </w:r>
    </w:p>
    <w:p w14:paraId="06CD7DD2" w14:textId="77777777" w:rsidR="00271967" w:rsidRPr="000C73E0" w:rsidRDefault="00271967" w:rsidP="00271967">
      <w:pPr>
        <w:spacing w:before="20" w:line="340" w:lineRule="atLeast"/>
        <w:ind w:left="720" w:hanging="720"/>
        <w:jc w:val="both"/>
        <w:rPr>
          <w:sz w:val="28"/>
        </w:rPr>
      </w:pPr>
      <w:r w:rsidRPr="000C73E0">
        <w:rPr>
          <w:sz w:val="28"/>
        </w:rPr>
        <w:tab/>
        <w:t xml:space="preserve">Does this result still hold if </w:t>
      </w:r>
      <w:r w:rsidRPr="000C73E0">
        <w:rPr>
          <w:i/>
          <w:sz w:val="28"/>
        </w:rPr>
        <w:t>p</w:t>
      </w:r>
      <w:r w:rsidRPr="000C73E0">
        <w:rPr>
          <w:sz w:val="28"/>
        </w:rPr>
        <w:t xml:space="preserve"> is </w:t>
      </w:r>
      <w:proofErr w:type="gramStart"/>
      <w:r w:rsidRPr="000C73E0">
        <w:rPr>
          <w:sz w:val="28"/>
        </w:rPr>
        <w:t>composite ?</w:t>
      </w:r>
      <w:proofErr w:type="gramEnd"/>
    </w:p>
    <w:p w14:paraId="14609E22" w14:textId="77777777" w:rsidR="00271967" w:rsidRPr="000C73E0" w:rsidRDefault="00271967" w:rsidP="00271967">
      <w:pPr>
        <w:spacing w:line="360" w:lineRule="atLeast"/>
        <w:ind w:left="720"/>
        <w:jc w:val="both"/>
        <w:rPr>
          <w:rFonts w:ascii="Times New Roman" w:hAnsi="Times New Roman"/>
          <w:sz w:val="28"/>
        </w:rPr>
      </w:pPr>
    </w:p>
    <w:p w14:paraId="599F44B5"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1</w:t>
      </w:r>
      <w:r w:rsidR="000C73E0" w:rsidRPr="000C73E0">
        <w:rPr>
          <w:rFonts w:ascii="Times New Roman" w:hAnsi="Times New Roman"/>
          <w:sz w:val="28"/>
        </w:rPr>
        <w:t>2</w:t>
      </w:r>
      <w:r w:rsidRPr="000C73E0">
        <w:rPr>
          <w:rFonts w:ascii="Times New Roman" w:hAnsi="Times New Roman"/>
          <w:sz w:val="28"/>
        </w:rPr>
        <w:t>)</w:t>
      </w:r>
      <w:r w:rsidRPr="000C73E0">
        <w:rPr>
          <w:rFonts w:ascii="Times New Roman" w:hAnsi="Times New Roman"/>
          <w:sz w:val="28"/>
        </w:rPr>
        <w:tab/>
      </w:r>
      <w:r w:rsidRPr="000C73E0">
        <w:rPr>
          <w:rFonts w:ascii="Times New Roman" w:hAnsi="Times New Roman"/>
          <w:i/>
          <w:sz w:val="28"/>
        </w:rPr>
        <w:t>Mersenne numbers</w:t>
      </w:r>
    </w:p>
    <w:p w14:paraId="4E1BC319"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Use your calculator to find factors of the Mersenne numbers 2</w:t>
      </w:r>
      <w:r w:rsidRPr="00E9295E">
        <w:rPr>
          <w:rFonts w:ascii="Times New Roman" w:hAnsi="Times New Roman"/>
          <w:position w:val="6"/>
          <w:szCs w:val="18"/>
        </w:rPr>
        <w:t>23</w:t>
      </w:r>
      <w:r w:rsidRPr="000C73E0">
        <w:rPr>
          <w:rFonts w:ascii="Times New Roman" w:hAnsi="Times New Roman"/>
          <w:sz w:val="28"/>
        </w:rPr>
        <w:t xml:space="preserve"> – 1 and 2</w:t>
      </w:r>
      <w:r w:rsidRPr="00E9295E">
        <w:rPr>
          <w:rFonts w:ascii="Times New Roman" w:hAnsi="Times New Roman"/>
          <w:position w:val="6"/>
          <w:szCs w:val="18"/>
        </w:rPr>
        <w:t>29</w:t>
      </w:r>
      <w:r w:rsidRPr="000C73E0">
        <w:rPr>
          <w:rFonts w:ascii="Times New Roman" w:hAnsi="Times New Roman"/>
          <w:sz w:val="28"/>
        </w:rPr>
        <w:t xml:space="preserve"> – 1. </w:t>
      </w:r>
    </w:p>
    <w:p w14:paraId="1A186CC7"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(The next composite Mersenne number 2</w:t>
      </w:r>
      <w:r w:rsidRPr="00E9295E">
        <w:rPr>
          <w:rFonts w:ascii="Times New Roman" w:hAnsi="Times New Roman"/>
          <w:position w:val="6"/>
          <w:szCs w:val="18"/>
        </w:rPr>
        <w:t>37</w:t>
      </w:r>
      <w:r w:rsidRPr="000C73E0">
        <w:rPr>
          <w:rFonts w:ascii="Times New Roman" w:hAnsi="Times New Roman"/>
          <w:sz w:val="28"/>
        </w:rPr>
        <w:t xml:space="preserve"> – 1 is probably outside your range.)</w:t>
      </w:r>
    </w:p>
    <w:p w14:paraId="3611C7D7" w14:textId="77777777" w:rsidR="00271967" w:rsidRPr="000C73E0" w:rsidRDefault="00271967" w:rsidP="00271967">
      <w:pPr>
        <w:spacing w:before="20" w:line="360" w:lineRule="atLeast"/>
        <w:ind w:left="720" w:hanging="720"/>
        <w:jc w:val="both"/>
        <w:rPr>
          <w:rFonts w:ascii="Times New Roman" w:hAnsi="Times New Roman"/>
          <w:sz w:val="28"/>
        </w:rPr>
      </w:pPr>
    </w:p>
    <w:p w14:paraId="632C49C3" w14:textId="77777777" w:rsidR="00271967" w:rsidRPr="000C73E0" w:rsidRDefault="000C73E0" w:rsidP="00271967">
      <w:pPr>
        <w:spacing w:before="20" w:line="360" w:lineRule="atLeast"/>
        <w:ind w:left="720" w:hanging="720"/>
        <w:jc w:val="both"/>
        <w:rPr>
          <w:rFonts w:ascii="Times New Roman" w:hAnsi="Times New Roman"/>
          <w:sz w:val="28"/>
        </w:rPr>
      </w:pPr>
      <w:r w:rsidRPr="000C73E0">
        <w:rPr>
          <w:rFonts w:ascii="Times New Roman" w:hAnsi="Times New Roman"/>
          <w:sz w:val="28"/>
        </w:rPr>
        <w:t>13</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Perfect numbers</w:t>
      </w:r>
    </w:p>
    <w:p w14:paraId="3516A2B2" w14:textId="77777777" w:rsidR="00E9295E"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Show that any even perfect number is a </w:t>
      </w:r>
      <w:r w:rsidRPr="000C73E0">
        <w:rPr>
          <w:rFonts w:ascii="Times New Roman" w:hAnsi="Times New Roman"/>
          <w:i/>
          <w:sz w:val="28"/>
        </w:rPr>
        <w:t>triangular number</w:t>
      </w:r>
      <w:r w:rsidRPr="000C73E0">
        <w:rPr>
          <w:rFonts w:ascii="Times New Roman" w:hAnsi="Times New Roman"/>
          <w:sz w:val="28"/>
        </w:rPr>
        <w:t xml:space="preserve">. </w:t>
      </w:r>
    </w:p>
    <w:p w14:paraId="406C4CDF" w14:textId="77777777" w:rsidR="00271967" w:rsidRPr="000C73E0" w:rsidRDefault="00E9295E" w:rsidP="00271967">
      <w:pPr>
        <w:spacing w:before="20" w:line="360" w:lineRule="atLeast"/>
        <w:ind w:left="720" w:hanging="720"/>
        <w:jc w:val="both"/>
        <w:rPr>
          <w:rFonts w:ascii="Times New Roman" w:hAnsi="Times New Roman"/>
          <w:sz w:val="28"/>
        </w:rPr>
      </w:pPr>
      <w:r>
        <w:rPr>
          <w:rFonts w:ascii="Times New Roman" w:hAnsi="Times New Roman"/>
          <w:sz w:val="28"/>
        </w:rPr>
        <w:tab/>
      </w:r>
      <w:r w:rsidR="00271967" w:rsidRPr="000C73E0">
        <w:rPr>
          <w:rFonts w:ascii="Times New Roman" w:hAnsi="Times New Roman"/>
          <w:sz w:val="28"/>
        </w:rPr>
        <w:t xml:space="preserve">(i.e. of the form 1 + 2 + ... + </w:t>
      </w:r>
      <w:r w:rsidR="00271967" w:rsidRPr="000C73E0">
        <w:rPr>
          <w:rFonts w:ascii="Times New Roman" w:hAnsi="Times New Roman"/>
          <w:i/>
          <w:sz w:val="28"/>
        </w:rPr>
        <w:t>n</w:t>
      </w:r>
      <w:r w:rsidR="00271967" w:rsidRPr="000C73E0">
        <w:rPr>
          <w:rFonts w:ascii="Times New Roman" w:hAnsi="Times New Roman"/>
          <w:sz w:val="28"/>
        </w:rPr>
        <w:t xml:space="preserve"> for some integer </w:t>
      </w:r>
      <w:r w:rsidR="00271967" w:rsidRPr="000C73E0">
        <w:rPr>
          <w:rFonts w:ascii="Times New Roman" w:hAnsi="Times New Roman"/>
          <w:i/>
          <w:sz w:val="28"/>
        </w:rPr>
        <w:t>n.</w:t>
      </w:r>
      <w:r w:rsidR="00271967" w:rsidRPr="000C73E0">
        <w:rPr>
          <w:rFonts w:ascii="Times New Roman" w:hAnsi="Times New Roman"/>
          <w:sz w:val="28"/>
        </w:rPr>
        <w:t>)</w:t>
      </w:r>
    </w:p>
    <w:p w14:paraId="15CDE86C"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Show that the reciprocals of the divisors of an even perfect number (including the number itself) sum to 2.</w:t>
      </w:r>
    </w:p>
    <w:p w14:paraId="175A2FCF" w14:textId="77777777" w:rsidR="00271967" w:rsidRPr="000C73E0" w:rsidRDefault="00271967" w:rsidP="00271967">
      <w:pPr>
        <w:spacing w:before="20" w:line="360" w:lineRule="atLeast"/>
        <w:ind w:left="720" w:hanging="720"/>
        <w:jc w:val="both"/>
        <w:rPr>
          <w:rFonts w:ascii="Times New Roman" w:hAnsi="Times New Roman"/>
          <w:sz w:val="28"/>
        </w:rPr>
      </w:pPr>
    </w:p>
    <w:p w14:paraId="79E8D0FE" w14:textId="77777777" w:rsidR="00271967" w:rsidRPr="000C73E0" w:rsidRDefault="000C73E0" w:rsidP="00271967">
      <w:pPr>
        <w:spacing w:line="360" w:lineRule="atLeast"/>
        <w:ind w:left="720" w:hanging="720"/>
        <w:jc w:val="both"/>
        <w:rPr>
          <w:sz w:val="28"/>
        </w:rPr>
      </w:pPr>
      <w:r w:rsidRPr="000C73E0">
        <w:rPr>
          <w:sz w:val="28"/>
        </w:rPr>
        <w:t>14</w:t>
      </w:r>
      <w:r w:rsidR="00271967" w:rsidRPr="000C73E0">
        <w:rPr>
          <w:sz w:val="28"/>
        </w:rPr>
        <w:t>)</w:t>
      </w:r>
      <w:r w:rsidR="00271967" w:rsidRPr="000C73E0">
        <w:rPr>
          <w:sz w:val="28"/>
        </w:rPr>
        <w:tab/>
        <w:t xml:space="preserve">Uniqueness of </w:t>
      </w:r>
      <w:r w:rsidR="00271967" w:rsidRPr="000C73E0">
        <w:rPr>
          <w:i/>
          <w:sz w:val="28"/>
        </w:rPr>
        <w:t>factorisation</w:t>
      </w:r>
    </w:p>
    <w:p w14:paraId="73A69456" w14:textId="77777777" w:rsidR="00271967" w:rsidRPr="000C73E0" w:rsidRDefault="00271967" w:rsidP="00271967">
      <w:pPr>
        <w:spacing w:line="360" w:lineRule="atLeast"/>
        <w:ind w:left="720" w:hanging="720"/>
        <w:jc w:val="both"/>
        <w:rPr>
          <w:sz w:val="28"/>
        </w:rPr>
      </w:pPr>
      <w:r w:rsidRPr="000C73E0">
        <w:rPr>
          <w:sz w:val="28"/>
        </w:rPr>
        <w:tab/>
        <w:t xml:space="preserve">If we </w:t>
      </w:r>
      <w:r w:rsidRPr="000C73E0">
        <w:rPr>
          <w:i/>
          <w:sz w:val="28"/>
        </w:rPr>
        <w:t>do</w:t>
      </w:r>
      <w:r w:rsidRPr="000C73E0">
        <w:rPr>
          <w:sz w:val="28"/>
        </w:rPr>
        <w:t xml:space="preserve"> take notice of the order in which the factors (&gt; 1) of a number are written down, show that 24 has 4 distinct factorisations, while 72 has 10 distinct factorisations.</w:t>
      </w:r>
    </w:p>
    <w:p w14:paraId="58958F04" w14:textId="77777777" w:rsidR="00271967" w:rsidRPr="000C73E0" w:rsidRDefault="00271967" w:rsidP="00271967">
      <w:pPr>
        <w:spacing w:line="360" w:lineRule="atLeast"/>
        <w:ind w:left="720" w:hanging="720"/>
        <w:jc w:val="both"/>
        <w:rPr>
          <w:sz w:val="28"/>
        </w:rPr>
      </w:pPr>
      <w:r w:rsidRPr="000C73E0">
        <w:rPr>
          <w:sz w:val="28"/>
        </w:rPr>
        <w:tab/>
        <w:t xml:space="preserve">If </w:t>
      </w:r>
      <w:r w:rsidRPr="000C73E0">
        <w:rPr>
          <w:i/>
          <w:sz w:val="28"/>
        </w:rPr>
        <w:t>n</w:t>
      </w:r>
      <w:r w:rsidRPr="000C73E0">
        <w:rPr>
          <w:sz w:val="28"/>
        </w:rPr>
        <w:t xml:space="preserve"> is the number</w:t>
      </w:r>
      <w:r w:rsidR="00D404BF">
        <w:rPr>
          <w:sz w:val="28"/>
        </w:rPr>
        <w:t xml:space="preserve"> </w:t>
      </w:r>
      <w:r w:rsidR="00D404BF" w:rsidRPr="000C73E0">
        <w:rPr>
          <w:position w:val="-2"/>
          <w:sz w:val="28"/>
        </w:rPr>
        <w:object w:dxaOrig="620" w:dyaOrig="320" w14:anchorId="11C600EA">
          <v:shape id="_x0000_i1688" type="#_x0000_t75" style="width:31.2pt;height:16pt" o:ole="">
            <v:imagedata r:id="rId1232" o:title=""/>
          </v:shape>
          <o:OLEObject Type="Embed" ProgID="Equation.3" ShapeID="_x0000_i1688" DrawAspect="Content" ObjectID="_1585227854" r:id="rId1233"/>
        </w:object>
      </w:r>
      <w:r w:rsidRPr="000C73E0">
        <w:rPr>
          <w:sz w:val="28"/>
        </w:rPr>
        <w:t xml:space="preserve"> then how many different factorisations does </w:t>
      </w:r>
      <w:r w:rsidRPr="000C73E0">
        <w:rPr>
          <w:i/>
          <w:sz w:val="28"/>
        </w:rPr>
        <w:t>n</w:t>
      </w:r>
      <w:r w:rsidRPr="000C73E0">
        <w:rPr>
          <w:sz w:val="28"/>
        </w:rPr>
        <w:t xml:space="preserve"> have, taking account of the order in which the factors are written?</w:t>
      </w:r>
    </w:p>
    <w:p w14:paraId="7C9C7C51" w14:textId="77777777" w:rsidR="00271967" w:rsidRPr="000C73E0" w:rsidRDefault="00271967" w:rsidP="00271967">
      <w:pPr>
        <w:spacing w:line="360" w:lineRule="atLeast"/>
        <w:ind w:left="720" w:hanging="720"/>
        <w:jc w:val="both"/>
        <w:rPr>
          <w:sz w:val="28"/>
        </w:rPr>
      </w:pPr>
    </w:p>
    <w:p w14:paraId="1A5A36E6" w14:textId="77777777" w:rsidR="00271967" w:rsidRPr="000C73E0" w:rsidRDefault="000C73E0" w:rsidP="00271967">
      <w:pPr>
        <w:spacing w:line="360" w:lineRule="atLeast"/>
        <w:ind w:left="720" w:hanging="720"/>
        <w:jc w:val="both"/>
        <w:rPr>
          <w:sz w:val="28"/>
        </w:rPr>
      </w:pPr>
      <w:r w:rsidRPr="000C73E0">
        <w:rPr>
          <w:sz w:val="28"/>
        </w:rPr>
        <w:t>15</w:t>
      </w:r>
      <w:r w:rsidR="00271967" w:rsidRPr="000C73E0">
        <w:rPr>
          <w:sz w:val="28"/>
        </w:rPr>
        <w:t>)</w:t>
      </w:r>
      <w:r w:rsidR="00271967" w:rsidRPr="000C73E0">
        <w:rPr>
          <w:sz w:val="28"/>
        </w:rPr>
        <w:tab/>
      </w:r>
      <w:r w:rsidR="00271967" w:rsidRPr="000C73E0">
        <w:rPr>
          <w:i/>
          <w:sz w:val="28"/>
        </w:rPr>
        <w:t xml:space="preserve">A quotation from </w:t>
      </w:r>
      <w:r w:rsidR="00271967" w:rsidRPr="000C73E0">
        <w:rPr>
          <w:b/>
          <w:i/>
          <w:sz w:val="28"/>
        </w:rPr>
        <w:t xml:space="preserve">Leonardo Fibonacci </w:t>
      </w:r>
      <w:r w:rsidR="00271967" w:rsidRPr="000C73E0">
        <w:rPr>
          <w:i/>
          <w:sz w:val="28"/>
        </w:rPr>
        <w:t>of Pisa</w:t>
      </w:r>
      <w:r w:rsidR="00271967" w:rsidRPr="000C73E0">
        <w:rPr>
          <w:sz w:val="28"/>
        </w:rPr>
        <w:t xml:space="preserve"> (1170 – 1250)</w:t>
      </w:r>
    </w:p>
    <w:p w14:paraId="11F8D89E" w14:textId="77777777" w:rsidR="00271967" w:rsidRPr="000C73E0" w:rsidRDefault="00271967" w:rsidP="00271967">
      <w:pPr>
        <w:spacing w:line="360" w:lineRule="atLeast"/>
        <w:ind w:left="1080" w:right="380"/>
        <w:jc w:val="both"/>
        <w:rPr>
          <w:sz w:val="28"/>
        </w:rPr>
      </w:pPr>
      <w:r w:rsidRPr="000C73E0">
        <w:rPr>
          <w:sz w:val="28"/>
        </w:rPr>
        <w:t>"</w:t>
      </w:r>
      <w:r w:rsidRPr="000C73E0">
        <w:rPr>
          <w:i/>
          <w:sz w:val="28"/>
        </w:rPr>
        <w:t>If two numbers are relatively prime and have an even sum, and if the triple product of the two numbers and their sum is multiplied by the number by which the greater number exceeds the smaller number, there results a number which will be a multiple of twenty-four.</w:t>
      </w:r>
      <w:r w:rsidRPr="000C73E0">
        <w:rPr>
          <w:sz w:val="28"/>
        </w:rPr>
        <w:t>"</w:t>
      </w:r>
    </w:p>
    <w:p w14:paraId="129AEEAE" w14:textId="77777777" w:rsidR="00271967" w:rsidRPr="000C73E0" w:rsidRDefault="00271967" w:rsidP="00271967">
      <w:pPr>
        <w:spacing w:line="360" w:lineRule="atLeast"/>
        <w:ind w:left="720" w:hanging="720"/>
        <w:jc w:val="both"/>
        <w:rPr>
          <w:sz w:val="28"/>
          <w:szCs w:val="36"/>
        </w:rPr>
      </w:pPr>
      <w:r w:rsidRPr="000C73E0">
        <w:rPr>
          <w:sz w:val="28"/>
        </w:rPr>
        <w:tab/>
        <w:t>Prove it!</w:t>
      </w:r>
    </w:p>
    <w:p w14:paraId="5CC35569" w14:textId="77777777" w:rsidR="00271967" w:rsidRPr="000C73E0" w:rsidRDefault="00271967" w:rsidP="00271967">
      <w:pPr>
        <w:spacing w:line="360" w:lineRule="atLeast"/>
        <w:ind w:left="720" w:hanging="720"/>
        <w:jc w:val="both"/>
        <w:rPr>
          <w:rFonts w:ascii="Times New Roman" w:hAnsi="Times New Roman"/>
          <w:sz w:val="28"/>
        </w:rPr>
      </w:pPr>
    </w:p>
    <w:p w14:paraId="4CB092EE" w14:textId="77777777" w:rsidR="00271967" w:rsidRPr="000C73E0" w:rsidRDefault="000C73E0" w:rsidP="00271967">
      <w:pPr>
        <w:spacing w:before="20" w:line="360" w:lineRule="atLeast"/>
        <w:ind w:left="720" w:hanging="720"/>
        <w:jc w:val="both"/>
        <w:rPr>
          <w:rFonts w:ascii="Times New Roman" w:hAnsi="Times New Roman"/>
          <w:sz w:val="28"/>
        </w:rPr>
      </w:pPr>
      <w:r w:rsidRPr="000C73E0">
        <w:rPr>
          <w:rFonts w:ascii="Times New Roman" w:hAnsi="Times New Roman"/>
          <w:sz w:val="28"/>
        </w:rPr>
        <w:t>16</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Binomial coefficients</w:t>
      </w:r>
    </w:p>
    <w:p w14:paraId="2D01A2FB"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Prove that if </w:t>
      </w:r>
      <w:r w:rsidRPr="000C73E0">
        <w:rPr>
          <w:rFonts w:ascii="Times New Roman" w:hAnsi="Times New Roman"/>
          <w:i/>
          <w:sz w:val="28"/>
        </w:rPr>
        <w:t>p</w:t>
      </w:r>
      <w:r w:rsidRPr="000C73E0">
        <w:rPr>
          <w:rFonts w:ascii="Times New Roman" w:hAnsi="Times New Roman"/>
          <w:sz w:val="28"/>
        </w:rPr>
        <w:t xml:space="preserve"> is prime then the binomial coefficient </w:t>
      </w:r>
      <w:r w:rsidR="00D404BF" w:rsidRPr="00D404BF">
        <w:rPr>
          <w:position w:val="-32"/>
          <w:sz w:val="28"/>
        </w:rPr>
        <w:object w:dxaOrig="420" w:dyaOrig="780" w14:anchorId="741DDAE2">
          <v:shape id="_x0000_i1689" type="#_x0000_t75" style="width:20.8pt;height:39.2pt" o:ole="">
            <v:imagedata r:id="rId1234" o:title=""/>
          </v:shape>
          <o:OLEObject Type="Embed" ProgID="Equation.3" ShapeID="_x0000_i1689" DrawAspect="Content" ObjectID="_1585227855" r:id="rId1235"/>
        </w:object>
      </w:r>
      <w:r w:rsidRPr="000C73E0">
        <w:rPr>
          <w:rFonts w:ascii="Times New Roman" w:hAnsi="Times New Roman"/>
          <w:sz w:val="28"/>
        </w:rPr>
        <w:t xml:space="preserve"> is divisible by </w:t>
      </w:r>
      <w:r w:rsidRPr="000C73E0">
        <w:rPr>
          <w:rFonts w:ascii="Times New Roman" w:hAnsi="Times New Roman"/>
          <w:i/>
          <w:sz w:val="28"/>
        </w:rPr>
        <w:t>p</w:t>
      </w:r>
      <w:r w:rsidRPr="000C73E0">
        <w:rPr>
          <w:rFonts w:ascii="Times New Roman" w:hAnsi="Times New Roman"/>
          <w:sz w:val="28"/>
        </w:rPr>
        <w:t xml:space="preserve"> </w:t>
      </w:r>
      <w:proofErr w:type="gramStart"/>
      <w:r w:rsidRPr="000C73E0">
        <w:rPr>
          <w:rFonts w:ascii="Times New Roman" w:hAnsi="Times New Roman"/>
          <w:sz w:val="28"/>
        </w:rPr>
        <w:t>for  1</w:t>
      </w:r>
      <w:proofErr w:type="gramEnd"/>
      <w:r w:rsidRPr="000C73E0">
        <w:rPr>
          <w:rFonts w:ascii="Times New Roman" w:hAnsi="Times New Roman"/>
          <w:sz w:val="28"/>
        </w:rPr>
        <w:t xml:space="preserve"> ≤ </w:t>
      </w:r>
      <w:r w:rsidRPr="000C73E0">
        <w:rPr>
          <w:rFonts w:ascii="Times New Roman" w:hAnsi="Times New Roman"/>
          <w:i/>
          <w:sz w:val="28"/>
        </w:rPr>
        <w:t xml:space="preserve">k </w:t>
      </w:r>
      <w:r w:rsidRPr="000C73E0">
        <w:rPr>
          <w:rFonts w:ascii="Times New Roman" w:hAnsi="Times New Roman"/>
          <w:sz w:val="28"/>
        </w:rPr>
        <w:t xml:space="preserve">&lt; </w:t>
      </w:r>
      <w:r w:rsidRPr="000C73E0">
        <w:rPr>
          <w:rFonts w:ascii="Times New Roman" w:hAnsi="Times New Roman"/>
          <w:i/>
          <w:sz w:val="28"/>
        </w:rPr>
        <w:t>p</w:t>
      </w:r>
      <w:r w:rsidRPr="000C73E0">
        <w:rPr>
          <w:rFonts w:ascii="Times New Roman" w:hAnsi="Times New Roman"/>
          <w:sz w:val="28"/>
        </w:rPr>
        <w:t xml:space="preserve">. </w:t>
      </w:r>
    </w:p>
    <w:p w14:paraId="32D64DF4"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[Hint: In the quotient</w:t>
      </w:r>
      <w:r w:rsidR="00D404BF">
        <w:rPr>
          <w:rFonts w:ascii="Times New Roman" w:hAnsi="Times New Roman"/>
          <w:sz w:val="28"/>
        </w:rPr>
        <w:t xml:space="preserve"> </w:t>
      </w:r>
      <w:r w:rsidR="00D404BF" w:rsidRPr="00D404BF">
        <w:rPr>
          <w:i/>
          <w:position w:val="-24"/>
          <w:sz w:val="28"/>
        </w:rPr>
        <w:object w:dxaOrig="2300" w:dyaOrig="660" w14:anchorId="3863140D">
          <v:shape id="_x0000_i1690" type="#_x0000_t75" style="width:115.2pt;height:32.8pt" o:ole="">
            <v:imagedata r:id="rId1236" o:title=""/>
          </v:shape>
          <o:OLEObject Type="Embed" ProgID="Equation.3" ShapeID="_x0000_i1690" DrawAspect="Content" ObjectID="_1585227856" r:id="rId1237"/>
        </w:object>
      </w:r>
      <w:r w:rsidRPr="000C73E0">
        <w:rPr>
          <w:rFonts w:ascii="Times New Roman" w:hAnsi="Times New Roman"/>
          <w:sz w:val="28"/>
        </w:rPr>
        <w:t xml:space="preserve"> one can never cancel out </w:t>
      </w:r>
      <w:r w:rsidRPr="000C73E0">
        <w:rPr>
          <w:rFonts w:ascii="Times New Roman" w:hAnsi="Times New Roman"/>
          <w:i/>
          <w:sz w:val="28"/>
        </w:rPr>
        <w:t>p</w:t>
      </w:r>
      <w:r w:rsidRPr="000C73E0">
        <w:rPr>
          <w:rFonts w:ascii="Times New Roman" w:hAnsi="Times New Roman"/>
          <w:sz w:val="28"/>
        </w:rPr>
        <w:t>.]</w:t>
      </w:r>
    </w:p>
    <w:p w14:paraId="62794A27"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Use this fact and induction to give another proof of Fermat's Little Theorem.</w:t>
      </w:r>
    </w:p>
    <w:p w14:paraId="621EA311"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Prove that if </w:t>
      </w:r>
      <w:r w:rsidRPr="000C73E0">
        <w:rPr>
          <w:rFonts w:ascii="Times New Roman" w:hAnsi="Times New Roman"/>
          <w:i/>
          <w:sz w:val="28"/>
        </w:rPr>
        <w:t>p</w:t>
      </w:r>
      <w:r w:rsidRPr="000C73E0">
        <w:rPr>
          <w:rFonts w:ascii="Times New Roman" w:hAnsi="Times New Roman"/>
          <w:sz w:val="28"/>
        </w:rPr>
        <w:t xml:space="preserve"> is prime then the binomial coefficient </w:t>
      </w:r>
      <w:r w:rsidR="00D404BF" w:rsidRPr="00D404BF">
        <w:rPr>
          <w:position w:val="-32"/>
          <w:sz w:val="28"/>
        </w:rPr>
        <w:object w:dxaOrig="1620" w:dyaOrig="780" w14:anchorId="4C050B9E">
          <v:shape id="_x0000_i1691" type="#_x0000_t75" style="width:80.8pt;height:39.2pt" o:ole="">
            <v:imagedata r:id="rId1238" o:title=""/>
          </v:shape>
          <o:OLEObject Type="Embed" ProgID="Equation.3" ShapeID="_x0000_i1691" DrawAspect="Content" ObjectID="_1585227857" r:id="rId1239"/>
        </w:object>
      </w:r>
      <w:r w:rsidRPr="000C73E0">
        <w:rPr>
          <w:rFonts w:ascii="Times New Roman" w:hAnsi="Times New Roman"/>
          <w:sz w:val="28"/>
        </w:rPr>
        <w:t xml:space="preserve"> modulo </w:t>
      </w:r>
      <w:r w:rsidRPr="000C73E0">
        <w:rPr>
          <w:rFonts w:ascii="Times New Roman" w:hAnsi="Times New Roman"/>
          <w:i/>
          <w:sz w:val="28"/>
        </w:rPr>
        <w:t>p</w:t>
      </w:r>
      <w:r w:rsidRPr="000C73E0">
        <w:rPr>
          <w:rFonts w:ascii="Times New Roman" w:hAnsi="Times New Roman"/>
          <w:sz w:val="28"/>
        </w:rPr>
        <w:t xml:space="preserve"> </w:t>
      </w:r>
      <w:proofErr w:type="gramStart"/>
      <w:r w:rsidRPr="000C73E0">
        <w:rPr>
          <w:rFonts w:ascii="Times New Roman" w:hAnsi="Times New Roman"/>
          <w:sz w:val="28"/>
        </w:rPr>
        <w:t>for  1</w:t>
      </w:r>
      <w:proofErr w:type="gramEnd"/>
      <w:r w:rsidRPr="000C73E0">
        <w:rPr>
          <w:rFonts w:ascii="Times New Roman" w:hAnsi="Times New Roman"/>
          <w:sz w:val="28"/>
        </w:rPr>
        <w:t xml:space="preserve"> ≤ </w:t>
      </w:r>
      <w:r w:rsidRPr="000C73E0">
        <w:rPr>
          <w:rFonts w:ascii="Times New Roman" w:hAnsi="Times New Roman"/>
          <w:i/>
          <w:sz w:val="28"/>
        </w:rPr>
        <w:t xml:space="preserve">k </w:t>
      </w:r>
      <w:r w:rsidRPr="000C73E0">
        <w:rPr>
          <w:rFonts w:ascii="Times New Roman" w:hAnsi="Times New Roman"/>
          <w:sz w:val="28"/>
        </w:rPr>
        <w:t xml:space="preserve">&lt; </w:t>
      </w:r>
      <w:r w:rsidRPr="000C73E0">
        <w:rPr>
          <w:rFonts w:ascii="Times New Roman" w:hAnsi="Times New Roman"/>
          <w:i/>
          <w:sz w:val="28"/>
        </w:rPr>
        <w:t>p</w:t>
      </w:r>
      <w:r w:rsidRPr="000C73E0">
        <w:rPr>
          <w:rFonts w:ascii="Times New Roman" w:hAnsi="Times New Roman"/>
          <w:sz w:val="28"/>
        </w:rPr>
        <w:t xml:space="preserve">. </w:t>
      </w:r>
    </w:p>
    <w:p w14:paraId="4C62A867"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[Hint: Note that for any integer </w:t>
      </w:r>
      <w:proofErr w:type="gramStart"/>
      <w:r w:rsidRPr="000C73E0">
        <w:rPr>
          <w:rFonts w:ascii="Times New Roman" w:hAnsi="Times New Roman"/>
          <w:i/>
          <w:sz w:val="28"/>
        </w:rPr>
        <w:t>a</w:t>
      </w:r>
      <w:r w:rsidRPr="000C73E0">
        <w:rPr>
          <w:rFonts w:ascii="Times New Roman" w:hAnsi="Times New Roman"/>
          <w:sz w:val="28"/>
        </w:rPr>
        <w:t xml:space="preserve">  we</w:t>
      </w:r>
      <w:proofErr w:type="gramEnd"/>
      <w:r w:rsidRPr="000C73E0">
        <w:rPr>
          <w:rFonts w:ascii="Times New Roman" w:hAnsi="Times New Roman"/>
          <w:sz w:val="28"/>
        </w:rPr>
        <w:t xml:space="preserve"> have </w:t>
      </w:r>
      <w:r w:rsidRPr="000C73E0">
        <w:rPr>
          <w:rFonts w:ascii="Times New Roman" w:hAnsi="Times New Roman"/>
          <w:i/>
          <w:sz w:val="28"/>
        </w:rPr>
        <w:t xml:space="preserve">p – a </w:t>
      </w:r>
      <w:r w:rsidRPr="000C73E0">
        <w:rPr>
          <w:rFonts w:ascii="Times New Roman" w:hAnsi="Times New Roman"/>
          <w:sz w:val="28"/>
        </w:rPr>
        <w:t xml:space="preserve">= </w:t>
      </w:r>
      <w:r w:rsidRPr="000C73E0">
        <w:rPr>
          <w:rFonts w:ascii="Times New Roman" w:hAnsi="Times New Roman"/>
          <w:i/>
          <w:sz w:val="28"/>
        </w:rPr>
        <w:t>–a</w:t>
      </w:r>
      <w:r w:rsidRPr="000C73E0">
        <w:rPr>
          <w:rFonts w:ascii="Times New Roman" w:hAnsi="Times New Roman"/>
          <w:sz w:val="28"/>
        </w:rPr>
        <w:t xml:space="preserve"> modulo </w:t>
      </w:r>
      <w:r w:rsidRPr="000C73E0">
        <w:rPr>
          <w:rFonts w:ascii="Times New Roman" w:hAnsi="Times New Roman"/>
          <w:i/>
          <w:sz w:val="28"/>
        </w:rPr>
        <w:t xml:space="preserve">p </w:t>
      </w:r>
      <w:r w:rsidRPr="000C73E0">
        <w:rPr>
          <w:rFonts w:ascii="Times New Roman" w:hAnsi="Times New Roman"/>
          <w:sz w:val="28"/>
        </w:rPr>
        <w:t>]</w:t>
      </w:r>
    </w:p>
    <w:p w14:paraId="7FE36077" w14:textId="77777777" w:rsidR="000C73E0" w:rsidRPr="000C73E0" w:rsidRDefault="000C73E0" w:rsidP="00271967">
      <w:pPr>
        <w:spacing w:line="360" w:lineRule="atLeast"/>
        <w:ind w:left="720" w:hanging="720"/>
        <w:jc w:val="both"/>
        <w:rPr>
          <w:rFonts w:ascii="Times New Roman" w:hAnsi="Times New Roman"/>
          <w:sz w:val="28"/>
        </w:rPr>
      </w:pPr>
    </w:p>
    <w:p w14:paraId="50F8A865" w14:textId="77777777" w:rsidR="00271967" w:rsidRPr="000C73E0" w:rsidRDefault="00271967" w:rsidP="00271967">
      <w:pPr>
        <w:spacing w:line="360" w:lineRule="atLeast"/>
        <w:ind w:left="720" w:hanging="720"/>
        <w:jc w:val="both"/>
        <w:rPr>
          <w:rFonts w:ascii="Times New Roman" w:hAnsi="Times New Roman"/>
          <w:sz w:val="28"/>
        </w:rPr>
      </w:pPr>
    </w:p>
    <w:p w14:paraId="6E610B92" w14:textId="77777777" w:rsidR="00271967" w:rsidRPr="000C73E0" w:rsidRDefault="000C73E0" w:rsidP="00271967">
      <w:pPr>
        <w:spacing w:before="20" w:line="360" w:lineRule="atLeast"/>
        <w:ind w:left="720" w:hanging="720"/>
        <w:jc w:val="both"/>
        <w:rPr>
          <w:rFonts w:ascii="Times New Roman" w:hAnsi="Times New Roman"/>
          <w:b/>
          <w:sz w:val="28"/>
        </w:rPr>
      </w:pPr>
      <w:r w:rsidRPr="000C73E0">
        <w:rPr>
          <w:rFonts w:ascii="Times New Roman" w:hAnsi="Times New Roman"/>
          <w:sz w:val="28"/>
        </w:rPr>
        <w:t>17</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Powers of primes dividing factorials</w:t>
      </w:r>
    </w:p>
    <w:p w14:paraId="1C05DAED"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Prove that the highest power of a prime </w:t>
      </w:r>
      <w:r w:rsidRPr="000C73E0">
        <w:rPr>
          <w:rFonts w:ascii="Times New Roman" w:hAnsi="Times New Roman"/>
          <w:i/>
          <w:sz w:val="28"/>
        </w:rPr>
        <w:t>p</w:t>
      </w:r>
      <w:r w:rsidRPr="000C73E0">
        <w:rPr>
          <w:rFonts w:ascii="Times New Roman" w:hAnsi="Times New Roman"/>
          <w:sz w:val="28"/>
        </w:rPr>
        <w:t xml:space="preserve"> dividing </w:t>
      </w:r>
      <w:r w:rsidRPr="000C73E0">
        <w:rPr>
          <w:rFonts w:ascii="Times New Roman" w:hAnsi="Times New Roman"/>
          <w:i/>
          <w:sz w:val="28"/>
        </w:rPr>
        <w:t>n</w:t>
      </w:r>
      <w:r w:rsidRPr="000C73E0">
        <w:rPr>
          <w:rFonts w:ascii="Times New Roman" w:hAnsi="Times New Roman"/>
          <w:sz w:val="28"/>
        </w:rPr>
        <w:t>! is given by the sum</w:t>
      </w:r>
    </w:p>
    <w:p w14:paraId="27AC6561"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r>
      <w:r w:rsidR="00D404BF" w:rsidRPr="00D404BF">
        <w:rPr>
          <w:position w:val="-36"/>
          <w:sz w:val="28"/>
        </w:rPr>
        <w:object w:dxaOrig="2400" w:dyaOrig="860" w14:anchorId="789B7E84">
          <v:shape id="_x0000_i1692" type="#_x0000_t75" style="width:120pt;height:43.2pt" o:ole="">
            <v:imagedata r:id="rId1240" o:title=""/>
          </v:shape>
          <o:OLEObject Type="Embed" ProgID="Equation.3" ShapeID="_x0000_i1692" DrawAspect="Content" ObjectID="_1585227858" r:id="rId1241"/>
        </w:object>
      </w:r>
      <w:r w:rsidRPr="000C73E0">
        <w:rPr>
          <w:rFonts w:ascii="Times New Roman" w:hAnsi="Times New Roman"/>
          <w:sz w:val="28"/>
        </w:rPr>
        <w:t xml:space="preserve">where </w:t>
      </w:r>
      <w:r w:rsidRPr="000C73E0">
        <w:rPr>
          <w:rFonts w:ascii="Times New Roman" w:hAnsi="Times New Roman"/>
          <w:b/>
          <w:sz w:val="28"/>
        </w:rPr>
        <w:t>[</w:t>
      </w:r>
      <w:r w:rsidRPr="000C73E0">
        <w:rPr>
          <w:rFonts w:ascii="Times New Roman" w:hAnsi="Times New Roman"/>
          <w:i/>
          <w:sz w:val="28"/>
        </w:rPr>
        <w:t>x</w:t>
      </w:r>
      <w:r w:rsidRPr="000C73E0">
        <w:rPr>
          <w:rFonts w:ascii="Times New Roman" w:hAnsi="Times New Roman"/>
          <w:b/>
          <w:sz w:val="28"/>
        </w:rPr>
        <w:t>]</w:t>
      </w:r>
      <w:r w:rsidRPr="000C73E0">
        <w:rPr>
          <w:rFonts w:ascii="Times New Roman" w:hAnsi="Times New Roman"/>
          <w:sz w:val="28"/>
        </w:rPr>
        <w:t xml:space="preserve"> is the integer part of </w:t>
      </w:r>
      <w:r w:rsidRPr="000C73E0">
        <w:rPr>
          <w:rFonts w:ascii="Times New Roman" w:hAnsi="Times New Roman"/>
          <w:i/>
          <w:sz w:val="28"/>
        </w:rPr>
        <w:t>x</w:t>
      </w:r>
      <w:r w:rsidRPr="000C73E0">
        <w:rPr>
          <w:rFonts w:ascii="Times New Roman" w:hAnsi="Times New Roman"/>
          <w:sz w:val="28"/>
        </w:rPr>
        <w:t xml:space="preserve"> and </w:t>
      </w:r>
      <w:r w:rsidRPr="000C73E0">
        <w:rPr>
          <w:rFonts w:ascii="Times New Roman" w:hAnsi="Times New Roman"/>
          <w:i/>
          <w:sz w:val="28"/>
        </w:rPr>
        <w:t>p</w:t>
      </w:r>
      <w:r w:rsidRPr="000C73E0">
        <w:rPr>
          <w:rFonts w:ascii="Times New Roman" w:hAnsi="Times New Roman"/>
          <w:i/>
          <w:position w:val="6"/>
          <w:sz w:val="28"/>
        </w:rPr>
        <w:t>t</w:t>
      </w:r>
      <w:r w:rsidRPr="000C73E0">
        <w:rPr>
          <w:rFonts w:ascii="Times New Roman" w:hAnsi="Times New Roman"/>
          <w:sz w:val="28"/>
        </w:rPr>
        <w:t xml:space="preserve"> is the largest power of </w:t>
      </w:r>
      <w:r w:rsidRPr="000C73E0">
        <w:rPr>
          <w:rFonts w:ascii="Times New Roman" w:hAnsi="Times New Roman"/>
          <w:i/>
          <w:sz w:val="28"/>
        </w:rPr>
        <w:t>p</w:t>
      </w:r>
      <w:r w:rsidRPr="000C73E0">
        <w:rPr>
          <w:rFonts w:ascii="Times New Roman" w:hAnsi="Times New Roman"/>
          <w:sz w:val="28"/>
        </w:rPr>
        <w:t xml:space="preserve"> ≤ </w:t>
      </w:r>
      <w:r w:rsidRPr="000C73E0">
        <w:rPr>
          <w:rFonts w:ascii="Times New Roman" w:hAnsi="Times New Roman"/>
          <w:i/>
          <w:sz w:val="28"/>
        </w:rPr>
        <w:t>n</w:t>
      </w:r>
      <w:r w:rsidRPr="000C73E0">
        <w:rPr>
          <w:rFonts w:ascii="Times New Roman" w:hAnsi="Times New Roman"/>
          <w:sz w:val="28"/>
        </w:rPr>
        <w:t>.</w:t>
      </w:r>
    </w:p>
    <w:p w14:paraId="1BBA0552" w14:textId="77777777" w:rsidR="00271967" w:rsidRPr="000C73E0" w:rsidRDefault="00271967" w:rsidP="00271967">
      <w:pPr>
        <w:spacing w:before="20" w:line="360" w:lineRule="atLeast"/>
        <w:ind w:left="720" w:hanging="720"/>
        <w:jc w:val="both"/>
        <w:rPr>
          <w:rFonts w:ascii="Times New Roman" w:hAnsi="Times New Roman"/>
          <w:sz w:val="28"/>
        </w:rPr>
      </w:pPr>
      <w:r w:rsidRPr="000C73E0">
        <w:rPr>
          <w:rFonts w:ascii="Times New Roman" w:hAnsi="Times New Roman"/>
          <w:sz w:val="28"/>
        </w:rPr>
        <w:tab/>
        <w:t>How many zeroes are at the end of 100</w:t>
      </w:r>
      <w:proofErr w:type="gramStart"/>
      <w:r w:rsidRPr="000C73E0">
        <w:rPr>
          <w:rFonts w:ascii="Times New Roman" w:hAnsi="Times New Roman"/>
          <w:sz w:val="28"/>
        </w:rPr>
        <w:t>! ?</w:t>
      </w:r>
      <w:proofErr w:type="gramEnd"/>
      <w:r w:rsidRPr="000C73E0">
        <w:rPr>
          <w:rFonts w:ascii="Times New Roman" w:hAnsi="Times New Roman"/>
          <w:sz w:val="28"/>
        </w:rPr>
        <w:t xml:space="preserve"> At the end of 1000</w:t>
      </w:r>
      <w:proofErr w:type="gramStart"/>
      <w:r w:rsidRPr="000C73E0">
        <w:rPr>
          <w:rFonts w:ascii="Times New Roman" w:hAnsi="Times New Roman"/>
          <w:sz w:val="28"/>
        </w:rPr>
        <w:t>! ?</w:t>
      </w:r>
      <w:proofErr w:type="gramEnd"/>
    </w:p>
    <w:p w14:paraId="4A6ACE6A" w14:textId="77777777" w:rsidR="00271967" w:rsidRPr="000C73E0" w:rsidRDefault="00271967" w:rsidP="00271967">
      <w:pPr>
        <w:spacing w:line="360" w:lineRule="atLeast"/>
        <w:ind w:left="720"/>
        <w:jc w:val="both"/>
        <w:rPr>
          <w:rFonts w:ascii="Times New Roman" w:hAnsi="Times New Roman"/>
          <w:sz w:val="28"/>
        </w:rPr>
      </w:pPr>
    </w:p>
    <w:p w14:paraId="7E7D981D"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1</w:t>
      </w:r>
      <w:r w:rsidR="000C73E0" w:rsidRPr="000C73E0">
        <w:rPr>
          <w:rFonts w:ascii="Times New Roman" w:hAnsi="Times New Roman"/>
          <w:sz w:val="28"/>
        </w:rPr>
        <w:t>8</w:t>
      </w:r>
      <w:r w:rsidRPr="000C73E0">
        <w:rPr>
          <w:rFonts w:ascii="Times New Roman" w:hAnsi="Times New Roman"/>
          <w:sz w:val="28"/>
        </w:rPr>
        <w:t>)</w:t>
      </w:r>
      <w:r w:rsidRPr="000C73E0">
        <w:rPr>
          <w:rFonts w:ascii="Times New Roman" w:hAnsi="Times New Roman"/>
          <w:sz w:val="28"/>
        </w:rPr>
        <w:tab/>
      </w:r>
      <w:r w:rsidRPr="000C73E0">
        <w:rPr>
          <w:rFonts w:ascii="Times New Roman" w:hAnsi="Times New Roman"/>
          <w:i/>
          <w:sz w:val="28"/>
        </w:rPr>
        <w:t>Bertrand's conjecture</w:t>
      </w:r>
    </w:p>
    <w:p w14:paraId="3341880C"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Bertrand (1822 – 1900) conjectured that if </w:t>
      </w:r>
      <w:r w:rsidRPr="000C73E0">
        <w:rPr>
          <w:rFonts w:ascii="Times New Roman" w:hAnsi="Times New Roman"/>
          <w:i/>
          <w:sz w:val="28"/>
        </w:rPr>
        <w:t>n</w:t>
      </w:r>
      <w:r w:rsidRPr="000C73E0">
        <w:rPr>
          <w:rFonts w:ascii="Times New Roman" w:hAnsi="Times New Roman"/>
          <w:sz w:val="28"/>
        </w:rPr>
        <w:t xml:space="preserve"> is any integer ≥ 2 then there is a prime in the </w:t>
      </w:r>
      <w:proofErr w:type="gramStart"/>
      <w:r w:rsidRPr="000C73E0">
        <w:rPr>
          <w:rFonts w:ascii="Times New Roman" w:hAnsi="Times New Roman"/>
          <w:sz w:val="28"/>
        </w:rPr>
        <w:t xml:space="preserve">interval  </w:t>
      </w:r>
      <w:r w:rsidRPr="000C73E0">
        <w:rPr>
          <w:rFonts w:ascii="Times New Roman" w:hAnsi="Times New Roman"/>
          <w:i/>
          <w:sz w:val="28"/>
        </w:rPr>
        <w:t>n</w:t>
      </w:r>
      <w:proofErr w:type="gramEnd"/>
      <w:r w:rsidRPr="000C73E0">
        <w:rPr>
          <w:rFonts w:ascii="Times New Roman" w:hAnsi="Times New Roman"/>
          <w:sz w:val="28"/>
        </w:rPr>
        <w:t xml:space="preserve"> ... 2</w:t>
      </w:r>
      <w:r w:rsidRPr="000C73E0">
        <w:rPr>
          <w:rFonts w:ascii="Times New Roman" w:hAnsi="Times New Roman"/>
          <w:i/>
          <w:sz w:val="28"/>
        </w:rPr>
        <w:t>n</w:t>
      </w:r>
      <w:r w:rsidRPr="000C73E0">
        <w:rPr>
          <w:rFonts w:ascii="Times New Roman" w:hAnsi="Times New Roman"/>
          <w:sz w:val="28"/>
        </w:rPr>
        <w:t xml:space="preserve">. </w:t>
      </w:r>
    </w:p>
    <w:p w14:paraId="740D0368"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The Prime Number Theorem can be used to show that for any </w:t>
      </w:r>
      <w:r w:rsidRPr="000C73E0">
        <w:rPr>
          <w:rFonts w:ascii="Symbol" w:hAnsi="Symbol"/>
          <w:sz w:val="28"/>
        </w:rPr>
        <w:t></w:t>
      </w:r>
      <w:r w:rsidRPr="000C73E0">
        <w:rPr>
          <w:rFonts w:ascii="Times New Roman" w:hAnsi="Times New Roman"/>
          <w:sz w:val="28"/>
        </w:rPr>
        <w:t xml:space="preserve"> &gt; 0, there is an </w:t>
      </w:r>
      <w:r w:rsidRPr="000C73E0">
        <w:rPr>
          <w:rFonts w:ascii="Times New Roman" w:hAnsi="Times New Roman"/>
          <w:i/>
          <w:sz w:val="28"/>
        </w:rPr>
        <w:t>N</w:t>
      </w:r>
      <w:r w:rsidRPr="000C73E0">
        <w:rPr>
          <w:rFonts w:ascii="Times New Roman" w:hAnsi="Times New Roman"/>
          <w:sz w:val="28"/>
        </w:rPr>
        <w:t xml:space="preserve"> such that if </w:t>
      </w:r>
      <w:r w:rsidRPr="000C73E0">
        <w:rPr>
          <w:rFonts w:ascii="Times New Roman" w:hAnsi="Times New Roman"/>
          <w:i/>
          <w:sz w:val="28"/>
        </w:rPr>
        <w:t>n</w:t>
      </w:r>
      <w:r w:rsidRPr="000C73E0">
        <w:rPr>
          <w:rFonts w:ascii="Times New Roman" w:hAnsi="Times New Roman"/>
          <w:sz w:val="28"/>
        </w:rPr>
        <w:t xml:space="preserve"> &gt; </w:t>
      </w:r>
      <w:r w:rsidRPr="000C73E0">
        <w:rPr>
          <w:rFonts w:ascii="Times New Roman" w:hAnsi="Times New Roman"/>
          <w:i/>
          <w:sz w:val="28"/>
        </w:rPr>
        <w:t>N</w:t>
      </w:r>
      <w:r w:rsidRPr="000C73E0">
        <w:rPr>
          <w:rFonts w:ascii="Times New Roman" w:hAnsi="Times New Roman"/>
          <w:sz w:val="28"/>
        </w:rPr>
        <w:t xml:space="preserve"> there is a prime in any interval </w:t>
      </w:r>
      <w:r w:rsidRPr="000C73E0">
        <w:rPr>
          <w:rFonts w:ascii="Times New Roman" w:hAnsi="Times New Roman"/>
          <w:i/>
          <w:sz w:val="28"/>
        </w:rPr>
        <w:t>n</w:t>
      </w:r>
      <w:r w:rsidRPr="000C73E0">
        <w:rPr>
          <w:rFonts w:ascii="Times New Roman" w:hAnsi="Times New Roman"/>
          <w:sz w:val="28"/>
        </w:rPr>
        <w:t xml:space="preserve"> ... (1 + </w:t>
      </w:r>
      <w:proofErr w:type="gramStart"/>
      <w:r w:rsidRPr="000C73E0">
        <w:rPr>
          <w:rFonts w:ascii="Symbol" w:hAnsi="Symbol"/>
          <w:i/>
          <w:sz w:val="28"/>
        </w:rPr>
        <w:t></w:t>
      </w:r>
      <w:r w:rsidRPr="000C73E0">
        <w:rPr>
          <w:rFonts w:ascii="Times New Roman" w:hAnsi="Times New Roman"/>
          <w:sz w:val="28"/>
        </w:rPr>
        <w:t>)</w:t>
      </w:r>
      <w:r w:rsidRPr="000C73E0">
        <w:rPr>
          <w:rFonts w:ascii="Times New Roman" w:hAnsi="Times New Roman"/>
          <w:i/>
          <w:sz w:val="28"/>
        </w:rPr>
        <w:t>n</w:t>
      </w:r>
      <w:r w:rsidRPr="000C73E0">
        <w:rPr>
          <w:rFonts w:ascii="Times New Roman" w:hAnsi="Times New Roman"/>
          <w:sz w:val="28"/>
        </w:rPr>
        <w:t>.</w:t>
      </w:r>
      <w:proofErr w:type="gramEnd"/>
      <w:r w:rsidRPr="000C73E0">
        <w:rPr>
          <w:rFonts w:ascii="Times New Roman" w:hAnsi="Times New Roman"/>
          <w:sz w:val="28"/>
        </w:rPr>
        <w:t xml:space="preserve"> Use the PNT to prove it for </w:t>
      </w:r>
      <w:r w:rsidRPr="000C73E0">
        <w:rPr>
          <w:rFonts w:ascii="Symbol" w:hAnsi="Symbol"/>
          <w:i/>
          <w:sz w:val="28"/>
        </w:rPr>
        <w:t></w:t>
      </w:r>
      <w:r w:rsidRPr="000C73E0">
        <w:rPr>
          <w:rFonts w:ascii="Times New Roman" w:hAnsi="Times New Roman"/>
          <w:sz w:val="28"/>
        </w:rPr>
        <w:t xml:space="preserve"> = 1.</w:t>
      </w:r>
    </w:p>
    <w:p w14:paraId="32489ED3" w14:textId="77777777" w:rsidR="00271967" w:rsidRPr="000C73E0" w:rsidRDefault="00271967" w:rsidP="00271967">
      <w:pPr>
        <w:spacing w:before="20" w:line="380" w:lineRule="atLeast"/>
        <w:ind w:left="720" w:hanging="720"/>
        <w:jc w:val="both"/>
        <w:rPr>
          <w:rFonts w:ascii="Times New Roman" w:hAnsi="Times New Roman"/>
          <w:b/>
          <w:sz w:val="28"/>
        </w:rPr>
      </w:pPr>
      <w:r w:rsidRPr="000C73E0">
        <w:rPr>
          <w:rFonts w:ascii="Times New Roman" w:hAnsi="Times New Roman"/>
          <w:b/>
          <w:sz w:val="28"/>
        </w:rPr>
        <w:t>Remark</w:t>
      </w:r>
    </w:p>
    <w:p w14:paraId="2701C9D0"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r>
      <w:proofErr w:type="gramStart"/>
      <w:r w:rsidRPr="000C73E0">
        <w:rPr>
          <w:rFonts w:ascii="Times New Roman" w:hAnsi="Times New Roman"/>
          <w:sz w:val="28"/>
        </w:rPr>
        <w:t>Unfortunately</w:t>
      </w:r>
      <w:proofErr w:type="gramEnd"/>
      <w:r w:rsidRPr="000C73E0">
        <w:rPr>
          <w:rFonts w:ascii="Times New Roman" w:hAnsi="Times New Roman"/>
          <w:sz w:val="28"/>
        </w:rPr>
        <w:t xml:space="preserve"> the approximation in the version of the PNT proved in lectures is so crude that using this form one can only deduce that there is a prime in each interval of the form </w:t>
      </w:r>
      <w:r w:rsidRPr="000C73E0">
        <w:rPr>
          <w:rFonts w:ascii="Times New Roman" w:hAnsi="Times New Roman"/>
          <w:i/>
          <w:sz w:val="28"/>
        </w:rPr>
        <w:t>n</w:t>
      </w:r>
      <w:r w:rsidRPr="000C73E0">
        <w:rPr>
          <w:rFonts w:ascii="Times New Roman" w:hAnsi="Times New Roman"/>
          <w:sz w:val="28"/>
        </w:rPr>
        <w:t xml:space="preserve"> ... 3</w:t>
      </w:r>
      <w:r w:rsidRPr="000C73E0">
        <w:rPr>
          <w:rFonts w:ascii="Times New Roman" w:hAnsi="Times New Roman"/>
          <w:i/>
          <w:sz w:val="28"/>
        </w:rPr>
        <w:t>n,</w:t>
      </w:r>
      <w:r w:rsidRPr="000C73E0">
        <w:rPr>
          <w:rFonts w:ascii="Times New Roman" w:hAnsi="Times New Roman"/>
          <w:sz w:val="28"/>
        </w:rPr>
        <w:t xml:space="preserve"> but Chebyshev's version was good enough to prove the conjecture. </w:t>
      </w:r>
    </w:p>
    <w:p w14:paraId="0AA7FD25"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Paul Erdös (one of the mathematicians to prove the PNT by "elementary" methods) summarised Bertrand's conjecture as:</w:t>
      </w:r>
    </w:p>
    <w:p w14:paraId="69A719FA" w14:textId="77777777" w:rsidR="00271967" w:rsidRPr="000C73E0" w:rsidRDefault="00271967" w:rsidP="00271967">
      <w:pPr>
        <w:spacing w:before="20" w:line="380" w:lineRule="atLeast"/>
        <w:ind w:left="1440" w:right="380"/>
        <w:jc w:val="both"/>
        <w:rPr>
          <w:rFonts w:ascii="Times New Roman" w:hAnsi="Times New Roman"/>
          <w:i/>
          <w:sz w:val="28"/>
        </w:rPr>
      </w:pPr>
      <w:r w:rsidRPr="000C73E0">
        <w:rPr>
          <w:rFonts w:ascii="Times New Roman" w:hAnsi="Times New Roman"/>
          <w:i/>
          <w:sz w:val="28"/>
        </w:rPr>
        <w:t xml:space="preserve">Chebyshev said it and I'll say it again: </w:t>
      </w:r>
    </w:p>
    <w:p w14:paraId="4A9C8C19" w14:textId="77777777" w:rsidR="00271967" w:rsidRPr="000C73E0" w:rsidRDefault="00271967" w:rsidP="00271967">
      <w:pPr>
        <w:spacing w:before="20" w:line="380" w:lineRule="atLeast"/>
        <w:ind w:left="1440" w:right="380"/>
        <w:jc w:val="both"/>
        <w:rPr>
          <w:rFonts w:ascii="Times New Roman" w:hAnsi="Times New Roman"/>
          <w:sz w:val="28"/>
        </w:rPr>
      </w:pPr>
      <w:r w:rsidRPr="000C73E0">
        <w:rPr>
          <w:rFonts w:ascii="Times New Roman" w:hAnsi="Times New Roman"/>
          <w:i/>
          <w:sz w:val="28"/>
        </w:rPr>
        <w:t xml:space="preserve">"There's always a prime between n and </w:t>
      </w:r>
      <w:r w:rsidRPr="000C73E0">
        <w:rPr>
          <w:rFonts w:ascii="Times New Roman" w:hAnsi="Times New Roman"/>
          <w:sz w:val="28"/>
        </w:rPr>
        <w:t>2</w:t>
      </w:r>
      <w:r w:rsidRPr="000C73E0">
        <w:rPr>
          <w:rFonts w:ascii="Times New Roman" w:hAnsi="Times New Roman"/>
          <w:i/>
          <w:sz w:val="28"/>
        </w:rPr>
        <w:t>n".</w:t>
      </w:r>
    </w:p>
    <w:p w14:paraId="72B773B8" w14:textId="77777777" w:rsidR="00271967" w:rsidRPr="000C73E0" w:rsidRDefault="00271967" w:rsidP="00271967">
      <w:pPr>
        <w:spacing w:before="20" w:line="380" w:lineRule="atLeast"/>
        <w:ind w:left="1440" w:right="380"/>
        <w:jc w:val="both"/>
        <w:rPr>
          <w:rFonts w:ascii="Times New Roman" w:hAnsi="Times New Roman"/>
          <w:sz w:val="28"/>
          <w:szCs w:val="28"/>
        </w:rPr>
      </w:pPr>
    </w:p>
    <w:p w14:paraId="02DF557B" w14:textId="77777777" w:rsidR="00271967" w:rsidRPr="000C73E0" w:rsidRDefault="000C73E0" w:rsidP="00271967">
      <w:pPr>
        <w:spacing w:before="20" w:line="380" w:lineRule="atLeast"/>
        <w:ind w:left="720" w:hanging="720"/>
        <w:jc w:val="both"/>
        <w:rPr>
          <w:rFonts w:ascii="Times New Roman" w:hAnsi="Times New Roman"/>
          <w:sz w:val="28"/>
        </w:rPr>
      </w:pPr>
      <w:r w:rsidRPr="000C73E0">
        <w:rPr>
          <w:rFonts w:ascii="Times New Roman" w:hAnsi="Times New Roman"/>
          <w:sz w:val="28"/>
          <w:szCs w:val="28"/>
        </w:rPr>
        <w:lastRenderedPageBreak/>
        <w:t>19</w:t>
      </w:r>
      <w:r w:rsidR="00271967" w:rsidRPr="000C73E0">
        <w:rPr>
          <w:rFonts w:ascii="Times New Roman" w:hAnsi="Times New Roman"/>
          <w:sz w:val="28"/>
          <w:szCs w:val="28"/>
        </w:rPr>
        <w:t>)</w:t>
      </w:r>
      <w:r w:rsidR="00271967" w:rsidRPr="000C73E0">
        <w:rPr>
          <w:rFonts w:ascii="Times New Roman" w:hAnsi="Times New Roman"/>
          <w:sz w:val="28"/>
          <w:szCs w:val="28"/>
        </w:rPr>
        <w:tab/>
      </w:r>
      <w:r w:rsidR="00271967" w:rsidRPr="000C73E0">
        <w:rPr>
          <w:rFonts w:ascii="Times New Roman" w:hAnsi="Times New Roman"/>
          <w:i/>
          <w:sz w:val="28"/>
        </w:rPr>
        <w:t>Wolstenholme’s Theorem</w:t>
      </w:r>
      <w:r w:rsidR="00271967" w:rsidRPr="000C73E0">
        <w:rPr>
          <w:rFonts w:ascii="Times New Roman" w:hAnsi="Times New Roman"/>
          <w:sz w:val="28"/>
        </w:rPr>
        <w:t xml:space="preserve"> (1872)</w:t>
      </w:r>
    </w:p>
    <w:p w14:paraId="4CDEF812"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Let </w:t>
      </w:r>
      <w:r w:rsidRPr="000C73E0">
        <w:rPr>
          <w:rFonts w:ascii="Times New Roman" w:hAnsi="Times New Roman"/>
          <w:i/>
          <w:sz w:val="28"/>
        </w:rPr>
        <w:t>p</w:t>
      </w:r>
      <w:r w:rsidRPr="000C73E0">
        <w:rPr>
          <w:rFonts w:ascii="Times New Roman" w:hAnsi="Times New Roman"/>
          <w:sz w:val="28"/>
        </w:rPr>
        <w:t xml:space="preserve"> &gt; 3 be a prime. Prove that the numerator of the fraction </w:t>
      </w:r>
    </w:p>
    <w:p w14:paraId="20DFA0B6" w14:textId="77777777" w:rsidR="00271967" w:rsidRPr="000C73E0" w:rsidRDefault="00271967" w:rsidP="00271967">
      <w:pPr>
        <w:spacing w:before="20" w:line="380" w:lineRule="atLeast"/>
        <w:ind w:left="720" w:hanging="720"/>
        <w:rPr>
          <w:rFonts w:ascii="Times New Roman" w:hAnsi="Times New Roman"/>
          <w:sz w:val="28"/>
        </w:rPr>
      </w:pPr>
      <w:r w:rsidRPr="000C73E0">
        <w:rPr>
          <w:rFonts w:ascii="Times New Roman" w:hAnsi="Times New Roman"/>
          <w:sz w:val="28"/>
        </w:rPr>
        <w:tab/>
      </w:r>
      <w:r w:rsidRPr="000C73E0">
        <w:rPr>
          <w:rFonts w:ascii="Times New Roman" w:hAnsi="Times New Roman"/>
          <w:sz w:val="28"/>
        </w:rPr>
        <w:tab/>
      </w:r>
      <w:r w:rsidR="00D404BF" w:rsidRPr="00D404BF">
        <w:rPr>
          <w:position w:val="-26"/>
          <w:sz w:val="28"/>
        </w:rPr>
        <w:object w:dxaOrig="2960" w:dyaOrig="720" w14:anchorId="00519128">
          <v:shape id="_x0000_i1693" type="#_x0000_t75" style="width:148pt;height:36pt" o:ole="">
            <v:imagedata r:id="rId1242" o:title=""/>
          </v:shape>
          <o:OLEObject Type="Embed" ProgID="Equation.3" ShapeID="_x0000_i1693" DrawAspect="Content" ObjectID="_1585227859" r:id="rId1243">
            <o:FieldCodes>\* mergeformat</o:FieldCodes>
          </o:OLEObject>
        </w:object>
      </w:r>
      <w:r w:rsidRPr="000C73E0">
        <w:rPr>
          <w:rFonts w:ascii="Times New Roman" w:hAnsi="Times New Roman"/>
          <w:sz w:val="28"/>
        </w:rPr>
        <w:t xml:space="preserve"> is divisible by </w:t>
      </w:r>
      <w:r w:rsidRPr="000C73E0">
        <w:rPr>
          <w:rFonts w:ascii="Times New Roman" w:hAnsi="Times New Roman"/>
          <w:i/>
          <w:sz w:val="28"/>
        </w:rPr>
        <w:t>p</w:t>
      </w:r>
      <w:r w:rsidRPr="000C73E0">
        <w:rPr>
          <w:rFonts w:ascii="Times New Roman" w:hAnsi="Times New Roman"/>
          <w:sz w:val="28"/>
        </w:rPr>
        <w:t>.</w:t>
      </w:r>
    </w:p>
    <w:p w14:paraId="3E252C40" w14:textId="77777777" w:rsidR="00271967" w:rsidRPr="000C73E0" w:rsidRDefault="00271967" w:rsidP="00271967">
      <w:pPr>
        <w:spacing w:before="20" w:line="380" w:lineRule="atLeast"/>
        <w:ind w:left="720" w:hanging="720"/>
        <w:rPr>
          <w:rFonts w:ascii="Times New Roman" w:hAnsi="Times New Roman"/>
          <w:sz w:val="28"/>
        </w:rPr>
      </w:pPr>
      <w:r w:rsidRPr="000C73E0">
        <w:rPr>
          <w:rFonts w:ascii="Times New Roman" w:hAnsi="Times New Roman"/>
          <w:sz w:val="28"/>
        </w:rPr>
        <w:tab/>
        <w:t>[Hint: multiplying through by (</w:t>
      </w:r>
      <w:r w:rsidRPr="000C73E0">
        <w:rPr>
          <w:rFonts w:ascii="Times New Roman" w:hAnsi="Times New Roman"/>
          <w:i/>
          <w:sz w:val="28"/>
        </w:rPr>
        <w:t>p</w:t>
      </w:r>
      <w:r w:rsidRPr="000C73E0">
        <w:rPr>
          <w:rFonts w:ascii="Times New Roman" w:hAnsi="Times New Roman"/>
          <w:sz w:val="28"/>
        </w:rPr>
        <w:t xml:space="preserve"> – 1)! will not affect the value of the numerator modulo </w:t>
      </w:r>
      <w:r w:rsidRPr="000C73E0">
        <w:rPr>
          <w:rFonts w:ascii="Times New Roman" w:hAnsi="Times New Roman"/>
          <w:i/>
          <w:sz w:val="28"/>
        </w:rPr>
        <w:t>p</w:t>
      </w:r>
      <w:r w:rsidRPr="000C73E0">
        <w:rPr>
          <w:rFonts w:ascii="Times New Roman" w:hAnsi="Times New Roman"/>
          <w:sz w:val="28"/>
        </w:rPr>
        <w:t>.]</w:t>
      </w:r>
    </w:p>
    <w:p w14:paraId="331F6DB1" w14:textId="77777777" w:rsidR="00271967" w:rsidRPr="000C73E0" w:rsidRDefault="00271967" w:rsidP="00271967">
      <w:pPr>
        <w:spacing w:before="20" w:line="380" w:lineRule="atLeast"/>
        <w:ind w:left="720" w:hanging="720"/>
        <w:rPr>
          <w:rFonts w:ascii="Times New Roman" w:hAnsi="Times New Roman"/>
          <w:sz w:val="28"/>
        </w:rPr>
      </w:pPr>
      <w:r w:rsidRPr="000C73E0">
        <w:rPr>
          <w:rFonts w:ascii="Times New Roman" w:hAnsi="Times New Roman"/>
          <w:sz w:val="28"/>
        </w:rPr>
        <w:tab/>
        <w:t xml:space="preserve"> (In </w:t>
      </w:r>
      <w:proofErr w:type="gramStart"/>
      <w:r w:rsidRPr="000C73E0">
        <w:rPr>
          <w:rFonts w:ascii="Times New Roman" w:hAnsi="Times New Roman"/>
          <w:sz w:val="28"/>
        </w:rPr>
        <w:t>fact</w:t>
      </w:r>
      <w:proofErr w:type="gramEnd"/>
      <w:r w:rsidRPr="000C73E0">
        <w:rPr>
          <w:rFonts w:ascii="Times New Roman" w:hAnsi="Times New Roman"/>
          <w:sz w:val="28"/>
        </w:rPr>
        <w:t xml:space="preserve"> the numerator is divisible by </w:t>
      </w:r>
      <w:r w:rsidR="00D404BF" w:rsidRPr="000C73E0">
        <w:rPr>
          <w:rFonts w:ascii="Times New Roman" w:hAnsi="Times New Roman"/>
          <w:position w:val="-8"/>
          <w:sz w:val="28"/>
        </w:rPr>
        <w:object w:dxaOrig="340" w:dyaOrig="380" w14:anchorId="543A611B">
          <v:shape id="_x0000_i1694" type="#_x0000_t75" style="width:16.8pt;height:19.2pt" o:ole="">
            <v:imagedata r:id="rId817" o:title=""/>
          </v:shape>
          <o:OLEObject Type="Embed" ProgID="Equation.3" ShapeID="_x0000_i1694" DrawAspect="Content" ObjectID="_1585227860" r:id="rId1244"/>
        </w:object>
      </w:r>
      <w:r w:rsidRPr="000C73E0">
        <w:rPr>
          <w:rFonts w:ascii="Times New Roman" w:hAnsi="Times New Roman"/>
          <w:sz w:val="28"/>
        </w:rPr>
        <w:t xml:space="preserve"> but this is harder to prove.)</w:t>
      </w:r>
    </w:p>
    <w:p w14:paraId="57BFDBFE" w14:textId="77777777" w:rsidR="00271967" w:rsidRPr="000C73E0" w:rsidRDefault="00271967" w:rsidP="00271967">
      <w:pPr>
        <w:spacing w:before="20" w:line="380" w:lineRule="atLeast"/>
        <w:ind w:left="720" w:hanging="720"/>
        <w:jc w:val="both"/>
        <w:rPr>
          <w:rFonts w:ascii="Times New Roman" w:hAnsi="Times New Roman"/>
          <w:b/>
          <w:sz w:val="28"/>
          <w:szCs w:val="28"/>
        </w:rPr>
      </w:pPr>
    </w:p>
    <w:p w14:paraId="76677E0E" w14:textId="77777777" w:rsidR="00271967" w:rsidRPr="000C73E0" w:rsidRDefault="000C73E0" w:rsidP="00271967">
      <w:pPr>
        <w:tabs>
          <w:tab w:val="left" w:pos="360"/>
          <w:tab w:val="left" w:pos="900"/>
        </w:tabs>
        <w:spacing w:before="20" w:line="380" w:lineRule="atLeast"/>
        <w:ind w:left="360" w:hanging="360"/>
        <w:jc w:val="both"/>
        <w:rPr>
          <w:rFonts w:ascii="Times New Roman" w:hAnsi="Times New Roman"/>
          <w:b/>
          <w:sz w:val="28"/>
        </w:rPr>
      </w:pPr>
      <w:r w:rsidRPr="000C73E0">
        <w:rPr>
          <w:rFonts w:ascii="Times New Roman" w:hAnsi="Times New Roman"/>
          <w:sz w:val="28"/>
          <w:szCs w:val="28"/>
        </w:rPr>
        <w:t>20</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Fermat's factorising method</w:t>
      </w:r>
    </w:p>
    <w:p w14:paraId="7B5BD6AB" w14:textId="77777777" w:rsidR="00271967" w:rsidRPr="000C73E0" w:rsidRDefault="00271967" w:rsidP="00271967">
      <w:pPr>
        <w:tabs>
          <w:tab w:val="left" w:pos="360"/>
          <w:tab w:val="left" w:pos="900"/>
        </w:tabs>
        <w:spacing w:before="20" w:line="380" w:lineRule="atLeast"/>
        <w:ind w:left="360" w:hanging="360"/>
        <w:jc w:val="both"/>
        <w:rPr>
          <w:rFonts w:ascii="Times New Roman" w:hAnsi="Times New Roman"/>
          <w:sz w:val="28"/>
        </w:rPr>
      </w:pPr>
      <w:r w:rsidRPr="000C73E0">
        <w:rPr>
          <w:rFonts w:ascii="Times New Roman" w:hAnsi="Times New Roman"/>
          <w:sz w:val="28"/>
        </w:rPr>
        <w:tab/>
        <w:t>a)</w:t>
      </w:r>
      <w:r w:rsidRPr="000C73E0">
        <w:rPr>
          <w:rFonts w:ascii="Times New Roman" w:hAnsi="Times New Roman"/>
          <w:sz w:val="28"/>
        </w:rPr>
        <w:tab/>
        <w:t>Which two-</w:t>
      </w:r>
      <w:proofErr w:type="gramStart"/>
      <w:r w:rsidRPr="000C73E0">
        <w:rPr>
          <w:rFonts w:ascii="Times New Roman" w:hAnsi="Times New Roman"/>
          <w:sz w:val="28"/>
        </w:rPr>
        <w:t>digit  numbers</w:t>
      </w:r>
      <w:proofErr w:type="gramEnd"/>
      <w:r w:rsidRPr="000C73E0">
        <w:rPr>
          <w:rFonts w:ascii="Times New Roman" w:hAnsi="Times New Roman"/>
          <w:sz w:val="28"/>
        </w:rPr>
        <w:t xml:space="preserve"> can be at the end of a perfect square ?</w:t>
      </w:r>
    </w:p>
    <w:p w14:paraId="0D475A6E" w14:textId="77777777" w:rsidR="00271967" w:rsidRPr="000C73E0" w:rsidRDefault="00271967" w:rsidP="00271967">
      <w:pPr>
        <w:tabs>
          <w:tab w:val="left" w:pos="360"/>
          <w:tab w:val="left" w:pos="900"/>
        </w:tabs>
        <w:spacing w:before="20" w:line="380" w:lineRule="atLeast"/>
        <w:ind w:left="360" w:hanging="360"/>
        <w:jc w:val="both"/>
        <w:rPr>
          <w:rFonts w:ascii="Times New Roman" w:hAnsi="Times New Roman"/>
          <w:sz w:val="28"/>
        </w:rPr>
      </w:pPr>
      <w:r w:rsidRPr="000C73E0">
        <w:rPr>
          <w:rFonts w:ascii="Times New Roman" w:hAnsi="Times New Roman"/>
          <w:sz w:val="28"/>
        </w:rPr>
        <w:tab/>
        <w:t>b)</w:t>
      </w:r>
      <w:r w:rsidRPr="000C73E0">
        <w:rPr>
          <w:rFonts w:ascii="Times New Roman" w:hAnsi="Times New Roman"/>
          <w:sz w:val="28"/>
        </w:rPr>
        <w:tab/>
        <w:t>Use Fermat's method to factorize the number 33490021.</w:t>
      </w:r>
    </w:p>
    <w:p w14:paraId="0564EEA1" w14:textId="77777777" w:rsidR="00271967" w:rsidRPr="000C73E0" w:rsidRDefault="00271967" w:rsidP="00271967">
      <w:pPr>
        <w:spacing w:before="20" w:line="380" w:lineRule="atLeast"/>
        <w:ind w:left="720" w:hanging="720"/>
        <w:jc w:val="both"/>
        <w:rPr>
          <w:rFonts w:ascii="Times New Roman" w:hAnsi="Times New Roman"/>
          <w:sz w:val="28"/>
        </w:rPr>
      </w:pPr>
    </w:p>
    <w:p w14:paraId="0C23409A" w14:textId="77777777" w:rsidR="00271967" w:rsidRPr="000C73E0" w:rsidRDefault="000C73E0" w:rsidP="00271967">
      <w:pPr>
        <w:spacing w:before="20" w:line="380" w:lineRule="atLeast"/>
        <w:ind w:left="720" w:hanging="720"/>
        <w:jc w:val="both"/>
        <w:rPr>
          <w:rFonts w:ascii="Times New Roman" w:hAnsi="Times New Roman"/>
          <w:b/>
          <w:sz w:val="28"/>
        </w:rPr>
      </w:pPr>
      <w:r w:rsidRPr="000C73E0">
        <w:rPr>
          <w:rFonts w:ascii="Times New Roman" w:hAnsi="Times New Roman"/>
          <w:sz w:val="28"/>
        </w:rPr>
        <w:t>21</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 xml:space="preserve">Pollard's </w:t>
      </w:r>
      <w:r w:rsidR="00271967" w:rsidRPr="000C73E0">
        <w:rPr>
          <w:rFonts w:ascii="Symbol" w:hAnsi="Symbol"/>
          <w:i/>
          <w:sz w:val="28"/>
        </w:rPr>
        <w:t></w:t>
      </w:r>
      <w:r w:rsidR="00271967" w:rsidRPr="000C73E0">
        <w:rPr>
          <w:rFonts w:ascii="Symbol" w:hAnsi="Symbol"/>
          <w:sz w:val="28"/>
        </w:rPr>
        <w:t></w:t>
      </w:r>
      <w:r w:rsidR="00271967" w:rsidRPr="000C73E0">
        <w:rPr>
          <w:rFonts w:ascii="Times New Roman" w:hAnsi="Times New Roman"/>
          <w:i/>
          <w:sz w:val="28"/>
        </w:rPr>
        <w:t>method</w:t>
      </w:r>
    </w:p>
    <w:p w14:paraId="3F720A92"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Use Pollard's </w:t>
      </w:r>
      <w:r w:rsidRPr="000C73E0">
        <w:rPr>
          <w:rFonts w:ascii="Symbol" w:hAnsi="Symbol"/>
          <w:i/>
          <w:sz w:val="28"/>
        </w:rPr>
        <w:t></w:t>
      </w:r>
      <w:r w:rsidRPr="000C73E0">
        <w:rPr>
          <w:rFonts w:ascii="Times New Roman" w:hAnsi="Times New Roman"/>
          <w:sz w:val="28"/>
        </w:rPr>
        <w:t xml:space="preserve">-method to factorise the number 391 = 17 </w:t>
      </w:r>
      <w:r w:rsidRPr="000C73E0">
        <w:rPr>
          <w:rFonts w:ascii="Times New Roman" w:hAnsi="Times New Roman" w:hint="eastAsia"/>
          <w:sz w:val="28"/>
        </w:rPr>
        <w:sym w:font="Symbol" w:char="F0B4"/>
      </w:r>
      <w:r w:rsidRPr="000C73E0">
        <w:rPr>
          <w:rFonts w:ascii="Times New Roman" w:hAnsi="Times New Roman"/>
          <w:sz w:val="28"/>
        </w:rPr>
        <w:t xml:space="preserve"> 23. (I've given you the factors to make it easy to find the hcf.)</w:t>
      </w:r>
    </w:p>
    <w:p w14:paraId="150C467A"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If you know enough MAPLE, write a routine to handle bigger numbers and </w:t>
      </w:r>
      <w:proofErr w:type="gramStart"/>
      <w:r w:rsidRPr="000C73E0">
        <w:rPr>
          <w:rFonts w:ascii="Times New Roman" w:hAnsi="Times New Roman"/>
          <w:sz w:val="28"/>
        </w:rPr>
        <w:t>factorise  18223380144071</w:t>
      </w:r>
      <w:proofErr w:type="gramEnd"/>
      <w:r w:rsidRPr="000C73E0">
        <w:rPr>
          <w:rFonts w:ascii="Times New Roman" w:hAnsi="Times New Roman"/>
          <w:sz w:val="28"/>
        </w:rPr>
        <w:t>. (You will need a sequence of length about 6000.)</w:t>
      </w:r>
    </w:p>
    <w:p w14:paraId="12F87C15" w14:textId="77777777" w:rsidR="00271967" w:rsidRPr="000C73E0" w:rsidRDefault="00271967" w:rsidP="00271967">
      <w:pPr>
        <w:spacing w:before="20" w:line="380" w:lineRule="atLeast"/>
        <w:ind w:left="720" w:hanging="720"/>
        <w:jc w:val="both"/>
        <w:rPr>
          <w:rFonts w:ascii="Times New Roman" w:hAnsi="Times New Roman"/>
          <w:sz w:val="28"/>
        </w:rPr>
      </w:pPr>
    </w:p>
    <w:p w14:paraId="61BCE939" w14:textId="77777777" w:rsidR="00271967" w:rsidRPr="000C73E0" w:rsidRDefault="00D404BF" w:rsidP="00271967">
      <w:pPr>
        <w:spacing w:before="20" w:line="380" w:lineRule="atLeast"/>
        <w:ind w:left="720" w:hanging="720"/>
        <w:jc w:val="both"/>
        <w:rPr>
          <w:rFonts w:ascii="Times New Roman" w:hAnsi="Times New Roman"/>
          <w:i/>
          <w:sz w:val="28"/>
        </w:rPr>
      </w:pPr>
      <w:r>
        <w:rPr>
          <w:rFonts w:ascii="Times New Roman" w:hAnsi="Times New Roman"/>
          <w:sz w:val="28"/>
        </w:rPr>
        <w:t>22</w:t>
      </w:r>
      <w:r w:rsidR="00271967" w:rsidRPr="000C73E0">
        <w:rPr>
          <w:rFonts w:ascii="Times New Roman" w:hAnsi="Times New Roman"/>
          <w:sz w:val="28"/>
        </w:rPr>
        <w:t>)</w:t>
      </w:r>
      <w:r w:rsidR="00271967" w:rsidRPr="000C73E0">
        <w:rPr>
          <w:rFonts w:ascii="Times New Roman" w:hAnsi="Times New Roman"/>
          <w:sz w:val="28"/>
        </w:rPr>
        <w:tab/>
      </w:r>
      <w:r w:rsidR="00271967" w:rsidRPr="000C73E0">
        <w:rPr>
          <w:rFonts w:ascii="Times New Roman" w:hAnsi="Times New Roman"/>
          <w:i/>
          <w:sz w:val="28"/>
        </w:rPr>
        <w:t>Fermat primes</w:t>
      </w:r>
    </w:p>
    <w:p w14:paraId="274C275F"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Multiply out the expression  </w:t>
      </w:r>
    </w:p>
    <w:p w14:paraId="2F8F1E10"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r>
      <w:r w:rsidRPr="000C73E0">
        <w:rPr>
          <w:rFonts w:ascii="Times New Roman" w:hAnsi="Times New Roman"/>
          <w:sz w:val="28"/>
        </w:rPr>
        <w:tab/>
      </w:r>
      <w:r w:rsidR="00E9295E" w:rsidRPr="000C73E0">
        <w:rPr>
          <w:rFonts w:ascii="Times New Roman" w:hAnsi="Times New Roman"/>
          <w:position w:val="-6"/>
          <w:sz w:val="28"/>
        </w:rPr>
        <w:object w:dxaOrig="5960" w:dyaOrig="360" w14:anchorId="5EAC1DC7">
          <v:shape id="_x0000_i1695" type="#_x0000_t75" style="width:298.4pt;height:18.4pt" o:ole="">
            <v:imagedata r:id="rId1245" o:title=""/>
          </v:shape>
          <o:OLEObject Type="Embed" ProgID="Equation.3" ShapeID="_x0000_i1695" DrawAspect="Content" ObjectID="_1585227861" r:id="rId1246"/>
        </w:object>
      </w:r>
      <w:r w:rsidRPr="000C73E0">
        <w:rPr>
          <w:rFonts w:ascii="Times New Roman" w:hAnsi="Times New Roman"/>
          <w:sz w:val="28"/>
        </w:rPr>
        <w:t xml:space="preserve"> </w:t>
      </w:r>
    </w:p>
    <w:p w14:paraId="20810848" w14:textId="77777777" w:rsidR="00271967" w:rsidRPr="000C73E0" w:rsidRDefault="00271967" w:rsidP="00271967">
      <w:pPr>
        <w:spacing w:before="20" w:line="380" w:lineRule="atLeast"/>
        <w:ind w:left="720" w:hanging="720"/>
        <w:jc w:val="both"/>
        <w:rPr>
          <w:rFonts w:ascii="Times New Roman" w:hAnsi="Times New Roman"/>
          <w:sz w:val="28"/>
        </w:rPr>
      </w:pPr>
      <w:r w:rsidRPr="000C73E0">
        <w:rPr>
          <w:rFonts w:ascii="Times New Roman" w:hAnsi="Times New Roman"/>
          <w:sz w:val="28"/>
        </w:rPr>
        <w:tab/>
        <w:t xml:space="preserve">and hence prove that the Fermat number </w:t>
      </w:r>
      <w:r w:rsidR="00E9295E" w:rsidRPr="00E9295E">
        <w:rPr>
          <w:rFonts w:ascii="Times New Roman" w:hAnsi="Times New Roman"/>
          <w:position w:val="-10"/>
          <w:sz w:val="28"/>
        </w:rPr>
        <w:object w:dxaOrig="1360" w:dyaOrig="400" w14:anchorId="0BFF42C6">
          <v:shape id="_x0000_i1696" type="#_x0000_t75" style="width:68pt;height:20pt" o:ole="">
            <v:imagedata r:id="rId195" o:title=""/>
          </v:shape>
          <o:OLEObject Type="Embed" ProgID="Equation.3" ShapeID="_x0000_i1696" DrawAspect="Content" ObjectID="_1585227862" r:id="rId1247"/>
        </w:object>
      </w:r>
      <w:r w:rsidRPr="000C73E0">
        <w:rPr>
          <w:rFonts w:ascii="Times New Roman" w:hAnsi="Times New Roman"/>
          <w:i/>
          <w:sz w:val="28"/>
        </w:rPr>
        <w:t xml:space="preserve"> </w:t>
      </w:r>
      <w:r w:rsidRPr="000C73E0">
        <w:rPr>
          <w:rFonts w:ascii="Times New Roman" w:hAnsi="Times New Roman"/>
          <w:sz w:val="28"/>
        </w:rPr>
        <w:t>is not prime.</w:t>
      </w:r>
    </w:p>
    <w:p w14:paraId="11277C0A" w14:textId="77777777" w:rsidR="000C73E0" w:rsidRPr="000C73E0" w:rsidRDefault="000C73E0" w:rsidP="00271967">
      <w:pPr>
        <w:spacing w:line="360" w:lineRule="atLeast"/>
        <w:ind w:left="720"/>
        <w:jc w:val="both"/>
        <w:rPr>
          <w:rFonts w:ascii="Times New Roman" w:hAnsi="Times New Roman"/>
          <w:sz w:val="28"/>
        </w:rPr>
      </w:pPr>
    </w:p>
    <w:p w14:paraId="32CE42DB" w14:textId="77777777" w:rsidR="000C73E0" w:rsidRPr="000C73E0" w:rsidRDefault="00D404BF" w:rsidP="000C73E0">
      <w:pPr>
        <w:spacing w:before="20" w:line="360" w:lineRule="atLeast"/>
        <w:ind w:left="720" w:hanging="720"/>
        <w:jc w:val="both"/>
        <w:rPr>
          <w:sz w:val="28"/>
        </w:rPr>
      </w:pPr>
      <w:r>
        <w:rPr>
          <w:sz w:val="28"/>
        </w:rPr>
        <w:t>23</w:t>
      </w:r>
      <w:r w:rsidR="000C73E0" w:rsidRPr="000C73E0">
        <w:rPr>
          <w:sz w:val="28"/>
        </w:rPr>
        <w:t>)</w:t>
      </w:r>
      <w:r w:rsidR="000C73E0" w:rsidRPr="000C73E0">
        <w:rPr>
          <w:sz w:val="28"/>
        </w:rPr>
        <w:tab/>
      </w:r>
      <w:r w:rsidR="000C73E0" w:rsidRPr="000C73E0">
        <w:rPr>
          <w:i/>
          <w:sz w:val="28"/>
        </w:rPr>
        <w:t>The Vigenère cipher</w:t>
      </w:r>
    </w:p>
    <w:p w14:paraId="2DE7A061" w14:textId="77777777" w:rsidR="000C73E0" w:rsidRPr="000C73E0" w:rsidRDefault="000C73E0" w:rsidP="000C73E0">
      <w:pPr>
        <w:spacing w:before="20" w:line="360" w:lineRule="atLeast"/>
        <w:ind w:left="720" w:hanging="720"/>
        <w:jc w:val="both"/>
        <w:rPr>
          <w:sz w:val="28"/>
        </w:rPr>
      </w:pPr>
      <w:r w:rsidRPr="000C73E0">
        <w:rPr>
          <w:sz w:val="28"/>
        </w:rPr>
        <w:tab/>
        <w:t>This cryptographic system dates from the 16th century and was widely believed to be "unbreakable" though Babbage cracked it (but did not publish how) in the 19th Century.</w:t>
      </w:r>
    </w:p>
    <w:p w14:paraId="2A007465"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sz w:val="28"/>
        </w:rPr>
        <w:tab/>
        <w:t xml:space="preserve">It uses a "keyword" which is written repeatedly under the text to be encoded. The letter of the keyword then describes how much to shift the letter above it. So, for example, if the keyword had the letter </w:t>
      </w:r>
      <w:r w:rsidRPr="000C73E0">
        <w:rPr>
          <w:rFonts w:ascii="Geneva" w:hAnsi="Geneva"/>
          <w:sz w:val="28"/>
        </w:rPr>
        <w:t>C</w:t>
      </w:r>
      <w:r w:rsidRPr="000C73E0">
        <w:rPr>
          <w:sz w:val="28"/>
        </w:rPr>
        <w:t xml:space="preserve">, the letter above would be shifted by 3 places from </w:t>
      </w:r>
      <w:r w:rsidRPr="000C73E0">
        <w:rPr>
          <w:rFonts w:ascii="Geneva" w:hAnsi="Geneva"/>
          <w:sz w:val="28"/>
        </w:rPr>
        <w:t>D</w:t>
      </w:r>
      <w:r w:rsidRPr="000C73E0">
        <w:rPr>
          <w:sz w:val="28"/>
        </w:rPr>
        <w:t xml:space="preserve"> to </w:t>
      </w:r>
      <w:r w:rsidRPr="000C73E0">
        <w:rPr>
          <w:rFonts w:ascii="Geneva" w:hAnsi="Geneva"/>
          <w:sz w:val="28"/>
        </w:rPr>
        <w:t>G</w:t>
      </w:r>
      <w:r w:rsidRPr="000C73E0">
        <w:rPr>
          <w:sz w:val="28"/>
        </w:rPr>
        <w:t xml:space="preserve"> (say) or from </w:t>
      </w:r>
      <w:r w:rsidRPr="000C73E0">
        <w:rPr>
          <w:rFonts w:ascii="Geneva" w:hAnsi="Geneva"/>
          <w:sz w:val="28"/>
        </w:rPr>
        <w:t>Y</w:t>
      </w:r>
      <w:r w:rsidRPr="000C73E0">
        <w:rPr>
          <w:sz w:val="28"/>
        </w:rPr>
        <w:t xml:space="preserve"> to </w:t>
      </w:r>
      <w:r w:rsidRPr="000C73E0">
        <w:rPr>
          <w:rFonts w:ascii="Geneva" w:hAnsi="Geneva"/>
          <w:sz w:val="28"/>
        </w:rPr>
        <w:t>B</w:t>
      </w:r>
      <w:r w:rsidRPr="000C73E0">
        <w:rPr>
          <w:rFonts w:ascii="Times New Roman" w:hAnsi="Times New Roman"/>
          <w:sz w:val="28"/>
        </w:rPr>
        <w:t xml:space="preserve"> etc.</w:t>
      </w:r>
    </w:p>
    <w:p w14:paraId="6E7E0148"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Encode the word </w:t>
      </w:r>
      <w:r w:rsidRPr="000C73E0">
        <w:rPr>
          <w:rFonts w:ascii="Geneva" w:hAnsi="Geneva"/>
          <w:sz w:val="28"/>
        </w:rPr>
        <w:t>UNBREAKABLE</w:t>
      </w:r>
      <w:r w:rsidRPr="000C73E0">
        <w:rPr>
          <w:rFonts w:ascii="Times New Roman" w:hAnsi="Times New Roman"/>
          <w:sz w:val="28"/>
        </w:rPr>
        <w:t xml:space="preserve"> using the keyword </w:t>
      </w:r>
      <w:r w:rsidRPr="000C73E0">
        <w:rPr>
          <w:rFonts w:ascii="Geneva" w:hAnsi="Geneva"/>
          <w:sz w:val="28"/>
        </w:rPr>
        <w:t>BANANA</w:t>
      </w:r>
      <w:r w:rsidRPr="000C73E0">
        <w:rPr>
          <w:rFonts w:ascii="Times New Roman" w:hAnsi="Times New Roman"/>
          <w:sz w:val="28"/>
        </w:rPr>
        <w:t xml:space="preserve"> (a very bad choice!).</w:t>
      </w:r>
    </w:p>
    <w:p w14:paraId="73042901"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Decode the message  </w:t>
      </w:r>
    </w:p>
    <w:p w14:paraId="01A60354" w14:textId="77777777" w:rsidR="000C73E0" w:rsidRPr="000C73E0" w:rsidRDefault="000C73E0" w:rsidP="000C73E0">
      <w:pPr>
        <w:spacing w:before="20" w:line="360" w:lineRule="atLeast"/>
        <w:ind w:left="720" w:hanging="720"/>
        <w:jc w:val="both"/>
        <w:rPr>
          <w:rFonts w:ascii="Geneva" w:hAnsi="Geneva"/>
          <w:sz w:val="28"/>
        </w:rPr>
      </w:pPr>
      <w:r w:rsidRPr="000C73E0">
        <w:rPr>
          <w:rFonts w:ascii="Times New Roman" w:hAnsi="Times New Roman"/>
          <w:sz w:val="28"/>
        </w:rPr>
        <w:tab/>
      </w:r>
      <w:r w:rsidRPr="000C73E0">
        <w:rPr>
          <w:rFonts w:ascii="Geneva" w:hAnsi="Geneva"/>
          <w:sz w:val="28"/>
        </w:rPr>
        <w:t>LYXLERQPNAXUQURWPRJPREVNAJRZFHW</w:t>
      </w:r>
    </w:p>
    <w:p w14:paraId="58DA59A6"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which has been encoded using the keyword </w:t>
      </w:r>
      <w:r w:rsidRPr="000C73E0">
        <w:rPr>
          <w:rFonts w:ascii="Geneva" w:hAnsi="Geneva"/>
          <w:sz w:val="28"/>
        </w:rPr>
        <w:t>CAT</w:t>
      </w:r>
      <w:r w:rsidRPr="000C73E0">
        <w:rPr>
          <w:rFonts w:ascii="Times New Roman" w:hAnsi="Times New Roman"/>
          <w:sz w:val="28"/>
        </w:rPr>
        <w:t>.</w:t>
      </w:r>
    </w:p>
    <w:p w14:paraId="4BAE0E9F"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lastRenderedPageBreak/>
        <w:tab/>
        <w:t xml:space="preserve">Show that such a cipher may be decoded by encoding the cipher text with an "anti-key" word. What is the anti-key word of </w:t>
      </w:r>
      <w:r w:rsidRPr="000C73E0">
        <w:rPr>
          <w:rFonts w:ascii="Geneva" w:hAnsi="Geneva"/>
          <w:sz w:val="28"/>
        </w:rPr>
        <w:t>CAT</w:t>
      </w:r>
      <w:r w:rsidRPr="000C73E0">
        <w:rPr>
          <w:rFonts w:ascii="Times New Roman" w:hAnsi="Times New Roman"/>
          <w:sz w:val="28"/>
        </w:rPr>
        <w:t>?</w:t>
      </w:r>
    </w:p>
    <w:p w14:paraId="6F73BC7B" w14:textId="77777777" w:rsidR="000C73E0" w:rsidRPr="000C73E0" w:rsidRDefault="000C73E0" w:rsidP="000C73E0">
      <w:pPr>
        <w:spacing w:before="20" w:line="360" w:lineRule="atLeast"/>
        <w:ind w:left="720" w:hanging="720"/>
        <w:jc w:val="both"/>
        <w:rPr>
          <w:rFonts w:ascii="Times New Roman" w:hAnsi="Times New Roman"/>
          <w:sz w:val="28"/>
        </w:rPr>
      </w:pPr>
    </w:p>
    <w:p w14:paraId="4612A8E7" w14:textId="77777777" w:rsidR="000C73E0" w:rsidRPr="000C73E0" w:rsidRDefault="000C73E0" w:rsidP="000C73E0">
      <w:pPr>
        <w:spacing w:before="20" w:line="360" w:lineRule="atLeast"/>
        <w:ind w:left="720" w:hanging="720"/>
        <w:jc w:val="both"/>
        <w:rPr>
          <w:b/>
          <w:sz w:val="28"/>
        </w:rPr>
      </w:pPr>
      <w:r w:rsidRPr="000C73E0">
        <w:rPr>
          <w:sz w:val="28"/>
        </w:rPr>
        <w:t>2</w:t>
      </w:r>
      <w:r w:rsidR="00D404BF">
        <w:rPr>
          <w:sz w:val="28"/>
        </w:rPr>
        <w:t>4</w:t>
      </w:r>
      <w:r w:rsidRPr="000C73E0">
        <w:rPr>
          <w:sz w:val="28"/>
        </w:rPr>
        <w:t>)</w:t>
      </w:r>
      <w:r w:rsidRPr="000C73E0">
        <w:rPr>
          <w:sz w:val="28"/>
        </w:rPr>
        <w:tab/>
      </w:r>
      <w:r w:rsidRPr="000C73E0">
        <w:rPr>
          <w:i/>
          <w:sz w:val="28"/>
        </w:rPr>
        <w:t>RSA</w:t>
      </w:r>
      <w:r w:rsidRPr="000C73E0">
        <w:rPr>
          <w:sz w:val="28"/>
        </w:rPr>
        <w:t xml:space="preserve"> </w:t>
      </w:r>
      <w:r w:rsidRPr="000C73E0">
        <w:rPr>
          <w:i/>
          <w:sz w:val="28"/>
        </w:rPr>
        <w:t>Cryptography</w:t>
      </w:r>
    </w:p>
    <w:p w14:paraId="54E68740" w14:textId="77777777" w:rsidR="000C73E0" w:rsidRPr="000C73E0" w:rsidRDefault="000C73E0" w:rsidP="000C73E0">
      <w:pPr>
        <w:spacing w:before="20" w:line="360" w:lineRule="atLeast"/>
        <w:ind w:left="720" w:hanging="720"/>
        <w:rPr>
          <w:sz w:val="28"/>
        </w:rPr>
      </w:pPr>
      <w:r w:rsidRPr="000C73E0">
        <w:rPr>
          <w:sz w:val="28"/>
        </w:rPr>
        <w:tab/>
        <w:t xml:space="preserve">What would happen if you took </w:t>
      </w:r>
      <w:proofErr w:type="gramStart"/>
      <w:r w:rsidRPr="000C73E0">
        <w:rPr>
          <w:sz w:val="28"/>
        </w:rPr>
        <w:t>the a</w:t>
      </w:r>
      <w:proofErr w:type="gramEnd"/>
      <w:r w:rsidRPr="000C73E0">
        <w:rPr>
          <w:sz w:val="28"/>
        </w:rPr>
        <w:t xml:space="preserve"> product of three primes to use for encoding rather than a product of two primes? Or the square of a prime?</w:t>
      </w:r>
    </w:p>
    <w:p w14:paraId="2ADF7A38" w14:textId="77777777" w:rsidR="000C73E0" w:rsidRPr="000C73E0" w:rsidRDefault="000C73E0" w:rsidP="000C73E0">
      <w:pPr>
        <w:spacing w:before="20" w:line="360" w:lineRule="atLeast"/>
        <w:ind w:left="720" w:hanging="720"/>
        <w:rPr>
          <w:sz w:val="28"/>
        </w:rPr>
      </w:pPr>
    </w:p>
    <w:p w14:paraId="5A607342" w14:textId="77777777" w:rsidR="000C73E0" w:rsidRPr="000C73E0" w:rsidRDefault="00D404BF" w:rsidP="000C73E0">
      <w:pPr>
        <w:spacing w:before="20" w:line="360" w:lineRule="atLeast"/>
        <w:ind w:left="720" w:hanging="720"/>
        <w:rPr>
          <w:i/>
          <w:sz w:val="28"/>
        </w:rPr>
      </w:pPr>
      <w:r>
        <w:rPr>
          <w:sz w:val="28"/>
        </w:rPr>
        <w:t>25</w:t>
      </w:r>
      <w:r w:rsidR="000C73E0" w:rsidRPr="000C73E0">
        <w:rPr>
          <w:sz w:val="28"/>
        </w:rPr>
        <w:t>)</w:t>
      </w:r>
      <w:r w:rsidR="000C73E0" w:rsidRPr="000C73E0">
        <w:rPr>
          <w:sz w:val="28"/>
        </w:rPr>
        <w:tab/>
      </w:r>
      <w:r w:rsidR="000C73E0" w:rsidRPr="000C73E0">
        <w:rPr>
          <w:i/>
          <w:sz w:val="28"/>
        </w:rPr>
        <w:t xml:space="preserve">Factorising a number if you know </w:t>
      </w:r>
      <w:r w:rsidR="000C73E0" w:rsidRPr="000C73E0">
        <w:rPr>
          <w:rFonts w:ascii="Symbol" w:hAnsi="Symbol"/>
          <w:i/>
          <w:sz w:val="28"/>
        </w:rPr>
        <w:t></w:t>
      </w:r>
    </w:p>
    <w:p w14:paraId="41329EAB" w14:textId="77777777" w:rsidR="000C73E0" w:rsidRPr="000C73E0" w:rsidRDefault="000C73E0" w:rsidP="000C73E0">
      <w:pPr>
        <w:spacing w:before="20" w:line="360" w:lineRule="atLeast"/>
        <w:ind w:left="720" w:hanging="720"/>
        <w:rPr>
          <w:sz w:val="28"/>
        </w:rPr>
      </w:pPr>
      <w:r w:rsidRPr="000C73E0">
        <w:rPr>
          <w:sz w:val="28"/>
        </w:rPr>
        <w:tab/>
        <w:t xml:space="preserve">If </w:t>
      </w:r>
      <w:r w:rsidRPr="000C73E0">
        <w:rPr>
          <w:i/>
          <w:sz w:val="28"/>
        </w:rPr>
        <w:t>n</w:t>
      </w:r>
      <w:r w:rsidRPr="000C73E0">
        <w:rPr>
          <w:sz w:val="28"/>
        </w:rPr>
        <w:t xml:space="preserve"> = </w:t>
      </w:r>
      <w:r w:rsidRPr="000C73E0">
        <w:rPr>
          <w:i/>
          <w:sz w:val="28"/>
        </w:rPr>
        <w:t>pq</w:t>
      </w:r>
      <w:r w:rsidRPr="000C73E0">
        <w:rPr>
          <w:sz w:val="28"/>
        </w:rPr>
        <w:t xml:space="preserve"> with </w:t>
      </w:r>
      <w:r w:rsidRPr="000C73E0">
        <w:rPr>
          <w:i/>
          <w:sz w:val="28"/>
        </w:rPr>
        <w:t>p</w:t>
      </w:r>
      <w:r w:rsidRPr="000C73E0">
        <w:rPr>
          <w:sz w:val="28"/>
        </w:rPr>
        <w:t xml:space="preserve">, </w:t>
      </w:r>
      <w:r w:rsidRPr="000C73E0">
        <w:rPr>
          <w:i/>
          <w:sz w:val="28"/>
        </w:rPr>
        <w:t>q</w:t>
      </w:r>
      <w:r w:rsidRPr="000C73E0">
        <w:rPr>
          <w:sz w:val="28"/>
        </w:rPr>
        <w:t xml:space="preserve"> distinct primes, prove that </w:t>
      </w:r>
    </w:p>
    <w:p w14:paraId="4DFDCAFB" w14:textId="77777777" w:rsidR="000C73E0" w:rsidRPr="00F919D6" w:rsidRDefault="000C73E0" w:rsidP="000C73E0">
      <w:pPr>
        <w:spacing w:before="20" w:line="360" w:lineRule="atLeast"/>
        <w:ind w:left="720" w:hanging="720"/>
        <w:rPr>
          <w:i/>
          <w:sz w:val="28"/>
          <w:lang w:val="pt-BR"/>
        </w:rPr>
      </w:pPr>
      <w:r w:rsidRPr="000C73E0">
        <w:rPr>
          <w:sz w:val="28"/>
        </w:rPr>
        <w:tab/>
      </w:r>
      <w:proofErr w:type="gramStart"/>
      <w:r w:rsidRPr="00F919D6">
        <w:rPr>
          <w:i/>
          <w:sz w:val="28"/>
          <w:lang w:val="pt-BR"/>
        </w:rPr>
        <w:t>n</w:t>
      </w:r>
      <w:proofErr w:type="gramEnd"/>
      <w:r w:rsidRPr="00F919D6">
        <w:rPr>
          <w:sz w:val="28"/>
          <w:lang w:val="pt-BR"/>
        </w:rPr>
        <w:t xml:space="preserve"> – </w:t>
      </w:r>
      <w:r w:rsidRPr="000C73E0">
        <w:rPr>
          <w:rFonts w:ascii="Symbol" w:hAnsi="Symbol"/>
          <w:i/>
          <w:sz w:val="28"/>
        </w:rPr>
        <w:t></w:t>
      </w:r>
      <w:r w:rsidRPr="00F919D6">
        <w:rPr>
          <w:sz w:val="28"/>
          <w:lang w:val="pt-BR"/>
        </w:rPr>
        <w:t>(</w:t>
      </w:r>
      <w:r w:rsidRPr="00F919D6">
        <w:rPr>
          <w:i/>
          <w:sz w:val="28"/>
          <w:lang w:val="pt-BR"/>
        </w:rPr>
        <w:t>n</w:t>
      </w:r>
      <w:r w:rsidRPr="00F919D6">
        <w:rPr>
          <w:sz w:val="28"/>
          <w:lang w:val="pt-BR"/>
        </w:rPr>
        <w:t xml:space="preserve">) = </w:t>
      </w:r>
      <w:r w:rsidRPr="00F919D6">
        <w:rPr>
          <w:i/>
          <w:sz w:val="28"/>
          <w:lang w:val="pt-BR"/>
        </w:rPr>
        <w:t>p</w:t>
      </w:r>
      <w:r w:rsidRPr="00F919D6">
        <w:rPr>
          <w:sz w:val="28"/>
          <w:lang w:val="pt-BR"/>
        </w:rPr>
        <w:t xml:space="preserve"> + </w:t>
      </w:r>
      <w:r w:rsidRPr="00F919D6">
        <w:rPr>
          <w:i/>
          <w:sz w:val="28"/>
          <w:lang w:val="pt-BR"/>
        </w:rPr>
        <w:t>q</w:t>
      </w:r>
      <w:r w:rsidRPr="00F919D6">
        <w:rPr>
          <w:sz w:val="28"/>
          <w:lang w:val="pt-BR"/>
        </w:rPr>
        <w:t xml:space="preserve"> – 1 and (</w:t>
      </w:r>
      <w:r w:rsidRPr="00F919D6">
        <w:rPr>
          <w:i/>
          <w:sz w:val="28"/>
          <w:lang w:val="pt-BR"/>
        </w:rPr>
        <w:t>p</w:t>
      </w:r>
      <w:r w:rsidRPr="00F919D6">
        <w:rPr>
          <w:sz w:val="28"/>
          <w:lang w:val="pt-BR"/>
        </w:rPr>
        <w:t xml:space="preserve"> + </w:t>
      </w:r>
      <w:r w:rsidRPr="00F919D6">
        <w:rPr>
          <w:i/>
          <w:sz w:val="28"/>
          <w:lang w:val="pt-BR"/>
        </w:rPr>
        <w:t>q</w:t>
      </w:r>
      <w:r w:rsidRPr="00F919D6">
        <w:rPr>
          <w:sz w:val="28"/>
          <w:lang w:val="pt-BR"/>
        </w:rPr>
        <w:t>)</w:t>
      </w:r>
      <w:r w:rsidRPr="00F919D6">
        <w:rPr>
          <w:position w:val="6"/>
          <w:sz w:val="28"/>
          <w:szCs w:val="18"/>
          <w:lang w:val="pt-BR"/>
        </w:rPr>
        <w:t>2</w:t>
      </w:r>
      <w:r w:rsidRPr="00F919D6">
        <w:rPr>
          <w:sz w:val="28"/>
          <w:lang w:val="pt-BR"/>
        </w:rPr>
        <w:t xml:space="preserve"> = (</w:t>
      </w:r>
      <w:r w:rsidRPr="00F919D6">
        <w:rPr>
          <w:i/>
          <w:sz w:val="28"/>
          <w:lang w:val="pt-BR"/>
        </w:rPr>
        <w:t>p</w:t>
      </w:r>
      <w:r w:rsidRPr="00F919D6">
        <w:rPr>
          <w:sz w:val="28"/>
          <w:lang w:val="pt-BR"/>
        </w:rPr>
        <w:t xml:space="preserve"> – </w:t>
      </w:r>
      <w:r w:rsidRPr="00F919D6">
        <w:rPr>
          <w:i/>
          <w:sz w:val="28"/>
          <w:lang w:val="pt-BR"/>
        </w:rPr>
        <w:t>q</w:t>
      </w:r>
      <w:r w:rsidRPr="00F919D6">
        <w:rPr>
          <w:sz w:val="28"/>
          <w:lang w:val="pt-BR"/>
        </w:rPr>
        <w:t>)</w:t>
      </w:r>
      <w:r w:rsidRPr="00F919D6">
        <w:rPr>
          <w:position w:val="6"/>
          <w:sz w:val="28"/>
          <w:szCs w:val="18"/>
          <w:lang w:val="pt-BR"/>
        </w:rPr>
        <w:t>2</w:t>
      </w:r>
      <w:r w:rsidRPr="00F919D6">
        <w:rPr>
          <w:sz w:val="28"/>
          <w:lang w:val="pt-BR"/>
        </w:rPr>
        <w:t xml:space="preserve"> + 4</w:t>
      </w:r>
      <w:r w:rsidRPr="00F919D6">
        <w:rPr>
          <w:i/>
          <w:sz w:val="28"/>
          <w:lang w:val="pt-BR"/>
        </w:rPr>
        <w:t>n.</w:t>
      </w:r>
    </w:p>
    <w:p w14:paraId="1C60D641" w14:textId="77777777" w:rsidR="000C73E0" w:rsidRPr="000C73E0" w:rsidRDefault="000C73E0" w:rsidP="000C73E0">
      <w:pPr>
        <w:spacing w:before="20" w:line="360" w:lineRule="atLeast"/>
        <w:ind w:left="720" w:hanging="720"/>
        <w:rPr>
          <w:sz w:val="28"/>
        </w:rPr>
      </w:pPr>
      <w:r w:rsidRPr="00F919D6">
        <w:rPr>
          <w:sz w:val="28"/>
          <w:lang w:val="pt-BR"/>
        </w:rPr>
        <w:tab/>
      </w:r>
      <w:r w:rsidRPr="000C73E0">
        <w:rPr>
          <w:sz w:val="28"/>
        </w:rPr>
        <w:t xml:space="preserve">Deduce that finding the value of </w:t>
      </w:r>
      <w:proofErr w:type="gramStart"/>
      <w:r w:rsidRPr="000C73E0">
        <w:rPr>
          <w:sz w:val="28"/>
        </w:rPr>
        <w:t xml:space="preserve">the  </w:t>
      </w:r>
      <w:r w:rsidRPr="000C73E0">
        <w:rPr>
          <w:rFonts w:ascii="Symbol" w:hAnsi="Symbol"/>
          <w:i/>
          <w:sz w:val="28"/>
        </w:rPr>
        <w:t></w:t>
      </w:r>
      <w:proofErr w:type="gramEnd"/>
      <w:r w:rsidRPr="000C73E0">
        <w:rPr>
          <w:sz w:val="28"/>
        </w:rPr>
        <w:t>-function of a number is equivalent in difficulty to factorising it.</w:t>
      </w:r>
    </w:p>
    <w:p w14:paraId="4A0831A3" w14:textId="77777777" w:rsidR="000C73E0" w:rsidRPr="000C73E0" w:rsidRDefault="000C73E0" w:rsidP="000C73E0">
      <w:pPr>
        <w:spacing w:before="20" w:line="360" w:lineRule="atLeast"/>
        <w:ind w:left="720" w:hanging="720"/>
        <w:rPr>
          <w:sz w:val="28"/>
        </w:rPr>
      </w:pPr>
      <w:r w:rsidRPr="000C73E0">
        <w:rPr>
          <w:sz w:val="28"/>
        </w:rPr>
        <w:tab/>
        <w:t xml:space="preserve">Given that </w:t>
      </w:r>
      <w:r w:rsidRPr="000C73E0">
        <w:rPr>
          <w:rFonts w:ascii="Symbol" w:hAnsi="Symbol"/>
          <w:i/>
          <w:sz w:val="28"/>
        </w:rPr>
        <w:t></w:t>
      </w:r>
      <w:r w:rsidRPr="000C73E0">
        <w:rPr>
          <w:sz w:val="28"/>
        </w:rPr>
        <w:t>(14933) = 14688, factorise it.</w:t>
      </w:r>
    </w:p>
    <w:p w14:paraId="376512A2" w14:textId="77777777" w:rsidR="000C73E0" w:rsidRPr="000C73E0" w:rsidRDefault="000C73E0" w:rsidP="000C73E0">
      <w:pPr>
        <w:spacing w:before="20" w:line="360" w:lineRule="atLeast"/>
        <w:ind w:left="720" w:hanging="720"/>
        <w:rPr>
          <w:sz w:val="28"/>
        </w:rPr>
      </w:pPr>
    </w:p>
    <w:p w14:paraId="3B889137" w14:textId="77777777" w:rsidR="000C73E0" w:rsidRPr="000C73E0" w:rsidRDefault="00D404BF" w:rsidP="000C73E0">
      <w:pPr>
        <w:spacing w:before="20" w:line="360" w:lineRule="atLeast"/>
        <w:ind w:left="720" w:hanging="720"/>
        <w:jc w:val="both"/>
        <w:rPr>
          <w:i/>
          <w:sz w:val="28"/>
        </w:rPr>
      </w:pPr>
      <w:r>
        <w:rPr>
          <w:sz w:val="28"/>
        </w:rPr>
        <w:t>26</w:t>
      </w:r>
      <w:r w:rsidR="000C73E0" w:rsidRPr="000C73E0">
        <w:rPr>
          <w:sz w:val="28"/>
        </w:rPr>
        <w:t>)</w:t>
      </w:r>
      <w:r w:rsidR="000C73E0" w:rsidRPr="000C73E0">
        <w:rPr>
          <w:sz w:val="28"/>
        </w:rPr>
        <w:tab/>
      </w:r>
      <w:r w:rsidR="000C73E0" w:rsidRPr="000C73E0">
        <w:rPr>
          <w:i/>
          <w:sz w:val="28"/>
        </w:rPr>
        <w:t>RSA</w:t>
      </w:r>
    </w:p>
    <w:p w14:paraId="0137C5F3" w14:textId="77777777" w:rsidR="000C73E0" w:rsidRPr="000C73E0" w:rsidRDefault="000C73E0" w:rsidP="000C73E0">
      <w:pPr>
        <w:spacing w:before="20" w:line="360" w:lineRule="atLeast"/>
        <w:ind w:left="720" w:hanging="720"/>
        <w:jc w:val="both"/>
        <w:rPr>
          <w:sz w:val="28"/>
        </w:rPr>
      </w:pPr>
      <w:r w:rsidRPr="000C73E0">
        <w:rPr>
          <w:sz w:val="28"/>
        </w:rPr>
        <w:tab/>
        <w:t xml:space="preserve">The number </w:t>
      </w:r>
      <w:r w:rsidRPr="000C73E0">
        <w:rPr>
          <w:i/>
          <w:sz w:val="28"/>
        </w:rPr>
        <w:t>N</w:t>
      </w:r>
      <w:r w:rsidRPr="000C73E0">
        <w:rPr>
          <w:sz w:val="28"/>
        </w:rPr>
        <w:t xml:space="preserve"> = 1003 is to be used for RSA encoding with coding power </w:t>
      </w:r>
      <w:r w:rsidRPr="000C73E0">
        <w:rPr>
          <w:i/>
          <w:sz w:val="28"/>
        </w:rPr>
        <w:t>c</w:t>
      </w:r>
      <w:r w:rsidRPr="000C73E0">
        <w:rPr>
          <w:sz w:val="28"/>
        </w:rPr>
        <w:t xml:space="preserve"> = 3.</w:t>
      </w:r>
    </w:p>
    <w:p w14:paraId="53B19C05" w14:textId="77777777" w:rsidR="000C73E0" w:rsidRPr="000C73E0" w:rsidRDefault="000C73E0" w:rsidP="000C73E0">
      <w:pPr>
        <w:spacing w:before="20" w:line="360" w:lineRule="atLeast"/>
        <w:ind w:left="720" w:hanging="720"/>
        <w:jc w:val="both"/>
        <w:rPr>
          <w:sz w:val="28"/>
        </w:rPr>
      </w:pPr>
      <w:r w:rsidRPr="000C73E0">
        <w:rPr>
          <w:sz w:val="28"/>
        </w:rPr>
        <w:tab/>
        <w:t xml:space="preserve">Given that </w:t>
      </w:r>
      <w:r w:rsidRPr="000C73E0">
        <w:rPr>
          <w:i/>
          <w:sz w:val="28"/>
        </w:rPr>
        <w:t>N</w:t>
      </w:r>
      <w:r w:rsidRPr="000C73E0">
        <w:rPr>
          <w:sz w:val="28"/>
        </w:rPr>
        <w:t xml:space="preserve"> can be factored as 17 </w:t>
      </w:r>
      <w:r w:rsidRPr="000C73E0">
        <w:rPr>
          <w:rFonts w:ascii="Symbol" w:hAnsi="Symbol"/>
          <w:sz w:val="28"/>
        </w:rPr>
        <w:t></w:t>
      </w:r>
      <w:r w:rsidRPr="000C73E0">
        <w:rPr>
          <w:sz w:val="28"/>
        </w:rPr>
        <w:t xml:space="preserve"> 59 calculate the decoding power.</w:t>
      </w:r>
    </w:p>
    <w:p w14:paraId="5FBB541E" w14:textId="77777777" w:rsidR="000C73E0" w:rsidRPr="000C73E0" w:rsidRDefault="000C73E0" w:rsidP="000C73E0">
      <w:pPr>
        <w:spacing w:before="20" w:line="360" w:lineRule="atLeast"/>
        <w:ind w:left="720" w:hanging="720"/>
        <w:jc w:val="both"/>
        <w:rPr>
          <w:sz w:val="28"/>
        </w:rPr>
      </w:pPr>
      <w:r w:rsidRPr="000C73E0">
        <w:rPr>
          <w:sz w:val="28"/>
        </w:rPr>
        <w:tab/>
        <w:t>Use your calculator to encode the message</w:t>
      </w:r>
      <w:r w:rsidRPr="000C73E0">
        <w:rPr>
          <w:rFonts w:ascii="Geneva" w:hAnsi="Geneva"/>
          <w:sz w:val="28"/>
        </w:rPr>
        <w:t xml:space="preserve"> STANDREWS</w:t>
      </w:r>
      <w:r w:rsidRPr="000C73E0">
        <w:rPr>
          <w:sz w:val="28"/>
        </w:rPr>
        <w:t xml:space="preserve"> using 01 for </w:t>
      </w:r>
      <w:r w:rsidRPr="000C73E0">
        <w:rPr>
          <w:rFonts w:ascii="Geneva" w:hAnsi="Geneva"/>
          <w:sz w:val="28"/>
        </w:rPr>
        <w:t>A</w:t>
      </w:r>
      <w:r w:rsidRPr="000C73E0">
        <w:rPr>
          <w:sz w:val="28"/>
        </w:rPr>
        <w:t xml:space="preserve">, 02 for </w:t>
      </w:r>
      <w:r w:rsidRPr="000C73E0">
        <w:rPr>
          <w:rFonts w:ascii="Geneva" w:hAnsi="Geneva"/>
          <w:sz w:val="28"/>
        </w:rPr>
        <w:t>B</w:t>
      </w:r>
      <w:r w:rsidRPr="000C73E0">
        <w:rPr>
          <w:sz w:val="28"/>
        </w:rPr>
        <w:t xml:space="preserve"> etc. and and then using a block length of 3. </w:t>
      </w:r>
    </w:p>
    <w:p w14:paraId="3096E235" w14:textId="77777777" w:rsidR="000C73E0" w:rsidRPr="000C73E0" w:rsidRDefault="000C73E0" w:rsidP="000C73E0">
      <w:pPr>
        <w:spacing w:before="20" w:line="360" w:lineRule="atLeast"/>
        <w:ind w:left="720" w:hanging="720"/>
        <w:jc w:val="both"/>
        <w:rPr>
          <w:sz w:val="28"/>
        </w:rPr>
      </w:pPr>
      <w:r w:rsidRPr="000C73E0">
        <w:rPr>
          <w:sz w:val="28"/>
        </w:rPr>
        <w:tab/>
        <w:t xml:space="preserve">You will have to use a computer to decode the message </w:t>
      </w:r>
    </w:p>
    <w:p w14:paraId="2770E6E5" w14:textId="77777777" w:rsidR="000C73E0" w:rsidRPr="000C73E0" w:rsidRDefault="000C73E0" w:rsidP="000C73E0">
      <w:pPr>
        <w:spacing w:before="20" w:line="360" w:lineRule="atLeast"/>
        <w:ind w:left="720" w:hanging="720"/>
        <w:jc w:val="both"/>
        <w:rPr>
          <w:sz w:val="28"/>
        </w:rPr>
      </w:pPr>
      <w:r w:rsidRPr="000C73E0">
        <w:rPr>
          <w:sz w:val="28"/>
        </w:rPr>
        <w:tab/>
      </w:r>
      <w:r w:rsidRPr="000C73E0">
        <w:rPr>
          <w:sz w:val="28"/>
        </w:rPr>
        <w:tab/>
        <w:t>726, 583, 979, 104, 072, 828, 655, 117</w:t>
      </w:r>
    </w:p>
    <w:p w14:paraId="3156984A" w14:textId="77777777" w:rsidR="000C73E0" w:rsidRPr="000C73E0" w:rsidRDefault="000C73E0" w:rsidP="000C73E0">
      <w:pPr>
        <w:tabs>
          <w:tab w:val="left" w:pos="900"/>
        </w:tabs>
        <w:spacing w:before="20" w:line="360" w:lineRule="atLeast"/>
        <w:ind w:left="360" w:hanging="360"/>
        <w:jc w:val="both"/>
        <w:rPr>
          <w:sz w:val="28"/>
        </w:rPr>
      </w:pPr>
    </w:p>
    <w:p w14:paraId="621D1217" w14:textId="77777777" w:rsidR="000C73E0" w:rsidRPr="000C73E0" w:rsidRDefault="00D404BF" w:rsidP="000C73E0">
      <w:pPr>
        <w:tabs>
          <w:tab w:val="left" w:pos="900"/>
        </w:tabs>
        <w:spacing w:before="20" w:line="360" w:lineRule="atLeast"/>
        <w:ind w:left="360" w:hanging="360"/>
        <w:jc w:val="both"/>
        <w:rPr>
          <w:sz w:val="28"/>
        </w:rPr>
      </w:pPr>
      <w:r>
        <w:rPr>
          <w:sz w:val="28"/>
        </w:rPr>
        <w:t>27</w:t>
      </w:r>
      <w:r w:rsidR="000C73E0" w:rsidRPr="000C73E0">
        <w:rPr>
          <w:sz w:val="28"/>
        </w:rPr>
        <w:t>)</w:t>
      </w:r>
      <w:r w:rsidR="000C73E0" w:rsidRPr="000C73E0">
        <w:rPr>
          <w:sz w:val="28"/>
        </w:rPr>
        <w:tab/>
      </w:r>
      <w:r w:rsidR="000C73E0" w:rsidRPr="000C73E0">
        <w:rPr>
          <w:i/>
          <w:sz w:val="28"/>
        </w:rPr>
        <w:t>Questions to ponder</w:t>
      </w:r>
      <w:r w:rsidR="000C73E0" w:rsidRPr="000C73E0">
        <w:rPr>
          <w:sz w:val="28"/>
        </w:rPr>
        <w:t xml:space="preserve"> (or maybe try MAPLE on)</w:t>
      </w:r>
    </w:p>
    <w:p w14:paraId="104BF9F0" w14:textId="77777777" w:rsidR="000C73E0" w:rsidRPr="000C73E0" w:rsidRDefault="000C73E0" w:rsidP="000C73E0">
      <w:pPr>
        <w:tabs>
          <w:tab w:val="left" w:pos="900"/>
        </w:tabs>
        <w:spacing w:before="20" w:line="360" w:lineRule="atLeast"/>
        <w:ind w:left="360" w:hanging="360"/>
        <w:jc w:val="both"/>
        <w:rPr>
          <w:sz w:val="28"/>
        </w:rPr>
      </w:pPr>
      <w:r w:rsidRPr="000C73E0">
        <w:rPr>
          <w:sz w:val="28"/>
        </w:rPr>
        <w:tab/>
        <w:t>a)</w:t>
      </w:r>
      <w:r w:rsidRPr="000C73E0">
        <w:rPr>
          <w:sz w:val="28"/>
        </w:rPr>
        <w:tab/>
        <w:t xml:space="preserve">Is every odd </w:t>
      </w:r>
      <w:proofErr w:type="gramStart"/>
      <w:r w:rsidRPr="000C73E0">
        <w:rPr>
          <w:sz w:val="28"/>
        </w:rPr>
        <w:t>integer  ≥</w:t>
      </w:r>
      <w:proofErr w:type="gramEnd"/>
      <w:r w:rsidRPr="000C73E0">
        <w:rPr>
          <w:sz w:val="28"/>
        </w:rPr>
        <w:t xml:space="preserve"> 3 either a prime or a sum of a prime and a power </w:t>
      </w:r>
      <w:r w:rsidR="00E9295E">
        <w:rPr>
          <w:sz w:val="28"/>
        </w:rPr>
        <w:tab/>
      </w:r>
      <w:r w:rsidRPr="000C73E0">
        <w:rPr>
          <w:sz w:val="28"/>
        </w:rPr>
        <w:t>of 2?</w:t>
      </w:r>
    </w:p>
    <w:p w14:paraId="4DC03026" w14:textId="77777777" w:rsidR="000C73E0" w:rsidRPr="000C73E0" w:rsidRDefault="000C73E0" w:rsidP="000C73E0">
      <w:pPr>
        <w:tabs>
          <w:tab w:val="left" w:pos="900"/>
        </w:tabs>
        <w:spacing w:before="20" w:line="360" w:lineRule="atLeast"/>
        <w:ind w:left="360" w:hanging="360"/>
        <w:jc w:val="both"/>
        <w:rPr>
          <w:sz w:val="28"/>
          <w:szCs w:val="36"/>
        </w:rPr>
      </w:pPr>
      <w:r w:rsidRPr="000C73E0">
        <w:rPr>
          <w:sz w:val="28"/>
        </w:rPr>
        <w:tab/>
        <w:t>b)</w:t>
      </w:r>
      <w:r w:rsidRPr="000C73E0">
        <w:rPr>
          <w:sz w:val="28"/>
        </w:rPr>
        <w:tab/>
        <w:t xml:space="preserve">Is every even </w:t>
      </w:r>
      <w:proofErr w:type="gramStart"/>
      <w:r w:rsidRPr="000C73E0">
        <w:rPr>
          <w:sz w:val="28"/>
        </w:rPr>
        <w:t>integer  ≥</w:t>
      </w:r>
      <w:proofErr w:type="gramEnd"/>
      <w:r w:rsidRPr="000C73E0">
        <w:rPr>
          <w:sz w:val="28"/>
        </w:rPr>
        <w:t xml:space="preserve"> 4 a sum of two primes?</w:t>
      </w:r>
    </w:p>
    <w:p w14:paraId="6103F1FA" w14:textId="77777777" w:rsidR="000C73E0" w:rsidRPr="000C73E0" w:rsidRDefault="000C73E0" w:rsidP="000C73E0">
      <w:pPr>
        <w:spacing w:before="20" w:line="380" w:lineRule="atLeast"/>
        <w:ind w:left="720" w:hanging="720"/>
        <w:jc w:val="both"/>
        <w:rPr>
          <w:rFonts w:ascii="Times New Roman" w:hAnsi="Times New Roman"/>
          <w:sz w:val="28"/>
        </w:rPr>
      </w:pPr>
    </w:p>
    <w:p w14:paraId="6F66EB4B" w14:textId="77777777" w:rsidR="000C73E0" w:rsidRPr="000C73E0" w:rsidRDefault="00D404BF" w:rsidP="000C73E0">
      <w:pPr>
        <w:spacing w:before="20" w:line="360" w:lineRule="atLeast"/>
        <w:ind w:left="720" w:hanging="720"/>
        <w:jc w:val="both"/>
        <w:rPr>
          <w:b/>
          <w:sz w:val="28"/>
        </w:rPr>
      </w:pPr>
      <w:r>
        <w:rPr>
          <w:sz w:val="28"/>
        </w:rPr>
        <w:t>28</w:t>
      </w:r>
      <w:r w:rsidR="000C73E0" w:rsidRPr="000C73E0">
        <w:rPr>
          <w:sz w:val="28"/>
        </w:rPr>
        <w:t>)</w:t>
      </w:r>
      <w:r w:rsidR="000C73E0" w:rsidRPr="000C73E0">
        <w:rPr>
          <w:sz w:val="28"/>
        </w:rPr>
        <w:tab/>
      </w:r>
      <w:r w:rsidR="000C73E0" w:rsidRPr="000C73E0">
        <w:rPr>
          <w:i/>
          <w:sz w:val="28"/>
        </w:rPr>
        <w:t>Calculations in the Gaussian integers</w:t>
      </w:r>
    </w:p>
    <w:p w14:paraId="5A5D9687" w14:textId="77777777" w:rsidR="000C73E0" w:rsidRPr="000C73E0" w:rsidRDefault="000C73E0" w:rsidP="000C73E0">
      <w:pPr>
        <w:spacing w:before="20" w:line="360" w:lineRule="atLeast"/>
        <w:ind w:left="720" w:hanging="360"/>
        <w:jc w:val="both"/>
        <w:rPr>
          <w:sz w:val="28"/>
        </w:rPr>
      </w:pPr>
      <w:r w:rsidRPr="000C73E0">
        <w:rPr>
          <w:sz w:val="28"/>
        </w:rPr>
        <w:t>a)</w:t>
      </w:r>
      <w:r w:rsidRPr="000C73E0">
        <w:rPr>
          <w:sz w:val="28"/>
        </w:rPr>
        <w:tab/>
        <w:t xml:space="preserve">Find a quotient and remainder on dividing the Gaussian integer 2 + 3i by 2 + 2i ensuring that the norm of the remainder is less the the norm of </w:t>
      </w:r>
      <w:r w:rsidR="00E9295E">
        <w:rPr>
          <w:sz w:val="28"/>
        </w:rPr>
        <w:t xml:space="preserve">      </w:t>
      </w:r>
      <w:r w:rsidRPr="000C73E0">
        <w:rPr>
          <w:sz w:val="28"/>
        </w:rPr>
        <w:t xml:space="preserve">2 + 2i. </w:t>
      </w:r>
    </w:p>
    <w:p w14:paraId="5364A3AA" w14:textId="77777777" w:rsidR="000C73E0" w:rsidRPr="000C73E0" w:rsidRDefault="000C73E0" w:rsidP="000C73E0">
      <w:pPr>
        <w:spacing w:before="20" w:line="360" w:lineRule="atLeast"/>
        <w:ind w:left="720" w:hanging="360"/>
        <w:jc w:val="both"/>
        <w:rPr>
          <w:sz w:val="28"/>
        </w:rPr>
      </w:pPr>
      <w:r w:rsidRPr="000C73E0">
        <w:rPr>
          <w:sz w:val="28"/>
        </w:rPr>
        <w:tab/>
        <w:t xml:space="preserve">How many different such quotients and remainders are </w:t>
      </w:r>
      <w:proofErr w:type="gramStart"/>
      <w:r w:rsidRPr="000C73E0">
        <w:rPr>
          <w:sz w:val="28"/>
        </w:rPr>
        <w:t>there ?</w:t>
      </w:r>
      <w:proofErr w:type="gramEnd"/>
    </w:p>
    <w:p w14:paraId="56E79CCE" w14:textId="77777777" w:rsidR="000C73E0" w:rsidRPr="000C73E0" w:rsidRDefault="000C73E0" w:rsidP="000C73E0">
      <w:pPr>
        <w:spacing w:before="20" w:line="360" w:lineRule="atLeast"/>
        <w:ind w:left="720" w:hanging="360"/>
        <w:jc w:val="both"/>
        <w:rPr>
          <w:sz w:val="28"/>
        </w:rPr>
      </w:pPr>
      <w:r w:rsidRPr="000C73E0">
        <w:rPr>
          <w:sz w:val="28"/>
        </w:rPr>
        <w:t>b)</w:t>
      </w:r>
      <w:r w:rsidRPr="000C73E0">
        <w:rPr>
          <w:sz w:val="28"/>
        </w:rPr>
        <w:tab/>
        <w:t xml:space="preserve">Find examples of pairs of Gaussian integers where there is a choice of </w:t>
      </w:r>
    </w:p>
    <w:p w14:paraId="0E7761D5" w14:textId="77777777" w:rsidR="000C73E0" w:rsidRPr="000C73E0" w:rsidRDefault="00D404BF" w:rsidP="000C73E0">
      <w:pPr>
        <w:spacing w:before="20" w:line="360" w:lineRule="atLeast"/>
        <w:ind w:left="720" w:hanging="360"/>
        <w:jc w:val="both"/>
        <w:rPr>
          <w:sz w:val="28"/>
        </w:rPr>
      </w:pPr>
      <w:r>
        <w:rPr>
          <w:sz w:val="28"/>
        </w:rPr>
        <w:tab/>
        <w:t xml:space="preserve">(i) </w:t>
      </w:r>
      <w:r>
        <w:rPr>
          <w:sz w:val="28"/>
        </w:rPr>
        <w:tab/>
        <w:t>four quotients,</w:t>
      </w:r>
      <w:r>
        <w:rPr>
          <w:sz w:val="28"/>
        </w:rPr>
        <w:tab/>
      </w:r>
      <w:r w:rsidR="000C73E0" w:rsidRPr="000C73E0">
        <w:rPr>
          <w:sz w:val="28"/>
        </w:rPr>
        <w:t>(ii)</w:t>
      </w:r>
      <w:r w:rsidR="000C73E0" w:rsidRPr="000C73E0">
        <w:rPr>
          <w:sz w:val="28"/>
        </w:rPr>
        <w:tab/>
        <w:t>three q</w:t>
      </w:r>
      <w:r>
        <w:rPr>
          <w:sz w:val="28"/>
        </w:rPr>
        <w:t xml:space="preserve">uotients, </w:t>
      </w:r>
      <w:r>
        <w:rPr>
          <w:sz w:val="28"/>
        </w:rPr>
        <w:tab/>
        <w:t>(iii)</w:t>
      </w:r>
      <w:r>
        <w:rPr>
          <w:sz w:val="28"/>
        </w:rPr>
        <w:tab/>
        <w:t>two quotients,</w:t>
      </w:r>
    </w:p>
    <w:p w14:paraId="14F0D770" w14:textId="77777777" w:rsidR="000C73E0" w:rsidRPr="000C73E0" w:rsidRDefault="000C73E0" w:rsidP="000C73E0">
      <w:pPr>
        <w:spacing w:before="20" w:line="360" w:lineRule="atLeast"/>
        <w:ind w:left="720" w:hanging="360"/>
        <w:jc w:val="both"/>
        <w:rPr>
          <w:sz w:val="28"/>
        </w:rPr>
      </w:pPr>
      <w:r w:rsidRPr="000C73E0">
        <w:rPr>
          <w:sz w:val="28"/>
        </w:rPr>
        <w:tab/>
        <w:t>(iv)</w:t>
      </w:r>
      <w:r w:rsidRPr="000C73E0">
        <w:rPr>
          <w:sz w:val="28"/>
        </w:rPr>
        <w:tab/>
        <w:t>just one quotient.</w:t>
      </w:r>
    </w:p>
    <w:p w14:paraId="768599DC" w14:textId="77777777" w:rsidR="00D404BF" w:rsidRDefault="00D404BF" w:rsidP="000C73E0">
      <w:pPr>
        <w:spacing w:before="20" w:line="360" w:lineRule="atLeast"/>
        <w:ind w:left="720" w:hanging="360"/>
        <w:jc w:val="both"/>
        <w:rPr>
          <w:sz w:val="28"/>
        </w:rPr>
      </w:pPr>
    </w:p>
    <w:p w14:paraId="7E6C7345" w14:textId="77777777" w:rsidR="000C73E0" w:rsidRPr="000C73E0" w:rsidRDefault="000C73E0" w:rsidP="000C73E0">
      <w:pPr>
        <w:spacing w:before="20" w:line="360" w:lineRule="atLeast"/>
        <w:ind w:left="720" w:hanging="360"/>
        <w:jc w:val="both"/>
        <w:rPr>
          <w:sz w:val="28"/>
        </w:rPr>
      </w:pPr>
    </w:p>
    <w:p w14:paraId="218F2311" w14:textId="77777777" w:rsidR="000C73E0" w:rsidRPr="000C73E0" w:rsidRDefault="000C73E0" w:rsidP="000C73E0">
      <w:pPr>
        <w:spacing w:before="20" w:line="360" w:lineRule="atLeast"/>
        <w:ind w:left="720" w:hanging="720"/>
        <w:jc w:val="both"/>
        <w:rPr>
          <w:sz w:val="28"/>
        </w:rPr>
      </w:pPr>
      <w:r w:rsidRPr="000C73E0">
        <w:rPr>
          <w:sz w:val="28"/>
        </w:rPr>
        <w:lastRenderedPageBreak/>
        <w:t>2</w:t>
      </w:r>
      <w:r w:rsidR="00D404BF">
        <w:rPr>
          <w:sz w:val="28"/>
        </w:rPr>
        <w:t>9</w:t>
      </w:r>
      <w:r w:rsidRPr="000C73E0">
        <w:rPr>
          <w:sz w:val="28"/>
        </w:rPr>
        <w:t>)</w:t>
      </w:r>
      <w:r w:rsidRPr="000C73E0">
        <w:rPr>
          <w:sz w:val="28"/>
        </w:rPr>
        <w:tab/>
      </w:r>
      <w:r w:rsidRPr="000C73E0">
        <w:rPr>
          <w:i/>
          <w:sz w:val="28"/>
        </w:rPr>
        <w:t>Factorising Gaussian integers</w:t>
      </w:r>
    </w:p>
    <w:p w14:paraId="0B41068A" w14:textId="77777777" w:rsidR="000C73E0" w:rsidRPr="000C73E0" w:rsidRDefault="000C73E0" w:rsidP="000C73E0">
      <w:pPr>
        <w:spacing w:before="20" w:line="360" w:lineRule="atLeast"/>
        <w:ind w:left="720" w:hanging="360"/>
        <w:jc w:val="both"/>
        <w:rPr>
          <w:sz w:val="28"/>
        </w:rPr>
      </w:pPr>
      <w:r w:rsidRPr="000C73E0">
        <w:rPr>
          <w:sz w:val="28"/>
        </w:rPr>
        <w:t>a)</w:t>
      </w:r>
      <w:r w:rsidRPr="000C73E0">
        <w:rPr>
          <w:sz w:val="28"/>
        </w:rPr>
        <w:tab/>
        <w:t>Write the Gaussian integers 9 + 5i, 14 + 10</w:t>
      </w:r>
      <w:proofErr w:type="gramStart"/>
      <w:r w:rsidRPr="000C73E0">
        <w:rPr>
          <w:sz w:val="28"/>
        </w:rPr>
        <w:t>i  and</w:t>
      </w:r>
      <w:proofErr w:type="gramEnd"/>
      <w:r w:rsidRPr="000C73E0">
        <w:rPr>
          <w:sz w:val="28"/>
        </w:rPr>
        <w:t xml:space="preserve"> 55 + i as products of irreducibles in </w:t>
      </w:r>
      <w:r w:rsidRPr="000C73E0">
        <w:rPr>
          <w:b/>
          <w:sz w:val="28"/>
        </w:rPr>
        <w:t>Z</w:t>
      </w:r>
      <w:r w:rsidRPr="000C73E0">
        <w:rPr>
          <w:sz w:val="28"/>
        </w:rPr>
        <w:t>[i].</w:t>
      </w:r>
    </w:p>
    <w:p w14:paraId="58A49AEC" w14:textId="77777777" w:rsidR="000C73E0" w:rsidRPr="000C73E0" w:rsidRDefault="000C73E0" w:rsidP="000C73E0">
      <w:pPr>
        <w:spacing w:before="20" w:line="360" w:lineRule="atLeast"/>
        <w:ind w:left="720" w:hanging="360"/>
        <w:jc w:val="both"/>
        <w:rPr>
          <w:sz w:val="28"/>
        </w:rPr>
      </w:pPr>
      <w:r w:rsidRPr="000C73E0">
        <w:rPr>
          <w:sz w:val="28"/>
        </w:rPr>
        <w:t>b)</w:t>
      </w:r>
      <w:r w:rsidRPr="000C73E0">
        <w:rPr>
          <w:sz w:val="28"/>
        </w:rPr>
        <w:tab/>
        <w:t xml:space="preserve">Factorise the Gaussian integers </w:t>
      </w:r>
      <w:r w:rsidRPr="000C73E0">
        <w:rPr>
          <w:i/>
          <w:sz w:val="28"/>
        </w:rPr>
        <w:t>a</w:t>
      </w:r>
      <w:r w:rsidRPr="000C73E0">
        <w:rPr>
          <w:sz w:val="28"/>
        </w:rPr>
        <w:t xml:space="preserve"> = 5 + 3i and </w:t>
      </w:r>
      <w:r w:rsidRPr="000C73E0">
        <w:rPr>
          <w:i/>
          <w:sz w:val="28"/>
        </w:rPr>
        <w:t>b</w:t>
      </w:r>
      <w:r w:rsidRPr="000C73E0">
        <w:rPr>
          <w:sz w:val="28"/>
        </w:rPr>
        <w:t xml:space="preserve"> = 7 + 8i and hence or otherwise find their highest common factor. Is this hcf unique?</w:t>
      </w:r>
    </w:p>
    <w:p w14:paraId="3DD831D1" w14:textId="77777777" w:rsidR="000C73E0" w:rsidRPr="000C73E0" w:rsidRDefault="000C73E0" w:rsidP="000C73E0">
      <w:pPr>
        <w:spacing w:before="20" w:line="360" w:lineRule="atLeast"/>
        <w:ind w:left="720" w:hanging="360"/>
        <w:jc w:val="both"/>
        <w:rPr>
          <w:sz w:val="28"/>
        </w:rPr>
      </w:pPr>
    </w:p>
    <w:p w14:paraId="29FBEFDA" w14:textId="77777777" w:rsidR="000C73E0" w:rsidRPr="000C73E0" w:rsidRDefault="000C73E0" w:rsidP="000C73E0">
      <w:pPr>
        <w:spacing w:before="20" w:line="360" w:lineRule="atLeast"/>
        <w:ind w:left="720" w:hanging="720"/>
        <w:jc w:val="both"/>
        <w:rPr>
          <w:b/>
          <w:sz w:val="28"/>
        </w:rPr>
      </w:pPr>
      <w:r w:rsidRPr="000C73E0">
        <w:rPr>
          <w:sz w:val="28"/>
        </w:rPr>
        <w:t>3</w:t>
      </w:r>
      <w:r w:rsidR="00D404BF">
        <w:rPr>
          <w:sz w:val="28"/>
        </w:rPr>
        <w:t>0</w:t>
      </w:r>
      <w:r w:rsidRPr="000C73E0">
        <w:rPr>
          <w:sz w:val="28"/>
        </w:rPr>
        <w:t>)</w:t>
      </w:r>
      <w:r w:rsidRPr="000C73E0">
        <w:rPr>
          <w:sz w:val="28"/>
        </w:rPr>
        <w:tab/>
      </w:r>
      <w:r w:rsidRPr="000C73E0">
        <w:rPr>
          <w:i/>
          <w:sz w:val="28"/>
        </w:rPr>
        <w:t>Sums of two squares</w:t>
      </w:r>
    </w:p>
    <w:p w14:paraId="412D3844" w14:textId="77777777" w:rsidR="000C73E0" w:rsidRPr="000C73E0" w:rsidRDefault="000C73E0" w:rsidP="000C73E0">
      <w:pPr>
        <w:spacing w:before="20" w:line="360" w:lineRule="atLeast"/>
        <w:ind w:left="720" w:hanging="360"/>
        <w:jc w:val="both"/>
        <w:rPr>
          <w:sz w:val="28"/>
        </w:rPr>
      </w:pPr>
      <w:r w:rsidRPr="000C73E0">
        <w:rPr>
          <w:sz w:val="28"/>
        </w:rPr>
        <w:t>a)</w:t>
      </w:r>
      <w:r w:rsidRPr="000C73E0">
        <w:rPr>
          <w:sz w:val="28"/>
        </w:rPr>
        <w:tab/>
        <w:t>Use the Gaussian integers to prove that if two integers can be written as the sum of two squares, so can their product.</w:t>
      </w:r>
    </w:p>
    <w:p w14:paraId="7ED459C6" w14:textId="77777777" w:rsidR="000C73E0" w:rsidRPr="000C73E0" w:rsidRDefault="000C73E0" w:rsidP="000C73E0">
      <w:pPr>
        <w:spacing w:before="20" w:line="360" w:lineRule="atLeast"/>
        <w:ind w:left="720" w:hanging="360"/>
        <w:jc w:val="both"/>
        <w:rPr>
          <w:sz w:val="28"/>
        </w:rPr>
      </w:pPr>
      <w:r w:rsidRPr="000C73E0">
        <w:rPr>
          <w:sz w:val="28"/>
        </w:rPr>
        <w:tab/>
        <w:t>Write (</w:t>
      </w:r>
      <w:r w:rsidRPr="000C73E0">
        <w:rPr>
          <w:i/>
          <w:sz w:val="28"/>
        </w:rPr>
        <w:t>a</w:t>
      </w:r>
      <w:r w:rsidRPr="00D404BF">
        <w:rPr>
          <w:position w:val="6"/>
          <w:szCs w:val="18"/>
        </w:rPr>
        <w:t>2</w:t>
      </w:r>
      <w:r w:rsidRPr="000C73E0">
        <w:rPr>
          <w:sz w:val="28"/>
        </w:rPr>
        <w:t xml:space="preserve"> + </w:t>
      </w:r>
      <w:r w:rsidRPr="000C73E0">
        <w:rPr>
          <w:i/>
          <w:sz w:val="28"/>
        </w:rPr>
        <w:t>b</w:t>
      </w:r>
      <w:r w:rsidRPr="00D404BF">
        <w:rPr>
          <w:position w:val="6"/>
          <w:szCs w:val="18"/>
        </w:rPr>
        <w:t>2</w:t>
      </w:r>
      <w:r w:rsidRPr="000C73E0">
        <w:rPr>
          <w:sz w:val="28"/>
        </w:rPr>
        <w:t>)(</w:t>
      </w:r>
      <w:r w:rsidRPr="000C73E0">
        <w:rPr>
          <w:i/>
          <w:sz w:val="28"/>
        </w:rPr>
        <w:t>c</w:t>
      </w:r>
      <w:r w:rsidRPr="00D404BF">
        <w:rPr>
          <w:position w:val="6"/>
          <w:szCs w:val="18"/>
        </w:rPr>
        <w:t>2</w:t>
      </w:r>
      <w:r w:rsidRPr="000C73E0">
        <w:rPr>
          <w:sz w:val="28"/>
        </w:rPr>
        <w:t xml:space="preserve"> + </w:t>
      </w:r>
      <w:r w:rsidRPr="000C73E0">
        <w:rPr>
          <w:i/>
          <w:sz w:val="28"/>
        </w:rPr>
        <w:t>d</w:t>
      </w:r>
      <w:r w:rsidRPr="00D404BF">
        <w:rPr>
          <w:position w:val="6"/>
          <w:szCs w:val="18"/>
        </w:rPr>
        <w:t>2</w:t>
      </w:r>
      <w:r w:rsidRPr="000C73E0">
        <w:rPr>
          <w:sz w:val="28"/>
        </w:rPr>
        <w:t>) as a sum of two squares.</w:t>
      </w:r>
    </w:p>
    <w:p w14:paraId="3384EF4D" w14:textId="77777777" w:rsidR="000C73E0" w:rsidRPr="000C73E0" w:rsidRDefault="000C73E0" w:rsidP="000C73E0">
      <w:pPr>
        <w:spacing w:before="20" w:line="360" w:lineRule="atLeast"/>
        <w:ind w:left="720" w:hanging="360"/>
        <w:jc w:val="both"/>
        <w:rPr>
          <w:sz w:val="28"/>
        </w:rPr>
      </w:pPr>
      <w:r w:rsidRPr="000C73E0">
        <w:rPr>
          <w:sz w:val="28"/>
        </w:rPr>
        <w:t>b)</w:t>
      </w:r>
      <w:r w:rsidRPr="000C73E0">
        <w:rPr>
          <w:sz w:val="28"/>
        </w:rPr>
        <w:tab/>
        <w:t xml:space="preserve">Write the </w:t>
      </w:r>
      <w:proofErr w:type="gramStart"/>
      <w:r w:rsidRPr="000C73E0">
        <w:rPr>
          <w:sz w:val="28"/>
        </w:rPr>
        <w:t>integers  725</w:t>
      </w:r>
      <w:proofErr w:type="gramEnd"/>
      <w:r w:rsidRPr="000C73E0">
        <w:rPr>
          <w:sz w:val="28"/>
        </w:rPr>
        <w:t xml:space="preserve"> = 5</w:t>
      </w:r>
      <w:r w:rsidRPr="00D404BF">
        <w:rPr>
          <w:position w:val="6"/>
          <w:szCs w:val="18"/>
        </w:rPr>
        <w:t>2</w:t>
      </w:r>
      <w:r w:rsidRPr="000C73E0">
        <w:rPr>
          <w:sz w:val="28"/>
        </w:rPr>
        <w:t xml:space="preserve"> </w:t>
      </w:r>
      <w:r w:rsidRPr="000C73E0">
        <w:rPr>
          <w:rFonts w:ascii="Symbol" w:hAnsi="Symbol"/>
          <w:sz w:val="28"/>
        </w:rPr>
        <w:sym w:font="Symbol" w:char="F0B4"/>
      </w:r>
      <w:r w:rsidRPr="000C73E0">
        <w:rPr>
          <w:sz w:val="28"/>
        </w:rPr>
        <w:t xml:space="preserve"> 29  and  20808 = 2</w:t>
      </w:r>
      <w:r w:rsidRPr="00D404BF">
        <w:rPr>
          <w:position w:val="6"/>
          <w:szCs w:val="18"/>
        </w:rPr>
        <w:t>3</w:t>
      </w:r>
      <w:r w:rsidRPr="000C73E0">
        <w:rPr>
          <w:sz w:val="28"/>
        </w:rPr>
        <w:t xml:space="preserve"> </w:t>
      </w:r>
      <w:r w:rsidRPr="000C73E0">
        <w:rPr>
          <w:rFonts w:ascii="Symbol" w:hAnsi="Symbol"/>
          <w:sz w:val="28"/>
        </w:rPr>
        <w:sym w:font="Symbol" w:char="F0B4"/>
      </w:r>
      <w:r w:rsidRPr="000C73E0">
        <w:rPr>
          <w:sz w:val="28"/>
        </w:rPr>
        <w:t xml:space="preserve"> 3</w:t>
      </w:r>
      <w:r w:rsidRPr="00D404BF">
        <w:rPr>
          <w:position w:val="6"/>
          <w:szCs w:val="18"/>
        </w:rPr>
        <w:t>2</w:t>
      </w:r>
      <w:r w:rsidRPr="000C73E0">
        <w:rPr>
          <w:sz w:val="28"/>
        </w:rPr>
        <w:t xml:space="preserve"> </w:t>
      </w:r>
      <w:r w:rsidRPr="000C73E0">
        <w:rPr>
          <w:rFonts w:ascii="Symbol" w:hAnsi="Symbol"/>
          <w:sz w:val="28"/>
        </w:rPr>
        <w:sym w:font="Symbol" w:char="F0B4"/>
      </w:r>
      <w:r w:rsidRPr="000C73E0">
        <w:rPr>
          <w:sz w:val="28"/>
        </w:rPr>
        <w:t xml:space="preserve"> 17</w:t>
      </w:r>
      <w:r w:rsidRPr="00D404BF">
        <w:rPr>
          <w:position w:val="6"/>
          <w:szCs w:val="18"/>
        </w:rPr>
        <w:t>2</w:t>
      </w:r>
      <w:r w:rsidRPr="000C73E0">
        <w:rPr>
          <w:sz w:val="28"/>
        </w:rPr>
        <w:t xml:space="preserve">  as sums of two squares in as many ways as possible.</w:t>
      </w:r>
    </w:p>
    <w:p w14:paraId="0DDD25E2" w14:textId="77777777" w:rsidR="000C73E0" w:rsidRPr="000C73E0" w:rsidRDefault="000C73E0" w:rsidP="000C73E0">
      <w:pPr>
        <w:spacing w:before="20" w:line="360" w:lineRule="atLeast"/>
        <w:ind w:left="720" w:hanging="360"/>
        <w:jc w:val="both"/>
        <w:rPr>
          <w:sz w:val="28"/>
        </w:rPr>
      </w:pPr>
      <w:r w:rsidRPr="000C73E0">
        <w:rPr>
          <w:sz w:val="28"/>
        </w:rPr>
        <w:t>c)</w:t>
      </w:r>
      <w:r w:rsidRPr="000C73E0">
        <w:rPr>
          <w:sz w:val="28"/>
        </w:rPr>
        <w:tab/>
        <w:t>Find a condition which guarantees that a number can be written as a sum of two non-zero squares in two different ways.</w:t>
      </w:r>
    </w:p>
    <w:p w14:paraId="7802F875" w14:textId="77777777" w:rsidR="000C73E0" w:rsidRPr="000C73E0" w:rsidRDefault="000C73E0" w:rsidP="000C73E0">
      <w:pPr>
        <w:spacing w:before="20" w:line="360" w:lineRule="atLeast"/>
        <w:ind w:left="720" w:hanging="360"/>
        <w:jc w:val="both"/>
        <w:rPr>
          <w:sz w:val="28"/>
        </w:rPr>
      </w:pPr>
      <w:r w:rsidRPr="000C73E0">
        <w:rPr>
          <w:sz w:val="28"/>
        </w:rPr>
        <w:tab/>
        <w:t>What are the smallest numbers which can be written as a sum of two non-zero squares in three (respectively, four) different ways.</w:t>
      </w:r>
    </w:p>
    <w:p w14:paraId="2502AAE6" w14:textId="77777777" w:rsidR="000C73E0" w:rsidRPr="000C73E0" w:rsidRDefault="000C73E0" w:rsidP="000C73E0">
      <w:pPr>
        <w:spacing w:before="20" w:line="360" w:lineRule="atLeast"/>
        <w:ind w:left="720" w:hanging="720"/>
        <w:jc w:val="both"/>
        <w:rPr>
          <w:sz w:val="28"/>
        </w:rPr>
      </w:pPr>
    </w:p>
    <w:p w14:paraId="7262FFE9" w14:textId="77777777" w:rsidR="000C73E0" w:rsidRPr="000C73E0" w:rsidRDefault="00D404BF" w:rsidP="000C73E0">
      <w:pPr>
        <w:spacing w:before="20" w:line="360" w:lineRule="atLeast"/>
        <w:ind w:left="720" w:hanging="720"/>
        <w:jc w:val="both"/>
        <w:rPr>
          <w:sz w:val="28"/>
        </w:rPr>
      </w:pPr>
      <w:r>
        <w:rPr>
          <w:sz w:val="28"/>
        </w:rPr>
        <w:t>31</w:t>
      </w:r>
      <w:r w:rsidR="000C73E0" w:rsidRPr="000C73E0">
        <w:rPr>
          <w:sz w:val="28"/>
        </w:rPr>
        <w:t>)</w:t>
      </w:r>
      <w:r w:rsidR="000C73E0" w:rsidRPr="000C73E0">
        <w:rPr>
          <w:sz w:val="28"/>
        </w:rPr>
        <w:tab/>
        <w:t xml:space="preserve">Prove that –4 is a fourth power in </w:t>
      </w:r>
      <w:r w:rsidR="000C73E0" w:rsidRPr="000C73E0">
        <w:rPr>
          <w:b/>
          <w:sz w:val="28"/>
        </w:rPr>
        <w:t>Z</w:t>
      </w:r>
      <w:r w:rsidR="000C73E0" w:rsidRPr="000C73E0">
        <w:rPr>
          <w:sz w:val="28"/>
        </w:rPr>
        <w:t xml:space="preserve">[i].  What other integers have fourth roots in </w:t>
      </w:r>
      <w:r w:rsidR="000C73E0" w:rsidRPr="000C73E0">
        <w:rPr>
          <w:b/>
          <w:sz w:val="28"/>
        </w:rPr>
        <w:t>Z</w:t>
      </w:r>
      <w:r w:rsidR="000C73E0" w:rsidRPr="000C73E0">
        <w:rPr>
          <w:sz w:val="28"/>
        </w:rPr>
        <w:t>[i] but not in</w:t>
      </w:r>
      <w:r w:rsidR="000C73E0" w:rsidRPr="000C73E0">
        <w:rPr>
          <w:b/>
          <w:sz w:val="28"/>
        </w:rPr>
        <w:t xml:space="preserve"> </w:t>
      </w:r>
      <w:proofErr w:type="gramStart"/>
      <w:r w:rsidR="000C73E0" w:rsidRPr="000C73E0">
        <w:rPr>
          <w:b/>
          <w:sz w:val="28"/>
        </w:rPr>
        <w:t>Z</w:t>
      </w:r>
      <w:r w:rsidR="000C73E0" w:rsidRPr="000C73E0">
        <w:rPr>
          <w:sz w:val="28"/>
        </w:rPr>
        <w:t xml:space="preserve"> ?</w:t>
      </w:r>
      <w:proofErr w:type="gramEnd"/>
      <w:r w:rsidR="000C73E0" w:rsidRPr="000C73E0">
        <w:rPr>
          <w:sz w:val="28"/>
        </w:rPr>
        <w:t xml:space="preserve"> Are there any integers which have cube roots in </w:t>
      </w:r>
      <w:r w:rsidR="000C73E0" w:rsidRPr="000C73E0">
        <w:rPr>
          <w:b/>
          <w:sz w:val="28"/>
        </w:rPr>
        <w:t>Z</w:t>
      </w:r>
      <w:r w:rsidR="000C73E0" w:rsidRPr="000C73E0">
        <w:rPr>
          <w:sz w:val="28"/>
        </w:rPr>
        <w:t xml:space="preserve">[i] but not in </w:t>
      </w:r>
      <w:proofErr w:type="gramStart"/>
      <w:r w:rsidR="000C73E0" w:rsidRPr="000C73E0">
        <w:rPr>
          <w:b/>
          <w:sz w:val="28"/>
        </w:rPr>
        <w:t>Z</w:t>
      </w:r>
      <w:r w:rsidR="000C73E0" w:rsidRPr="000C73E0">
        <w:rPr>
          <w:sz w:val="28"/>
        </w:rPr>
        <w:t xml:space="preserve"> ?</w:t>
      </w:r>
      <w:proofErr w:type="gramEnd"/>
    </w:p>
    <w:p w14:paraId="5B007CFD" w14:textId="77777777" w:rsidR="000C73E0" w:rsidRPr="000C73E0" w:rsidRDefault="000C73E0" w:rsidP="000C73E0">
      <w:pPr>
        <w:spacing w:before="20" w:line="360" w:lineRule="atLeast"/>
        <w:ind w:left="720" w:hanging="720"/>
        <w:jc w:val="both"/>
        <w:rPr>
          <w:sz w:val="28"/>
        </w:rPr>
      </w:pPr>
    </w:p>
    <w:p w14:paraId="3CC7CCC1" w14:textId="77777777" w:rsidR="000C73E0" w:rsidRPr="000C73E0" w:rsidRDefault="00D404BF" w:rsidP="000C73E0">
      <w:pPr>
        <w:spacing w:before="20" w:line="360" w:lineRule="atLeast"/>
        <w:ind w:left="720" w:hanging="720"/>
        <w:jc w:val="both"/>
        <w:rPr>
          <w:rFonts w:ascii="Times New Roman" w:hAnsi="Times New Roman"/>
          <w:sz w:val="28"/>
        </w:rPr>
      </w:pPr>
      <w:r>
        <w:rPr>
          <w:rFonts w:ascii="Times New Roman" w:hAnsi="Times New Roman"/>
          <w:sz w:val="28"/>
        </w:rPr>
        <w:t>32</w:t>
      </w:r>
      <w:r w:rsidR="000C73E0" w:rsidRPr="000C73E0">
        <w:rPr>
          <w:rFonts w:ascii="Times New Roman" w:hAnsi="Times New Roman"/>
          <w:sz w:val="28"/>
        </w:rPr>
        <w:t>)</w:t>
      </w:r>
      <w:r w:rsidR="000C73E0" w:rsidRPr="000C73E0">
        <w:rPr>
          <w:rFonts w:ascii="Times New Roman" w:hAnsi="Times New Roman"/>
          <w:sz w:val="28"/>
        </w:rPr>
        <w:tab/>
      </w:r>
      <w:r w:rsidR="000C73E0" w:rsidRPr="000C73E0">
        <w:rPr>
          <w:rFonts w:ascii="Times New Roman" w:hAnsi="Times New Roman"/>
          <w:i/>
          <w:sz w:val="28"/>
        </w:rPr>
        <w:t>Failure of unique factorisation</w:t>
      </w:r>
      <w:r w:rsidR="000C73E0" w:rsidRPr="000C73E0">
        <w:rPr>
          <w:rFonts w:ascii="Times New Roman" w:hAnsi="Times New Roman"/>
          <w:sz w:val="28"/>
        </w:rPr>
        <w:t>.</w:t>
      </w:r>
    </w:p>
    <w:p w14:paraId="5806CF98"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Prove that the elements 2, 1 ± √–3 are irreducible in </w:t>
      </w:r>
      <w:proofErr w:type="gramStart"/>
      <w:r w:rsidRPr="000C73E0">
        <w:rPr>
          <w:rFonts w:ascii="Times New Roman" w:hAnsi="Times New Roman"/>
          <w:b/>
          <w:sz w:val="28"/>
        </w:rPr>
        <w:t>Z</w:t>
      </w:r>
      <w:r w:rsidRPr="000C73E0">
        <w:rPr>
          <w:rFonts w:ascii="Times New Roman" w:hAnsi="Times New Roman"/>
          <w:sz w:val="28"/>
        </w:rPr>
        <w:t>[</w:t>
      </w:r>
      <w:proofErr w:type="gramEnd"/>
      <w:r w:rsidRPr="000C73E0">
        <w:rPr>
          <w:rFonts w:ascii="Times New Roman" w:hAnsi="Times New Roman"/>
          <w:sz w:val="28"/>
        </w:rPr>
        <w:t xml:space="preserve">√–3]. Deduce that the element 4 can be written as a product of irreducibles in </w:t>
      </w:r>
      <w:proofErr w:type="gramStart"/>
      <w:r w:rsidRPr="000C73E0">
        <w:rPr>
          <w:rFonts w:ascii="Times New Roman" w:hAnsi="Times New Roman"/>
          <w:b/>
          <w:sz w:val="28"/>
        </w:rPr>
        <w:t>Z</w:t>
      </w:r>
      <w:r w:rsidRPr="000C73E0">
        <w:rPr>
          <w:rFonts w:ascii="Times New Roman" w:hAnsi="Times New Roman"/>
          <w:sz w:val="28"/>
        </w:rPr>
        <w:t>[</w:t>
      </w:r>
      <w:proofErr w:type="gramEnd"/>
      <w:r w:rsidRPr="000C73E0">
        <w:rPr>
          <w:rFonts w:ascii="Times New Roman" w:hAnsi="Times New Roman"/>
          <w:sz w:val="28"/>
        </w:rPr>
        <w:t>√–3] in two ways.</w:t>
      </w:r>
    </w:p>
    <w:p w14:paraId="1856DF00"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Find a number with two distinct factorisations in </w:t>
      </w:r>
      <w:proofErr w:type="gramStart"/>
      <w:r w:rsidRPr="000C73E0">
        <w:rPr>
          <w:rFonts w:ascii="Times New Roman" w:hAnsi="Times New Roman"/>
          <w:b/>
          <w:sz w:val="28"/>
        </w:rPr>
        <w:t>Z</w:t>
      </w:r>
      <w:r w:rsidRPr="000C73E0">
        <w:rPr>
          <w:rFonts w:ascii="Times New Roman" w:hAnsi="Times New Roman"/>
          <w:sz w:val="28"/>
        </w:rPr>
        <w:t>[</w:t>
      </w:r>
      <w:proofErr w:type="gramEnd"/>
      <w:r w:rsidRPr="000C73E0">
        <w:rPr>
          <w:rFonts w:ascii="Times New Roman" w:hAnsi="Times New Roman"/>
          <w:sz w:val="28"/>
        </w:rPr>
        <w:t>√–5].</w:t>
      </w:r>
    </w:p>
    <w:p w14:paraId="57B5C23D" w14:textId="77777777" w:rsidR="000C73E0" w:rsidRPr="000C73E0" w:rsidRDefault="000C73E0" w:rsidP="000C73E0">
      <w:pPr>
        <w:spacing w:before="20" w:line="360" w:lineRule="atLeast"/>
        <w:ind w:left="720" w:hanging="720"/>
        <w:jc w:val="both"/>
        <w:rPr>
          <w:rFonts w:ascii="Times New Roman" w:hAnsi="Times New Roman"/>
          <w:sz w:val="28"/>
        </w:rPr>
      </w:pPr>
    </w:p>
    <w:p w14:paraId="72E983AF" w14:textId="77777777" w:rsidR="000C73E0" w:rsidRPr="000C73E0" w:rsidRDefault="00D404BF" w:rsidP="000C73E0">
      <w:pPr>
        <w:spacing w:before="20" w:line="360" w:lineRule="atLeast"/>
        <w:ind w:left="720" w:hanging="720"/>
        <w:jc w:val="both"/>
        <w:rPr>
          <w:rFonts w:ascii="Times New Roman" w:hAnsi="Times New Roman"/>
          <w:sz w:val="28"/>
        </w:rPr>
      </w:pPr>
      <w:r>
        <w:rPr>
          <w:rFonts w:ascii="Times New Roman" w:hAnsi="Times New Roman"/>
          <w:sz w:val="28"/>
        </w:rPr>
        <w:t>33</w:t>
      </w:r>
      <w:r w:rsidR="000C73E0" w:rsidRPr="000C73E0">
        <w:rPr>
          <w:rFonts w:ascii="Times New Roman" w:hAnsi="Times New Roman"/>
          <w:sz w:val="28"/>
        </w:rPr>
        <w:t>)</w:t>
      </w:r>
      <w:r w:rsidR="000C73E0" w:rsidRPr="000C73E0">
        <w:rPr>
          <w:rFonts w:ascii="Times New Roman" w:hAnsi="Times New Roman"/>
          <w:sz w:val="28"/>
        </w:rPr>
        <w:tab/>
      </w:r>
      <w:r w:rsidR="000C73E0" w:rsidRPr="000C73E0">
        <w:rPr>
          <w:rFonts w:ascii="Times New Roman" w:hAnsi="Times New Roman"/>
          <w:i/>
          <w:sz w:val="28"/>
        </w:rPr>
        <w:t>Quadratic number fields in</w:t>
      </w:r>
      <w:r w:rsidR="000C73E0" w:rsidRPr="000C73E0">
        <w:rPr>
          <w:rFonts w:ascii="Times New Roman" w:hAnsi="Times New Roman"/>
          <w:sz w:val="28"/>
        </w:rPr>
        <w:t xml:space="preserve"> </w:t>
      </w:r>
      <w:r w:rsidR="000C73E0" w:rsidRPr="000C73E0">
        <w:rPr>
          <w:rFonts w:ascii="Times New Roman" w:hAnsi="Times New Roman"/>
          <w:b/>
          <w:sz w:val="28"/>
        </w:rPr>
        <w:t>R</w:t>
      </w:r>
    </w:p>
    <w:p w14:paraId="036DD580"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Let </w:t>
      </w:r>
      <w:r w:rsidRPr="000C73E0">
        <w:rPr>
          <w:rFonts w:ascii="Times New Roman" w:hAnsi="Times New Roman"/>
          <w:i/>
          <w:sz w:val="28"/>
        </w:rPr>
        <w:t>d</w:t>
      </w:r>
      <w:r w:rsidRPr="000C73E0">
        <w:rPr>
          <w:rFonts w:ascii="Times New Roman" w:hAnsi="Times New Roman"/>
          <w:sz w:val="28"/>
        </w:rPr>
        <w:t xml:space="preserve"> be a </w:t>
      </w:r>
      <w:r w:rsidRPr="000C73E0">
        <w:rPr>
          <w:rFonts w:ascii="Times New Roman" w:hAnsi="Times New Roman"/>
          <w:i/>
          <w:sz w:val="28"/>
        </w:rPr>
        <w:t>positive</w:t>
      </w:r>
      <w:r w:rsidRPr="000C73E0">
        <w:rPr>
          <w:rFonts w:ascii="Times New Roman" w:hAnsi="Times New Roman"/>
          <w:sz w:val="28"/>
        </w:rPr>
        <w:t xml:space="preserve"> integer not divisible by a square &gt; 1. If the </w:t>
      </w:r>
      <w:r w:rsidRPr="000C73E0">
        <w:rPr>
          <w:rFonts w:ascii="Times New Roman" w:hAnsi="Times New Roman"/>
          <w:i/>
          <w:sz w:val="28"/>
        </w:rPr>
        <w:t>norm</w:t>
      </w:r>
      <w:r w:rsidRPr="000C73E0">
        <w:rPr>
          <w:rFonts w:ascii="Times New Roman" w:hAnsi="Times New Roman"/>
          <w:sz w:val="28"/>
        </w:rPr>
        <w:t xml:space="preserve"> of an element of the ring </w:t>
      </w:r>
      <w:r w:rsidRPr="000C73E0">
        <w:rPr>
          <w:rFonts w:ascii="Times New Roman" w:hAnsi="Times New Roman"/>
          <w:b/>
          <w:sz w:val="28"/>
        </w:rPr>
        <w:t>Z</w:t>
      </w:r>
      <w:r w:rsidRPr="000C73E0">
        <w:rPr>
          <w:rFonts w:ascii="Times New Roman" w:hAnsi="Times New Roman"/>
          <w:sz w:val="28"/>
        </w:rPr>
        <w:t>[√</w:t>
      </w:r>
      <w:r w:rsidRPr="000C73E0">
        <w:rPr>
          <w:rFonts w:ascii="Times New Roman" w:hAnsi="Times New Roman"/>
          <w:i/>
          <w:sz w:val="28"/>
        </w:rPr>
        <w:t>d</w:t>
      </w:r>
      <w:proofErr w:type="gramStart"/>
      <w:r w:rsidRPr="000C73E0">
        <w:rPr>
          <w:rFonts w:ascii="Times New Roman" w:hAnsi="Times New Roman"/>
          <w:sz w:val="28"/>
        </w:rPr>
        <w:t>]  is</w:t>
      </w:r>
      <w:proofErr w:type="gramEnd"/>
      <w:r w:rsidRPr="000C73E0">
        <w:rPr>
          <w:rFonts w:ascii="Times New Roman" w:hAnsi="Times New Roman"/>
          <w:sz w:val="28"/>
        </w:rPr>
        <w:t xml:space="preserve"> defined by </w:t>
      </w:r>
      <w:r w:rsidRPr="000C73E0">
        <w:rPr>
          <w:rFonts w:ascii="Times New Roman" w:hAnsi="Times New Roman"/>
          <w:i/>
          <w:sz w:val="28"/>
        </w:rPr>
        <w:t>N</w:t>
      </w:r>
      <w:r w:rsidRPr="000C73E0">
        <w:rPr>
          <w:rFonts w:ascii="Times New Roman" w:hAnsi="Times New Roman"/>
          <w:sz w:val="28"/>
        </w:rPr>
        <w:t>(</w:t>
      </w:r>
      <w:r w:rsidRPr="000C73E0">
        <w:rPr>
          <w:rFonts w:ascii="Times New Roman" w:hAnsi="Times New Roman"/>
          <w:i/>
          <w:sz w:val="28"/>
        </w:rPr>
        <w:t>a + b√d</w:t>
      </w:r>
      <w:r w:rsidRPr="000C73E0">
        <w:rPr>
          <w:rFonts w:ascii="Times New Roman" w:hAnsi="Times New Roman"/>
          <w:sz w:val="28"/>
        </w:rPr>
        <w:t>) =</w:t>
      </w:r>
      <w:r w:rsidR="00D404BF" w:rsidRPr="000C73E0">
        <w:rPr>
          <w:rFonts w:ascii="Times New Roman" w:hAnsi="Times New Roman"/>
          <w:position w:val="-2"/>
          <w:sz w:val="28"/>
        </w:rPr>
        <w:object w:dxaOrig="1040" w:dyaOrig="320" w14:anchorId="5AB1537C">
          <v:shape id="_x0000_i1697" type="#_x0000_t75" style="width:52pt;height:16pt" o:ole="">
            <v:imagedata r:id="rId497" o:title=""/>
          </v:shape>
          <o:OLEObject Type="Embed" ProgID="Equation.3" ShapeID="_x0000_i1697" DrawAspect="Content" ObjectID="_1585227863" r:id="rId1248"/>
        </w:object>
      </w:r>
      <w:r w:rsidRPr="000C73E0">
        <w:rPr>
          <w:rFonts w:ascii="Times New Roman" w:hAnsi="Times New Roman"/>
          <w:sz w:val="28"/>
        </w:rPr>
        <w:t xml:space="preserve"> show that </w:t>
      </w:r>
      <w:r w:rsidRPr="000C73E0">
        <w:rPr>
          <w:rFonts w:ascii="Times New Roman" w:hAnsi="Times New Roman"/>
          <w:i/>
          <w:sz w:val="28"/>
        </w:rPr>
        <w:t>N</w:t>
      </w:r>
      <w:r w:rsidRPr="000C73E0">
        <w:rPr>
          <w:rFonts w:ascii="Times New Roman" w:hAnsi="Times New Roman"/>
          <w:sz w:val="28"/>
        </w:rPr>
        <w:t>(</w:t>
      </w:r>
      <w:r w:rsidRPr="000C73E0">
        <w:rPr>
          <w:rFonts w:ascii="Times New Roman" w:hAnsi="Times New Roman"/>
          <w:i/>
          <w:sz w:val="28"/>
        </w:rPr>
        <w:t>uv</w:t>
      </w:r>
      <w:r w:rsidRPr="000C73E0">
        <w:rPr>
          <w:rFonts w:ascii="Times New Roman" w:hAnsi="Times New Roman"/>
          <w:sz w:val="28"/>
        </w:rPr>
        <w:t xml:space="preserve">) = </w:t>
      </w:r>
      <w:r w:rsidRPr="000C73E0">
        <w:rPr>
          <w:rFonts w:ascii="Times New Roman" w:hAnsi="Times New Roman"/>
          <w:i/>
          <w:sz w:val="28"/>
        </w:rPr>
        <w:t>N</w:t>
      </w:r>
      <w:r w:rsidRPr="000C73E0">
        <w:rPr>
          <w:rFonts w:ascii="Times New Roman" w:hAnsi="Times New Roman"/>
          <w:sz w:val="28"/>
        </w:rPr>
        <w:t>(</w:t>
      </w:r>
      <w:r w:rsidRPr="000C73E0">
        <w:rPr>
          <w:rFonts w:ascii="Times New Roman" w:hAnsi="Times New Roman"/>
          <w:i/>
          <w:sz w:val="28"/>
        </w:rPr>
        <w:t>u</w:t>
      </w:r>
      <w:r w:rsidRPr="000C73E0">
        <w:rPr>
          <w:rFonts w:ascii="Times New Roman" w:hAnsi="Times New Roman"/>
          <w:sz w:val="28"/>
        </w:rPr>
        <w:t>)</w:t>
      </w:r>
      <w:r w:rsidRPr="000C73E0">
        <w:rPr>
          <w:rFonts w:ascii="Times New Roman" w:hAnsi="Times New Roman"/>
          <w:i/>
          <w:sz w:val="28"/>
        </w:rPr>
        <w:t>N</w:t>
      </w:r>
      <w:r w:rsidRPr="000C73E0">
        <w:rPr>
          <w:rFonts w:ascii="Times New Roman" w:hAnsi="Times New Roman"/>
          <w:sz w:val="28"/>
        </w:rPr>
        <w:t>(</w:t>
      </w:r>
      <w:r w:rsidRPr="000C73E0">
        <w:rPr>
          <w:rFonts w:ascii="Times New Roman" w:hAnsi="Times New Roman"/>
          <w:i/>
          <w:sz w:val="28"/>
        </w:rPr>
        <w:t>v</w:t>
      </w:r>
      <w:r w:rsidRPr="000C73E0">
        <w:rPr>
          <w:rFonts w:ascii="Times New Roman" w:hAnsi="Times New Roman"/>
          <w:sz w:val="28"/>
        </w:rPr>
        <w:t xml:space="preserve">) for </w:t>
      </w:r>
      <w:r w:rsidRPr="000C73E0">
        <w:rPr>
          <w:rFonts w:ascii="Times New Roman" w:hAnsi="Times New Roman"/>
          <w:i/>
          <w:sz w:val="28"/>
        </w:rPr>
        <w:t>u, v</w:t>
      </w:r>
      <w:r w:rsidRPr="000C73E0">
        <w:rPr>
          <w:rFonts w:ascii="Times New Roman" w:hAnsi="Times New Roman"/>
          <w:sz w:val="28"/>
        </w:rPr>
        <w:t xml:space="preserve"> in </w:t>
      </w:r>
      <w:r w:rsidRPr="000C73E0">
        <w:rPr>
          <w:rFonts w:ascii="Times New Roman" w:hAnsi="Times New Roman"/>
          <w:b/>
          <w:sz w:val="28"/>
        </w:rPr>
        <w:t>Z</w:t>
      </w:r>
      <w:r w:rsidRPr="000C73E0">
        <w:rPr>
          <w:rFonts w:ascii="Times New Roman" w:hAnsi="Times New Roman"/>
          <w:sz w:val="28"/>
        </w:rPr>
        <w:t>[√</w:t>
      </w:r>
      <w:r w:rsidRPr="000C73E0">
        <w:rPr>
          <w:rFonts w:ascii="Times New Roman" w:hAnsi="Times New Roman"/>
          <w:i/>
          <w:sz w:val="28"/>
        </w:rPr>
        <w:t>d</w:t>
      </w:r>
      <w:r w:rsidRPr="000C73E0">
        <w:rPr>
          <w:rFonts w:ascii="Times New Roman" w:hAnsi="Times New Roman"/>
          <w:sz w:val="28"/>
        </w:rPr>
        <w:t>].</w:t>
      </w:r>
    </w:p>
    <w:p w14:paraId="27A44BF8"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Show that the element 3 is not irreducible in </w:t>
      </w:r>
      <w:proofErr w:type="gramStart"/>
      <w:r w:rsidRPr="000C73E0">
        <w:rPr>
          <w:rFonts w:ascii="Times New Roman" w:hAnsi="Times New Roman"/>
          <w:b/>
          <w:sz w:val="28"/>
        </w:rPr>
        <w:t>Z</w:t>
      </w:r>
      <w:r w:rsidRPr="000C73E0">
        <w:rPr>
          <w:rFonts w:ascii="Times New Roman" w:hAnsi="Times New Roman"/>
          <w:sz w:val="28"/>
        </w:rPr>
        <w:t>[</w:t>
      </w:r>
      <w:proofErr w:type="gramEnd"/>
      <w:r w:rsidRPr="000C73E0">
        <w:rPr>
          <w:rFonts w:ascii="Times New Roman" w:hAnsi="Times New Roman"/>
          <w:sz w:val="28"/>
        </w:rPr>
        <w:t xml:space="preserve">√2]. </w:t>
      </w:r>
    </w:p>
    <w:p w14:paraId="650332F9" w14:textId="77777777" w:rsidR="000C73E0" w:rsidRPr="000C73E0" w:rsidRDefault="000C73E0" w:rsidP="000C73E0">
      <w:pPr>
        <w:spacing w:before="20" w:line="360" w:lineRule="atLeast"/>
        <w:ind w:left="720" w:hanging="720"/>
        <w:jc w:val="both"/>
        <w:rPr>
          <w:rFonts w:ascii="Times New Roman" w:hAnsi="Times New Roman"/>
          <w:sz w:val="28"/>
        </w:rPr>
      </w:pPr>
      <w:r w:rsidRPr="000C73E0">
        <w:rPr>
          <w:rFonts w:ascii="Times New Roman" w:hAnsi="Times New Roman"/>
          <w:sz w:val="28"/>
        </w:rPr>
        <w:tab/>
        <w:t xml:space="preserve">Work modulo 5 to show that there is no element in </w:t>
      </w:r>
      <w:proofErr w:type="gramStart"/>
      <w:r w:rsidRPr="000C73E0">
        <w:rPr>
          <w:rFonts w:ascii="Times New Roman" w:hAnsi="Times New Roman"/>
          <w:b/>
          <w:sz w:val="28"/>
        </w:rPr>
        <w:t>Z</w:t>
      </w:r>
      <w:r w:rsidRPr="000C73E0">
        <w:rPr>
          <w:rFonts w:ascii="Times New Roman" w:hAnsi="Times New Roman"/>
          <w:sz w:val="28"/>
        </w:rPr>
        <w:t>[</w:t>
      </w:r>
      <w:proofErr w:type="gramEnd"/>
      <w:r w:rsidRPr="000C73E0">
        <w:rPr>
          <w:rFonts w:ascii="Times New Roman" w:hAnsi="Times New Roman"/>
          <w:sz w:val="28"/>
        </w:rPr>
        <w:t>√2] with norm 5 and deduce that the element 5 is irreducible.</w:t>
      </w:r>
    </w:p>
    <w:p w14:paraId="46C7580B" w14:textId="77777777" w:rsidR="000C73E0" w:rsidRPr="00D404BF" w:rsidRDefault="00D404BF" w:rsidP="00D404BF">
      <w:pPr>
        <w:spacing w:line="360" w:lineRule="atLeast"/>
        <w:jc w:val="both"/>
        <w:rPr>
          <w:rFonts w:ascii="Times New Roman" w:hAnsi="Times New Roman"/>
          <w:sz w:val="28"/>
        </w:rPr>
      </w:pPr>
      <w:r>
        <w:rPr>
          <w:rFonts w:ascii="Times New Roman" w:hAnsi="Times New Roman"/>
          <w:sz w:val="28"/>
        </w:rPr>
        <w:br w:type="page"/>
      </w:r>
      <w:r>
        <w:rPr>
          <w:sz w:val="28"/>
        </w:rPr>
        <w:lastRenderedPageBreak/>
        <w:t>34</w:t>
      </w:r>
      <w:r w:rsidR="000C73E0" w:rsidRPr="000C73E0">
        <w:rPr>
          <w:sz w:val="28"/>
        </w:rPr>
        <w:t>)</w:t>
      </w:r>
      <w:r w:rsidR="000C73E0" w:rsidRPr="000C73E0">
        <w:rPr>
          <w:sz w:val="28"/>
        </w:rPr>
        <w:tab/>
      </w:r>
      <w:r w:rsidR="000C73E0" w:rsidRPr="000C73E0">
        <w:rPr>
          <w:i/>
          <w:sz w:val="28"/>
        </w:rPr>
        <w:t>Calculations in the Eisenstein integers</w:t>
      </w:r>
    </w:p>
    <w:p w14:paraId="688972D0" w14:textId="77777777" w:rsidR="000C73E0" w:rsidRPr="000C73E0" w:rsidRDefault="000C73E0" w:rsidP="000C73E0">
      <w:pPr>
        <w:framePr w:wrap="auto" w:vAnchor="page" w:hAnchor="page" w:x="3148" w:yAlign="top"/>
        <w:tabs>
          <w:tab w:val="left" w:pos="360"/>
          <w:tab w:val="left" w:pos="900"/>
        </w:tabs>
        <w:spacing w:before="20" w:line="380" w:lineRule="atLeast"/>
        <w:ind w:left="360" w:hanging="360"/>
        <w:jc w:val="both"/>
        <w:rPr>
          <w:sz w:val="28"/>
        </w:rPr>
      </w:pPr>
    </w:p>
    <w:p w14:paraId="7C068713" w14:textId="77777777" w:rsidR="000C73E0" w:rsidRPr="000C73E0" w:rsidRDefault="000C73E0" w:rsidP="000C73E0">
      <w:pPr>
        <w:spacing w:before="20" w:line="380" w:lineRule="atLeast"/>
        <w:ind w:left="720"/>
        <w:jc w:val="both"/>
        <w:rPr>
          <w:sz w:val="28"/>
        </w:rPr>
      </w:pPr>
      <w:r w:rsidRPr="000C73E0">
        <w:rPr>
          <w:sz w:val="28"/>
        </w:rPr>
        <w:t xml:space="preserve">Let </w:t>
      </w:r>
      <w:r w:rsidRPr="000C73E0">
        <w:rPr>
          <w:rFonts w:ascii="Symbol" w:hAnsi="Symbol"/>
          <w:i/>
          <w:sz w:val="28"/>
        </w:rPr>
        <w:t></w:t>
      </w:r>
      <w:r w:rsidRPr="000C73E0">
        <w:rPr>
          <w:sz w:val="28"/>
        </w:rPr>
        <w:t xml:space="preserve"> be the complex cube root of 1 given by </w:t>
      </w:r>
      <w:r w:rsidR="00D404BF" w:rsidRPr="00D404BF">
        <w:rPr>
          <w:position w:val="-16"/>
          <w:sz w:val="28"/>
        </w:rPr>
        <w:object w:dxaOrig="1360" w:dyaOrig="420" w14:anchorId="5FDCA6AB">
          <v:shape id="_x0000_i1698" type="#_x0000_t75" style="width:68pt;height:20.8pt" o:ole="">
            <v:imagedata r:id="rId1249" o:title=""/>
          </v:shape>
          <o:OLEObject Type="Embed" ProgID="Equation.3" ShapeID="_x0000_i1698" DrawAspect="Content" ObjectID="_1585227864" r:id="rId1250">
            <o:FieldCodes>\* mergeformat</o:FieldCodes>
          </o:OLEObject>
        </w:object>
      </w:r>
      <w:r w:rsidRPr="000C73E0">
        <w:rPr>
          <w:sz w:val="28"/>
        </w:rPr>
        <w:t xml:space="preserve">.  </w:t>
      </w:r>
    </w:p>
    <w:p w14:paraId="2178EB3A" w14:textId="77777777" w:rsidR="000C73E0" w:rsidRPr="000C73E0" w:rsidRDefault="000C73E0" w:rsidP="000C73E0">
      <w:pPr>
        <w:spacing w:before="20" w:line="380" w:lineRule="atLeast"/>
        <w:ind w:left="720"/>
        <w:jc w:val="both"/>
        <w:rPr>
          <w:sz w:val="28"/>
        </w:rPr>
      </w:pPr>
      <w:r w:rsidRPr="000C73E0">
        <w:rPr>
          <w:sz w:val="28"/>
        </w:rPr>
        <w:t xml:space="preserve">Prove that the </w:t>
      </w:r>
      <w:r w:rsidRPr="000C73E0">
        <w:rPr>
          <w:i/>
          <w:sz w:val="28"/>
        </w:rPr>
        <w:t>norm</w:t>
      </w:r>
      <w:r w:rsidRPr="000C73E0">
        <w:rPr>
          <w:sz w:val="28"/>
        </w:rPr>
        <w:t xml:space="preserve"> of </w:t>
      </w:r>
      <w:r w:rsidRPr="000C73E0">
        <w:rPr>
          <w:i/>
          <w:sz w:val="28"/>
        </w:rPr>
        <w:t>a</w:t>
      </w:r>
      <w:r w:rsidRPr="000C73E0">
        <w:rPr>
          <w:sz w:val="28"/>
        </w:rPr>
        <w:t xml:space="preserve"> + </w:t>
      </w:r>
      <w:r w:rsidRPr="000C73E0">
        <w:rPr>
          <w:i/>
          <w:sz w:val="28"/>
        </w:rPr>
        <w:t>b</w:t>
      </w:r>
      <w:r w:rsidRPr="000C73E0">
        <w:rPr>
          <w:rFonts w:ascii="Symbol" w:hAnsi="Symbol"/>
          <w:i/>
          <w:sz w:val="28"/>
        </w:rPr>
        <w:t></w:t>
      </w:r>
      <w:r w:rsidRPr="000C73E0">
        <w:rPr>
          <w:sz w:val="28"/>
        </w:rPr>
        <w:t xml:space="preserve"> in </w:t>
      </w:r>
      <w:proofErr w:type="gramStart"/>
      <w:r w:rsidRPr="000C73E0">
        <w:rPr>
          <w:b/>
          <w:sz w:val="28"/>
        </w:rPr>
        <w:t>Z</w:t>
      </w:r>
      <w:r w:rsidRPr="000C73E0">
        <w:rPr>
          <w:sz w:val="28"/>
        </w:rPr>
        <w:t>[</w:t>
      </w:r>
      <w:proofErr w:type="gramEnd"/>
      <w:r w:rsidRPr="000C73E0">
        <w:rPr>
          <w:rFonts w:ascii="Symbol" w:hAnsi="Symbol"/>
          <w:i/>
          <w:sz w:val="28"/>
        </w:rPr>
        <w:t></w:t>
      </w:r>
      <w:r w:rsidRPr="000C73E0">
        <w:rPr>
          <w:sz w:val="28"/>
        </w:rPr>
        <w:t xml:space="preserve">] is given by </w:t>
      </w:r>
      <w:r w:rsidRPr="000C73E0">
        <w:rPr>
          <w:i/>
          <w:sz w:val="28"/>
        </w:rPr>
        <w:t>N</w:t>
      </w:r>
      <w:r w:rsidRPr="000C73E0">
        <w:rPr>
          <w:sz w:val="28"/>
        </w:rPr>
        <w:t>(</w:t>
      </w:r>
      <w:r w:rsidRPr="000C73E0">
        <w:rPr>
          <w:i/>
          <w:sz w:val="28"/>
        </w:rPr>
        <w:t>a</w:t>
      </w:r>
      <w:r w:rsidRPr="000C73E0">
        <w:rPr>
          <w:sz w:val="28"/>
        </w:rPr>
        <w:t xml:space="preserve"> + </w:t>
      </w:r>
      <w:r w:rsidRPr="000C73E0">
        <w:rPr>
          <w:i/>
          <w:sz w:val="28"/>
        </w:rPr>
        <w:t>b</w:t>
      </w:r>
      <w:r w:rsidRPr="000C73E0">
        <w:rPr>
          <w:rFonts w:ascii="Symbol" w:hAnsi="Symbol"/>
          <w:sz w:val="28"/>
        </w:rPr>
        <w:t></w:t>
      </w:r>
      <w:r w:rsidRPr="000C73E0">
        <w:rPr>
          <w:rFonts w:ascii="Symbol" w:hAnsi="Symbol"/>
          <w:sz w:val="28"/>
        </w:rPr>
        <w:t></w:t>
      </w:r>
      <w:r w:rsidRPr="000C73E0">
        <w:rPr>
          <w:sz w:val="28"/>
        </w:rPr>
        <w:t xml:space="preserve"> = </w:t>
      </w:r>
      <w:r w:rsidRPr="000C73E0">
        <w:rPr>
          <w:i/>
          <w:sz w:val="28"/>
        </w:rPr>
        <w:t>a</w:t>
      </w:r>
      <w:r w:rsidRPr="000C73E0">
        <w:rPr>
          <w:position w:val="6"/>
          <w:sz w:val="28"/>
          <w:szCs w:val="18"/>
        </w:rPr>
        <w:t>2</w:t>
      </w:r>
      <w:r w:rsidRPr="000C73E0">
        <w:rPr>
          <w:sz w:val="28"/>
        </w:rPr>
        <w:t xml:space="preserve"> –</w:t>
      </w:r>
      <w:r w:rsidRPr="000C73E0">
        <w:rPr>
          <w:i/>
          <w:sz w:val="28"/>
        </w:rPr>
        <w:t xml:space="preserve"> ab</w:t>
      </w:r>
      <w:r w:rsidRPr="000C73E0">
        <w:rPr>
          <w:sz w:val="28"/>
        </w:rPr>
        <w:t xml:space="preserve"> + </w:t>
      </w:r>
      <w:r w:rsidRPr="000C73E0">
        <w:rPr>
          <w:i/>
          <w:sz w:val="28"/>
        </w:rPr>
        <w:t>b</w:t>
      </w:r>
      <w:r w:rsidRPr="000C73E0">
        <w:rPr>
          <w:position w:val="6"/>
          <w:sz w:val="28"/>
          <w:szCs w:val="18"/>
        </w:rPr>
        <w:t>2</w:t>
      </w:r>
      <w:r w:rsidRPr="000C73E0">
        <w:rPr>
          <w:sz w:val="28"/>
        </w:rPr>
        <w:t>.</w:t>
      </w:r>
    </w:p>
    <w:p w14:paraId="36E4C558" w14:textId="77777777" w:rsidR="000C73E0" w:rsidRPr="000C73E0" w:rsidRDefault="000C73E0" w:rsidP="000C73E0">
      <w:pPr>
        <w:spacing w:before="20" w:line="380" w:lineRule="atLeast"/>
        <w:ind w:left="720" w:right="360"/>
        <w:jc w:val="both"/>
        <w:rPr>
          <w:sz w:val="28"/>
        </w:rPr>
      </w:pPr>
      <w:r w:rsidRPr="000C73E0">
        <w:rPr>
          <w:sz w:val="28"/>
        </w:rPr>
        <w:t xml:space="preserve">Show that any unit (an element with a multiplicative inverse) in </w:t>
      </w:r>
      <w:proofErr w:type="gramStart"/>
      <w:r w:rsidRPr="000C73E0">
        <w:rPr>
          <w:b/>
          <w:sz w:val="28"/>
        </w:rPr>
        <w:t>Z</w:t>
      </w:r>
      <w:r w:rsidRPr="000C73E0">
        <w:rPr>
          <w:sz w:val="28"/>
        </w:rPr>
        <w:t>[</w:t>
      </w:r>
      <w:proofErr w:type="gramEnd"/>
      <w:r w:rsidRPr="000C73E0">
        <w:rPr>
          <w:rFonts w:ascii="Symbol" w:hAnsi="Symbol"/>
          <w:sz w:val="28"/>
        </w:rPr>
        <w:t></w:t>
      </w:r>
      <w:r w:rsidRPr="000C73E0">
        <w:rPr>
          <w:sz w:val="28"/>
        </w:rPr>
        <w:t xml:space="preserve">] must have norm 1 and hence find all such units. </w:t>
      </w:r>
    </w:p>
    <w:p w14:paraId="0173A06E" w14:textId="77777777" w:rsidR="000C73E0" w:rsidRPr="000C73E0" w:rsidRDefault="000C73E0" w:rsidP="000C73E0">
      <w:pPr>
        <w:spacing w:before="20" w:line="380" w:lineRule="atLeast"/>
        <w:ind w:left="720" w:right="360"/>
        <w:jc w:val="both"/>
        <w:rPr>
          <w:sz w:val="28"/>
        </w:rPr>
      </w:pPr>
      <w:r w:rsidRPr="000C73E0">
        <w:rPr>
          <w:noProof/>
          <w:sz w:val="28"/>
          <w:lang w:val="en-GB" w:eastAsia="zh-CN"/>
        </w:rPr>
        <w:drawing>
          <wp:anchor distT="0" distB="0" distL="114300" distR="114300" simplePos="0" relativeHeight="251662848" behindDoc="0" locked="0" layoutInCell="1" allowOverlap="1" wp14:anchorId="2EF2DA2B" wp14:editId="35A87A9D">
            <wp:simplePos x="0" y="0"/>
            <wp:positionH relativeFrom="column">
              <wp:posOffset>2566035</wp:posOffset>
            </wp:positionH>
            <wp:positionV relativeFrom="paragraph">
              <wp:posOffset>53340</wp:posOffset>
            </wp:positionV>
            <wp:extent cx="3556000" cy="3263900"/>
            <wp:effectExtent l="25400" t="0" r="0" b="0"/>
            <wp:wrapTight wrapText="bothSides">
              <wp:wrapPolygon edited="0">
                <wp:start x="-154" y="0"/>
                <wp:lineTo x="-154" y="21516"/>
                <wp:lineTo x="21600" y="21516"/>
                <wp:lineTo x="21600" y="0"/>
                <wp:lineTo x="-154"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1"/>
                    <a:srcRect/>
                    <a:stretch>
                      <a:fillRect/>
                    </a:stretch>
                  </pic:blipFill>
                  <pic:spPr bwMode="auto">
                    <a:xfrm>
                      <a:off x="0" y="0"/>
                      <a:ext cx="3556000" cy="3263900"/>
                    </a:xfrm>
                    <a:prstGeom prst="rect">
                      <a:avLst/>
                    </a:prstGeom>
                    <a:noFill/>
                    <a:ln w="9525">
                      <a:noFill/>
                      <a:miter lim="800000"/>
                      <a:headEnd/>
                      <a:tailEnd/>
                    </a:ln>
                  </pic:spPr>
                </pic:pic>
              </a:graphicData>
            </a:graphic>
          </wp:anchor>
        </w:drawing>
      </w:r>
      <w:r w:rsidRPr="000C73E0">
        <w:rPr>
          <w:sz w:val="28"/>
        </w:rPr>
        <w:t xml:space="preserve">If </w:t>
      </w:r>
      <w:r w:rsidRPr="000C73E0">
        <w:rPr>
          <w:i/>
          <w:sz w:val="28"/>
        </w:rPr>
        <w:t>u</w:t>
      </w:r>
      <w:r w:rsidRPr="000C73E0">
        <w:rPr>
          <w:sz w:val="28"/>
        </w:rPr>
        <w:t xml:space="preserve"> is a unit and</w:t>
      </w:r>
      <w:r w:rsidRPr="000C73E0">
        <w:rPr>
          <w:i/>
          <w:sz w:val="28"/>
        </w:rPr>
        <w:t xml:space="preserve"> p</w:t>
      </w:r>
      <w:r w:rsidRPr="000C73E0">
        <w:rPr>
          <w:sz w:val="28"/>
        </w:rPr>
        <w:t xml:space="preserve"> is a prime in </w:t>
      </w:r>
      <w:proofErr w:type="gramStart"/>
      <w:r w:rsidRPr="000C73E0">
        <w:rPr>
          <w:b/>
          <w:sz w:val="28"/>
        </w:rPr>
        <w:t>Z</w:t>
      </w:r>
      <w:r w:rsidRPr="000C73E0">
        <w:rPr>
          <w:sz w:val="28"/>
        </w:rPr>
        <w:t>[</w:t>
      </w:r>
      <w:proofErr w:type="gramEnd"/>
      <w:r w:rsidRPr="000C73E0">
        <w:rPr>
          <w:rFonts w:ascii="Symbol" w:hAnsi="Symbol"/>
          <w:sz w:val="28"/>
        </w:rPr>
        <w:t></w:t>
      </w:r>
      <w:r w:rsidRPr="000C73E0">
        <w:rPr>
          <w:sz w:val="28"/>
        </w:rPr>
        <w:t xml:space="preserve">] prove that </w:t>
      </w:r>
      <w:r w:rsidRPr="000C73E0">
        <w:rPr>
          <w:i/>
          <w:sz w:val="28"/>
        </w:rPr>
        <w:t>up</w:t>
      </w:r>
      <w:r w:rsidRPr="000C73E0">
        <w:rPr>
          <w:sz w:val="28"/>
        </w:rPr>
        <w:t xml:space="preserve"> is also a prime and deduce that the picture of primes in </w:t>
      </w:r>
      <w:r w:rsidRPr="000C73E0">
        <w:rPr>
          <w:b/>
          <w:sz w:val="28"/>
        </w:rPr>
        <w:t>Z</w:t>
      </w:r>
      <w:r w:rsidRPr="000C73E0">
        <w:rPr>
          <w:sz w:val="28"/>
        </w:rPr>
        <w:t>[</w:t>
      </w:r>
      <w:r w:rsidRPr="000C73E0">
        <w:rPr>
          <w:rFonts w:ascii="Symbol" w:hAnsi="Symbol"/>
          <w:i/>
          <w:sz w:val="28"/>
        </w:rPr>
        <w:t></w:t>
      </w:r>
      <w:r w:rsidRPr="000C73E0">
        <w:rPr>
          <w:sz w:val="28"/>
        </w:rPr>
        <w:t>] will have six-fold rotational symmetry.</w:t>
      </w:r>
    </w:p>
    <w:p w14:paraId="4BDE5F2C" w14:textId="77777777" w:rsidR="000C73E0" w:rsidRPr="000C73E0" w:rsidRDefault="000C73E0" w:rsidP="000C73E0">
      <w:pPr>
        <w:spacing w:before="20" w:line="380" w:lineRule="atLeast"/>
        <w:ind w:left="720" w:right="360"/>
        <w:jc w:val="both"/>
        <w:rPr>
          <w:sz w:val="28"/>
        </w:rPr>
      </w:pPr>
      <w:r w:rsidRPr="000C73E0">
        <w:rPr>
          <w:sz w:val="28"/>
        </w:rPr>
        <w:t xml:space="preserve">Prove that if </w:t>
      </w:r>
      <w:r w:rsidRPr="000C73E0">
        <w:rPr>
          <w:i/>
          <w:sz w:val="28"/>
        </w:rPr>
        <w:t>n</w:t>
      </w:r>
      <w:r w:rsidRPr="000C73E0">
        <w:rPr>
          <w:sz w:val="28"/>
        </w:rPr>
        <w:t xml:space="preserve"> is an integer and is a prime of the form 6</w:t>
      </w:r>
      <w:r w:rsidRPr="000C73E0">
        <w:rPr>
          <w:i/>
          <w:sz w:val="28"/>
        </w:rPr>
        <w:t>k</w:t>
      </w:r>
      <w:r w:rsidRPr="000C73E0">
        <w:rPr>
          <w:sz w:val="28"/>
        </w:rPr>
        <w:t xml:space="preserve"> + 5 then </w:t>
      </w:r>
      <w:r w:rsidRPr="000C73E0">
        <w:rPr>
          <w:i/>
          <w:sz w:val="28"/>
        </w:rPr>
        <w:t>n</w:t>
      </w:r>
      <w:r w:rsidRPr="000C73E0">
        <w:rPr>
          <w:sz w:val="28"/>
        </w:rPr>
        <w:t xml:space="preserve"> is also a prime in </w:t>
      </w:r>
      <w:proofErr w:type="gramStart"/>
      <w:r w:rsidRPr="000C73E0">
        <w:rPr>
          <w:b/>
          <w:sz w:val="28"/>
        </w:rPr>
        <w:t>Z</w:t>
      </w:r>
      <w:r w:rsidRPr="000C73E0">
        <w:rPr>
          <w:sz w:val="28"/>
        </w:rPr>
        <w:t>[</w:t>
      </w:r>
      <w:proofErr w:type="gramEnd"/>
      <w:r w:rsidRPr="000C73E0">
        <w:rPr>
          <w:rFonts w:ascii="Symbol" w:hAnsi="Symbol"/>
          <w:i/>
          <w:sz w:val="28"/>
        </w:rPr>
        <w:t></w:t>
      </w:r>
      <w:r w:rsidRPr="000C73E0">
        <w:rPr>
          <w:sz w:val="28"/>
        </w:rPr>
        <w:t>].</w:t>
      </w:r>
    </w:p>
    <w:p w14:paraId="2CF5F234" w14:textId="77777777" w:rsidR="000C73E0" w:rsidRPr="000C73E0" w:rsidRDefault="000C73E0" w:rsidP="000C73E0">
      <w:pPr>
        <w:spacing w:before="20" w:line="380" w:lineRule="atLeast"/>
        <w:ind w:left="720" w:right="360"/>
        <w:jc w:val="both"/>
        <w:rPr>
          <w:sz w:val="28"/>
        </w:rPr>
      </w:pPr>
      <w:r w:rsidRPr="000C73E0">
        <w:rPr>
          <w:sz w:val="28"/>
        </w:rPr>
        <w:t xml:space="preserve">Show that 2 is a prime in </w:t>
      </w:r>
      <w:proofErr w:type="gramStart"/>
      <w:r w:rsidRPr="000C73E0">
        <w:rPr>
          <w:b/>
          <w:sz w:val="28"/>
        </w:rPr>
        <w:t>Z</w:t>
      </w:r>
      <w:r w:rsidRPr="000C73E0">
        <w:rPr>
          <w:sz w:val="28"/>
        </w:rPr>
        <w:t>[</w:t>
      </w:r>
      <w:proofErr w:type="gramEnd"/>
      <w:r w:rsidRPr="000C73E0">
        <w:rPr>
          <w:rFonts w:ascii="Symbol" w:hAnsi="Symbol"/>
          <w:i/>
          <w:sz w:val="28"/>
        </w:rPr>
        <w:t></w:t>
      </w:r>
      <w:r w:rsidRPr="000C73E0">
        <w:rPr>
          <w:sz w:val="28"/>
        </w:rPr>
        <w:t>] but that 3 is not.</w:t>
      </w:r>
    </w:p>
    <w:p w14:paraId="72598450" w14:textId="77777777" w:rsidR="000C73E0" w:rsidRPr="000C73E0" w:rsidRDefault="000C73E0" w:rsidP="000C73E0">
      <w:pPr>
        <w:spacing w:before="20" w:line="380" w:lineRule="atLeast"/>
        <w:ind w:left="720" w:right="360"/>
        <w:jc w:val="both"/>
        <w:rPr>
          <w:i/>
          <w:sz w:val="28"/>
        </w:rPr>
      </w:pPr>
    </w:p>
    <w:p w14:paraId="6F35DF94" w14:textId="77777777" w:rsidR="000C73E0" w:rsidRPr="000C73E0" w:rsidRDefault="000C73E0" w:rsidP="000C73E0">
      <w:pPr>
        <w:spacing w:before="20" w:line="380" w:lineRule="atLeast"/>
        <w:ind w:left="720" w:right="360"/>
        <w:jc w:val="right"/>
        <w:rPr>
          <w:i/>
          <w:sz w:val="28"/>
        </w:rPr>
      </w:pPr>
      <w:r w:rsidRPr="000C73E0">
        <w:rPr>
          <w:i/>
          <w:sz w:val="28"/>
        </w:rPr>
        <w:t xml:space="preserve">Primes in </w:t>
      </w:r>
      <w:proofErr w:type="gramStart"/>
      <w:r w:rsidRPr="000C73E0">
        <w:rPr>
          <w:b/>
          <w:sz w:val="28"/>
        </w:rPr>
        <w:t>Z</w:t>
      </w:r>
      <w:r w:rsidRPr="000C73E0">
        <w:rPr>
          <w:sz w:val="28"/>
        </w:rPr>
        <w:t>[</w:t>
      </w:r>
      <w:proofErr w:type="gramEnd"/>
      <w:r w:rsidRPr="000C73E0">
        <w:rPr>
          <w:rFonts w:ascii="Symbol" w:hAnsi="Symbol"/>
          <w:i/>
          <w:sz w:val="28"/>
        </w:rPr>
        <w:t></w:t>
      </w:r>
      <w:r w:rsidRPr="000C73E0">
        <w:rPr>
          <w:sz w:val="28"/>
        </w:rPr>
        <w:t xml:space="preserve">] </w:t>
      </w:r>
      <w:r w:rsidRPr="000C73E0">
        <w:rPr>
          <w:i/>
          <w:sz w:val="28"/>
        </w:rPr>
        <w:t>are shown here</w:t>
      </w:r>
    </w:p>
    <w:p w14:paraId="00CF2DFA" w14:textId="77777777" w:rsidR="000C73E0" w:rsidRPr="000C73E0" w:rsidRDefault="000C73E0" w:rsidP="000C73E0">
      <w:pPr>
        <w:spacing w:line="380" w:lineRule="atLeast"/>
        <w:jc w:val="center"/>
        <w:rPr>
          <w:rFonts w:ascii="Times New Roman" w:hAnsi="Times New Roman"/>
          <w:sz w:val="28"/>
        </w:rPr>
      </w:pPr>
    </w:p>
    <w:p w14:paraId="27237104" w14:textId="77777777" w:rsidR="000C73E0" w:rsidRPr="000C73E0" w:rsidRDefault="00D404BF" w:rsidP="000C73E0">
      <w:pPr>
        <w:spacing w:line="380" w:lineRule="atLeast"/>
        <w:rPr>
          <w:rFonts w:ascii="Times New Roman" w:hAnsi="Times New Roman"/>
          <w:sz w:val="28"/>
        </w:rPr>
      </w:pPr>
      <w:r>
        <w:rPr>
          <w:rFonts w:ascii="Times New Roman" w:hAnsi="Times New Roman"/>
          <w:sz w:val="28"/>
        </w:rPr>
        <w:t>35</w:t>
      </w:r>
      <w:r w:rsidR="000C73E0" w:rsidRPr="000C73E0">
        <w:rPr>
          <w:rFonts w:ascii="Times New Roman" w:hAnsi="Times New Roman"/>
          <w:sz w:val="28"/>
        </w:rPr>
        <w:t>)</w:t>
      </w:r>
      <w:r w:rsidR="000C73E0" w:rsidRPr="000C73E0">
        <w:rPr>
          <w:rFonts w:ascii="Times New Roman" w:hAnsi="Times New Roman"/>
          <w:sz w:val="28"/>
        </w:rPr>
        <w:tab/>
      </w:r>
      <w:r w:rsidR="000C73E0" w:rsidRPr="000C73E0">
        <w:rPr>
          <w:rFonts w:ascii="Times New Roman" w:hAnsi="Times New Roman"/>
          <w:i/>
          <w:sz w:val="28"/>
        </w:rPr>
        <w:t>Sums of four squares.</w:t>
      </w:r>
    </w:p>
    <w:p w14:paraId="15B36BD7"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 xml:space="preserve">Show that if </w:t>
      </w:r>
      <w:r w:rsidRPr="000C73E0">
        <w:rPr>
          <w:rFonts w:ascii="Times New Roman" w:hAnsi="Times New Roman"/>
          <w:i/>
          <w:sz w:val="28"/>
        </w:rPr>
        <w:t>n</w:t>
      </w:r>
      <w:r w:rsidRPr="000C73E0">
        <w:rPr>
          <w:rFonts w:ascii="Times New Roman" w:hAnsi="Times New Roman"/>
          <w:sz w:val="28"/>
        </w:rPr>
        <w:t xml:space="preserve"> = 7 (mod 8) then it cannot be written as a sum of three squares.</w:t>
      </w:r>
    </w:p>
    <w:p w14:paraId="1F3CDDBA"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 xml:space="preserve">In </w:t>
      </w:r>
      <w:proofErr w:type="gramStart"/>
      <w:r w:rsidRPr="000C73E0">
        <w:rPr>
          <w:rFonts w:ascii="Times New Roman" w:hAnsi="Times New Roman"/>
          <w:sz w:val="28"/>
        </w:rPr>
        <w:t>fact</w:t>
      </w:r>
      <w:proofErr w:type="gramEnd"/>
      <w:r w:rsidRPr="000C73E0">
        <w:rPr>
          <w:rFonts w:ascii="Times New Roman" w:hAnsi="Times New Roman"/>
          <w:sz w:val="28"/>
        </w:rPr>
        <w:t xml:space="preserve"> Legendre proved in 1798 that any number which is not of the form </w:t>
      </w:r>
      <w:r w:rsidR="00D404BF" w:rsidRPr="000C73E0">
        <w:rPr>
          <w:rFonts w:ascii="Times New Roman" w:hAnsi="Times New Roman"/>
          <w:position w:val="-6"/>
          <w:sz w:val="28"/>
        </w:rPr>
        <w:object w:dxaOrig="1280" w:dyaOrig="360" w14:anchorId="1B74AE75">
          <v:shape id="_x0000_i1699" type="#_x0000_t75" style="width:64pt;height:18.4pt" o:ole="">
            <v:imagedata r:id="rId1252" o:title=""/>
          </v:shape>
          <o:OLEObject Type="Embed" ProgID="Equation.3" ShapeID="_x0000_i1699" DrawAspect="Content" ObjectID="_1585227865" r:id="rId1253"/>
        </w:object>
      </w:r>
      <w:r w:rsidRPr="000C73E0">
        <w:rPr>
          <w:rFonts w:ascii="Times New Roman" w:hAnsi="Times New Roman"/>
          <w:sz w:val="28"/>
        </w:rPr>
        <w:t xml:space="preserve"> </w:t>
      </w:r>
      <w:r w:rsidRPr="000C73E0">
        <w:rPr>
          <w:rFonts w:ascii="Times New Roman" w:hAnsi="Times New Roman"/>
          <w:i/>
          <w:sz w:val="28"/>
        </w:rPr>
        <w:t>can</w:t>
      </w:r>
      <w:r w:rsidRPr="000C73E0">
        <w:rPr>
          <w:rFonts w:ascii="Times New Roman" w:hAnsi="Times New Roman"/>
          <w:sz w:val="28"/>
        </w:rPr>
        <w:t xml:space="preserve"> be written as a sum of three squares.</w:t>
      </w:r>
    </w:p>
    <w:p w14:paraId="7D12F6C1"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 xml:space="preserve">Find integers </w:t>
      </w:r>
      <w:r w:rsidRPr="000C73E0">
        <w:rPr>
          <w:rFonts w:ascii="Times New Roman" w:hAnsi="Times New Roman"/>
          <w:i/>
          <w:sz w:val="28"/>
        </w:rPr>
        <w:t>u</w:t>
      </w:r>
      <w:r w:rsidRPr="000C73E0">
        <w:rPr>
          <w:rFonts w:ascii="Times New Roman" w:hAnsi="Times New Roman"/>
          <w:sz w:val="28"/>
        </w:rPr>
        <w:t xml:space="preserve"> and </w:t>
      </w:r>
      <w:r w:rsidRPr="000C73E0">
        <w:rPr>
          <w:rFonts w:ascii="Times New Roman" w:hAnsi="Times New Roman"/>
          <w:i/>
          <w:sz w:val="28"/>
        </w:rPr>
        <w:t>v</w:t>
      </w:r>
      <w:r w:rsidRPr="000C73E0">
        <w:rPr>
          <w:rFonts w:ascii="Times New Roman" w:hAnsi="Times New Roman"/>
          <w:sz w:val="28"/>
        </w:rPr>
        <w:t xml:space="preserve"> which can both be expressed as sums of three </w:t>
      </w:r>
      <w:r w:rsidRPr="000C73E0">
        <w:rPr>
          <w:rFonts w:ascii="Times New Roman" w:hAnsi="Times New Roman"/>
          <w:i/>
          <w:sz w:val="28"/>
        </w:rPr>
        <w:t>non-zero</w:t>
      </w:r>
      <w:r w:rsidRPr="000C73E0">
        <w:rPr>
          <w:rFonts w:ascii="Times New Roman" w:hAnsi="Times New Roman"/>
          <w:sz w:val="28"/>
        </w:rPr>
        <w:t xml:space="preserve"> squares, but whose product </w:t>
      </w:r>
      <w:r w:rsidRPr="000C73E0">
        <w:rPr>
          <w:rFonts w:ascii="Times New Roman" w:hAnsi="Times New Roman"/>
          <w:i/>
          <w:sz w:val="28"/>
        </w:rPr>
        <w:t>uv</w:t>
      </w:r>
      <w:r w:rsidRPr="000C73E0">
        <w:rPr>
          <w:rFonts w:ascii="Times New Roman" w:hAnsi="Times New Roman"/>
          <w:sz w:val="28"/>
        </w:rPr>
        <w:t xml:space="preserve"> cannot be.</w:t>
      </w:r>
    </w:p>
    <w:p w14:paraId="5B914BED"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Primes can be written as sums of two squares in a unique way. Is their representation as a sum of four squares unique? What about as sums of four non-zero squares?</w:t>
      </w:r>
    </w:p>
    <w:p w14:paraId="701AA46D" w14:textId="77777777" w:rsidR="000C73E0" w:rsidRPr="000C73E0" w:rsidRDefault="000C73E0" w:rsidP="000C73E0">
      <w:pPr>
        <w:spacing w:line="380" w:lineRule="atLeast"/>
        <w:rPr>
          <w:rFonts w:ascii="Times New Roman" w:hAnsi="Times New Roman"/>
          <w:sz w:val="28"/>
        </w:rPr>
      </w:pPr>
    </w:p>
    <w:p w14:paraId="4922E7ED" w14:textId="77777777" w:rsidR="000C73E0" w:rsidRPr="000C73E0" w:rsidRDefault="00D404BF" w:rsidP="000C73E0">
      <w:pPr>
        <w:spacing w:line="380" w:lineRule="atLeast"/>
        <w:rPr>
          <w:rFonts w:ascii="Times New Roman" w:hAnsi="Times New Roman"/>
          <w:sz w:val="28"/>
        </w:rPr>
      </w:pPr>
      <w:r>
        <w:rPr>
          <w:rFonts w:ascii="Times New Roman" w:hAnsi="Times New Roman"/>
          <w:sz w:val="28"/>
        </w:rPr>
        <w:br w:type="page"/>
      </w:r>
      <w:r w:rsidR="000C73E0" w:rsidRPr="000C73E0">
        <w:rPr>
          <w:rFonts w:ascii="Times New Roman" w:hAnsi="Times New Roman"/>
          <w:sz w:val="28"/>
        </w:rPr>
        <w:lastRenderedPageBreak/>
        <w:t>3</w:t>
      </w:r>
      <w:r>
        <w:rPr>
          <w:rFonts w:ascii="Times New Roman" w:hAnsi="Times New Roman"/>
          <w:sz w:val="28"/>
        </w:rPr>
        <w:t>6</w:t>
      </w:r>
      <w:r w:rsidR="000C73E0" w:rsidRPr="000C73E0">
        <w:rPr>
          <w:rFonts w:ascii="Times New Roman" w:hAnsi="Times New Roman"/>
          <w:sz w:val="28"/>
        </w:rPr>
        <w:t>)</w:t>
      </w:r>
      <w:r w:rsidR="000C73E0" w:rsidRPr="000C73E0">
        <w:rPr>
          <w:rFonts w:ascii="Times New Roman" w:hAnsi="Times New Roman"/>
          <w:sz w:val="28"/>
        </w:rPr>
        <w:tab/>
      </w:r>
      <w:r w:rsidR="000C73E0" w:rsidRPr="000C73E0">
        <w:rPr>
          <w:rFonts w:ascii="Times New Roman" w:hAnsi="Times New Roman"/>
          <w:i/>
          <w:sz w:val="28"/>
        </w:rPr>
        <w:t>Primitive roots</w:t>
      </w:r>
    </w:p>
    <w:p w14:paraId="5B285287"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Which of the following have primitive roots?  12, 18, 42, 54, 266.</w:t>
      </w:r>
    </w:p>
    <w:p w14:paraId="34F2E04E"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Find the smallest integer of the form 4</w:t>
      </w:r>
      <w:r w:rsidRPr="000C73E0">
        <w:rPr>
          <w:rFonts w:ascii="Times New Roman" w:hAnsi="Times New Roman"/>
          <w:i/>
          <w:sz w:val="28"/>
        </w:rPr>
        <w:t>k</w:t>
      </w:r>
      <w:r w:rsidRPr="000C73E0">
        <w:rPr>
          <w:rFonts w:ascii="Times New Roman" w:hAnsi="Times New Roman"/>
          <w:sz w:val="28"/>
        </w:rPr>
        <w:t xml:space="preserve"> + 2 which has no primitive root.</w:t>
      </w:r>
    </w:p>
    <w:p w14:paraId="6493F350"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Write down all the primitive roots of 10.</w:t>
      </w:r>
    </w:p>
    <w:p w14:paraId="1AEA423F"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Verify that 3 is a primitive root of 250. How many primitive roots are there for 250?</w:t>
      </w:r>
    </w:p>
    <w:p w14:paraId="27FC19DE"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Find some others besides 3.</w:t>
      </w:r>
    </w:p>
    <w:p w14:paraId="0D792F38"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 xml:space="preserve">Verify that 7 is a primitive root of 5 but not of 25. Is 2 a primitive for both 5 and 25? </w:t>
      </w:r>
    </w:p>
    <w:p w14:paraId="7D153B73" w14:textId="77777777" w:rsidR="000C73E0" w:rsidRPr="000C73E0" w:rsidRDefault="000C73E0" w:rsidP="000C73E0">
      <w:pPr>
        <w:spacing w:line="380" w:lineRule="atLeast"/>
        <w:ind w:left="720"/>
        <w:rPr>
          <w:rFonts w:ascii="Times New Roman" w:hAnsi="Times New Roman"/>
          <w:sz w:val="28"/>
        </w:rPr>
      </w:pPr>
      <w:r w:rsidRPr="000C73E0">
        <w:rPr>
          <w:rFonts w:ascii="Times New Roman" w:hAnsi="Times New Roman"/>
          <w:sz w:val="28"/>
        </w:rPr>
        <w:t>Can you find a primitive which works for 5, 10, 25 and 50?</w:t>
      </w:r>
    </w:p>
    <w:p w14:paraId="3296AF40" w14:textId="77777777" w:rsidR="000C73E0" w:rsidRPr="000C73E0" w:rsidRDefault="000C73E0" w:rsidP="000C73E0">
      <w:pPr>
        <w:widowControl w:val="0"/>
        <w:spacing w:line="400" w:lineRule="atLeast"/>
        <w:ind w:left="360" w:hanging="360"/>
        <w:jc w:val="both"/>
        <w:rPr>
          <w:sz w:val="28"/>
        </w:rPr>
      </w:pPr>
    </w:p>
    <w:p w14:paraId="59CE097C" w14:textId="77777777" w:rsidR="000C73E0" w:rsidRPr="000C73E0" w:rsidRDefault="00D404BF" w:rsidP="000C73E0">
      <w:pPr>
        <w:widowControl w:val="0"/>
        <w:spacing w:line="400" w:lineRule="atLeast"/>
        <w:ind w:left="360" w:hanging="360"/>
        <w:jc w:val="both"/>
        <w:rPr>
          <w:sz w:val="28"/>
        </w:rPr>
      </w:pPr>
      <w:r>
        <w:rPr>
          <w:sz w:val="28"/>
        </w:rPr>
        <w:t>37</w:t>
      </w:r>
      <w:r w:rsidR="000C73E0" w:rsidRPr="000C73E0">
        <w:rPr>
          <w:sz w:val="28"/>
        </w:rPr>
        <w:t>)</w:t>
      </w:r>
      <w:r w:rsidR="000C73E0" w:rsidRPr="000C73E0">
        <w:rPr>
          <w:sz w:val="28"/>
        </w:rPr>
        <w:tab/>
      </w:r>
      <w:r w:rsidR="000C73E0" w:rsidRPr="000C73E0">
        <w:rPr>
          <w:i/>
          <w:sz w:val="28"/>
        </w:rPr>
        <w:t>Quadratic residues</w:t>
      </w:r>
    </w:p>
    <w:p w14:paraId="504EAEB7" w14:textId="77777777" w:rsidR="000C73E0" w:rsidRPr="000C73E0" w:rsidRDefault="000C73E0" w:rsidP="000C73E0">
      <w:pPr>
        <w:widowControl w:val="0"/>
        <w:spacing w:line="400" w:lineRule="atLeast"/>
        <w:ind w:left="720" w:hanging="360"/>
        <w:jc w:val="both"/>
        <w:rPr>
          <w:sz w:val="28"/>
        </w:rPr>
      </w:pPr>
      <w:r w:rsidRPr="000C73E0">
        <w:rPr>
          <w:sz w:val="28"/>
        </w:rPr>
        <w:t xml:space="preserve">a) </w:t>
      </w:r>
      <w:r w:rsidRPr="000C73E0">
        <w:rPr>
          <w:sz w:val="28"/>
        </w:rPr>
        <w:tab/>
        <w:t xml:space="preserve">Calculate the Legendre symbols  </w:t>
      </w:r>
      <w:r w:rsidR="00D404BF" w:rsidRPr="00D404BF">
        <w:rPr>
          <w:position w:val="-24"/>
          <w:sz w:val="28"/>
        </w:rPr>
        <w:object w:dxaOrig="2800" w:dyaOrig="740" w14:anchorId="665574AD">
          <v:shape id="_x0000_i1700" type="#_x0000_t75" style="width:140pt;height:36.8pt" o:ole="">
            <v:imagedata r:id="rId1254" o:title=""/>
          </v:shape>
          <o:OLEObject Type="Embed" ProgID="Equation.3" ShapeID="_x0000_i1700" DrawAspect="Content" ObjectID="_1585227866" r:id="rId1255">
            <o:FieldCodes>\* mergeformat</o:FieldCodes>
          </o:OLEObject>
        </w:object>
      </w:r>
      <w:r w:rsidRPr="000C73E0">
        <w:rPr>
          <w:sz w:val="28"/>
        </w:rPr>
        <w:t>.</w:t>
      </w:r>
    </w:p>
    <w:p w14:paraId="7591860F" w14:textId="77777777" w:rsidR="000C73E0" w:rsidRPr="000C73E0" w:rsidRDefault="000C73E0" w:rsidP="000C73E0">
      <w:pPr>
        <w:widowControl w:val="0"/>
        <w:spacing w:line="400" w:lineRule="atLeast"/>
        <w:ind w:left="720" w:hanging="360"/>
        <w:jc w:val="both"/>
        <w:rPr>
          <w:sz w:val="28"/>
        </w:rPr>
      </w:pPr>
      <w:r w:rsidRPr="000C73E0">
        <w:rPr>
          <w:sz w:val="28"/>
        </w:rPr>
        <w:t>b)</w:t>
      </w:r>
      <w:r w:rsidRPr="000C73E0">
        <w:rPr>
          <w:sz w:val="28"/>
        </w:rPr>
        <w:tab/>
        <w:t>Determine how many elements have square roots working modulo 630. List a few of them.</w:t>
      </w:r>
    </w:p>
    <w:p w14:paraId="6AD0D6A5" w14:textId="77777777" w:rsidR="000C73E0" w:rsidRPr="000C73E0" w:rsidRDefault="000C73E0" w:rsidP="000C73E0">
      <w:pPr>
        <w:widowControl w:val="0"/>
        <w:spacing w:line="400" w:lineRule="atLeast"/>
        <w:ind w:left="720" w:hanging="360"/>
        <w:jc w:val="both"/>
        <w:rPr>
          <w:sz w:val="28"/>
        </w:rPr>
      </w:pPr>
      <w:r w:rsidRPr="000C73E0">
        <w:rPr>
          <w:sz w:val="28"/>
        </w:rPr>
        <w:t>c)</w:t>
      </w:r>
      <w:r w:rsidRPr="000C73E0">
        <w:rPr>
          <w:sz w:val="28"/>
        </w:rPr>
        <w:tab/>
        <w:t xml:space="preserve">Let </w:t>
      </w:r>
      <w:r w:rsidRPr="000C73E0">
        <w:rPr>
          <w:i/>
          <w:sz w:val="28"/>
        </w:rPr>
        <w:t>q</w:t>
      </w:r>
      <w:r w:rsidRPr="000C73E0">
        <w:rPr>
          <w:sz w:val="28"/>
        </w:rPr>
        <w:t xml:space="preserve"> be a prime divisor of the number </w:t>
      </w:r>
      <w:r w:rsidRPr="000C73E0">
        <w:rPr>
          <w:i/>
          <w:sz w:val="28"/>
        </w:rPr>
        <w:t>N</w:t>
      </w:r>
      <w:r w:rsidRPr="000C73E0">
        <w:rPr>
          <w:sz w:val="28"/>
        </w:rPr>
        <w:t xml:space="preserve"> = (</w:t>
      </w:r>
      <w:r w:rsidRPr="000C73E0">
        <w:rPr>
          <w:i/>
          <w:sz w:val="28"/>
        </w:rPr>
        <w:t>p</w:t>
      </w:r>
      <w:r w:rsidRPr="000C73E0">
        <w:rPr>
          <w:position w:val="-4"/>
          <w:sz w:val="28"/>
        </w:rPr>
        <w:t>1</w:t>
      </w:r>
      <w:r w:rsidRPr="000C73E0">
        <w:rPr>
          <w:i/>
          <w:sz w:val="28"/>
        </w:rPr>
        <w:t>p</w:t>
      </w:r>
      <w:r w:rsidRPr="000C73E0">
        <w:rPr>
          <w:position w:val="-4"/>
          <w:sz w:val="28"/>
        </w:rPr>
        <w:t>2</w:t>
      </w:r>
      <w:r w:rsidRPr="000C73E0">
        <w:rPr>
          <w:sz w:val="28"/>
        </w:rPr>
        <w:t>...</w:t>
      </w:r>
      <w:r w:rsidRPr="000C73E0">
        <w:rPr>
          <w:i/>
          <w:sz w:val="28"/>
        </w:rPr>
        <w:t>p</w:t>
      </w:r>
      <w:r w:rsidRPr="000C73E0">
        <w:rPr>
          <w:i/>
          <w:position w:val="-4"/>
          <w:sz w:val="28"/>
        </w:rPr>
        <w:t>m</w:t>
      </w:r>
      <w:r w:rsidRPr="000C73E0">
        <w:rPr>
          <w:sz w:val="28"/>
        </w:rPr>
        <w:t>)</w:t>
      </w:r>
      <w:r w:rsidRPr="000C73E0">
        <w:rPr>
          <w:position w:val="6"/>
          <w:sz w:val="28"/>
        </w:rPr>
        <w:t>2</w:t>
      </w:r>
      <w:r w:rsidRPr="000C73E0">
        <w:rPr>
          <w:sz w:val="28"/>
        </w:rPr>
        <w:t xml:space="preserve"> – 2. Prove that 2 is a quadratic residue mod </w:t>
      </w:r>
      <w:r w:rsidRPr="000C73E0">
        <w:rPr>
          <w:i/>
          <w:sz w:val="28"/>
        </w:rPr>
        <w:t>q</w:t>
      </w:r>
      <w:r w:rsidRPr="000C73E0">
        <w:rPr>
          <w:sz w:val="28"/>
        </w:rPr>
        <w:t xml:space="preserve"> and hence that </w:t>
      </w:r>
      <w:r w:rsidRPr="000C73E0">
        <w:rPr>
          <w:i/>
          <w:sz w:val="28"/>
        </w:rPr>
        <w:t>q</w:t>
      </w:r>
      <w:r w:rsidRPr="000C73E0">
        <w:rPr>
          <w:sz w:val="28"/>
        </w:rPr>
        <w:t xml:space="preserve"> is of the form 8</w:t>
      </w:r>
      <w:r w:rsidRPr="000C73E0">
        <w:rPr>
          <w:i/>
          <w:sz w:val="28"/>
        </w:rPr>
        <w:t>k</w:t>
      </w:r>
      <w:r w:rsidRPr="000C73E0">
        <w:rPr>
          <w:sz w:val="28"/>
        </w:rPr>
        <w:t xml:space="preserve"> ± 1. </w:t>
      </w:r>
    </w:p>
    <w:p w14:paraId="68C7790A" w14:textId="77777777" w:rsidR="000C73E0" w:rsidRPr="000C73E0" w:rsidRDefault="000C73E0" w:rsidP="000C73E0">
      <w:pPr>
        <w:widowControl w:val="0"/>
        <w:spacing w:line="400" w:lineRule="atLeast"/>
        <w:ind w:left="720" w:hanging="360"/>
        <w:jc w:val="both"/>
        <w:rPr>
          <w:sz w:val="28"/>
        </w:rPr>
      </w:pPr>
      <w:r w:rsidRPr="000C73E0">
        <w:rPr>
          <w:sz w:val="28"/>
        </w:rPr>
        <w:tab/>
        <w:t xml:space="preserve">Prove that </w:t>
      </w:r>
      <w:r w:rsidRPr="000C73E0">
        <w:rPr>
          <w:i/>
          <w:sz w:val="28"/>
        </w:rPr>
        <w:t>N</w:t>
      </w:r>
      <w:r w:rsidRPr="000C73E0">
        <w:rPr>
          <w:sz w:val="28"/>
        </w:rPr>
        <w:t xml:space="preserve"> cannot have all its divisors of the form 8</w:t>
      </w:r>
      <w:r w:rsidRPr="000C73E0">
        <w:rPr>
          <w:i/>
          <w:sz w:val="28"/>
        </w:rPr>
        <w:t>k</w:t>
      </w:r>
      <w:r w:rsidRPr="000C73E0">
        <w:rPr>
          <w:sz w:val="28"/>
        </w:rPr>
        <w:t xml:space="preserve"> + 1. Adapt Euclid’s proof of the infinitude of the primes to prove that there are infinitely many primes of the form 8</w:t>
      </w:r>
      <w:r w:rsidRPr="000C73E0">
        <w:rPr>
          <w:i/>
          <w:sz w:val="28"/>
        </w:rPr>
        <w:t>k</w:t>
      </w:r>
      <w:r w:rsidRPr="000C73E0">
        <w:rPr>
          <w:sz w:val="28"/>
        </w:rPr>
        <w:t xml:space="preserve"> + 7.</w:t>
      </w:r>
    </w:p>
    <w:p w14:paraId="477B73A3" w14:textId="77777777" w:rsidR="000C73E0" w:rsidRPr="000C73E0" w:rsidRDefault="000C73E0" w:rsidP="000C73E0">
      <w:pPr>
        <w:widowControl w:val="0"/>
        <w:spacing w:line="400" w:lineRule="atLeast"/>
        <w:ind w:left="720" w:hanging="360"/>
        <w:jc w:val="both"/>
        <w:rPr>
          <w:sz w:val="28"/>
        </w:rPr>
      </w:pPr>
      <w:r w:rsidRPr="000C73E0">
        <w:rPr>
          <w:sz w:val="28"/>
        </w:rPr>
        <w:t>d)</w:t>
      </w:r>
      <w:r w:rsidRPr="000C73E0">
        <w:rPr>
          <w:sz w:val="28"/>
        </w:rPr>
        <w:tab/>
        <w:t>By considering the number (</w:t>
      </w:r>
      <w:r w:rsidRPr="000C73E0">
        <w:rPr>
          <w:i/>
          <w:sz w:val="28"/>
        </w:rPr>
        <w:t>p</w:t>
      </w:r>
      <w:r w:rsidRPr="000C73E0">
        <w:rPr>
          <w:position w:val="-4"/>
          <w:sz w:val="28"/>
        </w:rPr>
        <w:t>1</w:t>
      </w:r>
      <w:r w:rsidRPr="000C73E0">
        <w:rPr>
          <w:i/>
          <w:sz w:val="28"/>
        </w:rPr>
        <w:t>p</w:t>
      </w:r>
      <w:r w:rsidRPr="000C73E0">
        <w:rPr>
          <w:position w:val="-4"/>
          <w:sz w:val="28"/>
        </w:rPr>
        <w:t>2</w:t>
      </w:r>
      <w:r w:rsidRPr="000C73E0">
        <w:rPr>
          <w:sz w:val="28"/>
        </w:rPr>
        <w:t>...</w:t>
      </w:r>
      <w:r w:rsidRPr="000C73E0">
        <w:rPr>
          <w:i/>
          <w:sz w:val="28"/>
        </w:rPr>
        <w:t>p</w:t>
      </w:r>
      <w:r w:rsidRPr="000C73E0">
        <w:rPr>
          <w:i/>
          <w:position w:val="-4"/>
          <w:sz w:val="28"/>
        </w:rPr>
        <w:t>m</w:t>
      </w:r>
      <w:r w:rsidRPr="000C73E0">
        <w:rPr>
          <w:sz w:val="28"/>
        </w:rPr>
        <w:t>)</w:t>
      </w:r>
      <w:r w:rsidRPr="000C73E0">
        <w:rPr>
          <w:position w:val="6"/>
          <w:sz w:val="28"/>
        </w:rPr>
        <w:t>2</w:t>
      </w:r>
      <w:r w:rsidRPr="000C73E0">
        <w:rPr>
          <w:sz w:val="28"/>
        </w:rPr>
        <w:t xml:space="preserve"> + 2, prove that there are infinitely many primes of the form 8</w:t>
      </w:r>
      <w:r w:rsidRPr="000C73E0">
        <w:rPr>
          <w:i/>
          <w:sz w:val="28"/>
        </w:rPr>
        <w:t>k</w:t>
      </w:r>
      <w:r w:rsidRPr="000C73E0">
        <w:rPr>
          <w:sz w:val="28"/>
        </w:rPr>
        <w:t xml:space="preserve"> + 3.</w:t>
      </w:r>
    </w:p>
    <w:p w14:paraId="6610097B" w14:textId="77777777" w:rsidR="000C73E0" w:rsidRPr="000C73E0" w:rsidRDefault="000C73E0" w:rsidP="000C73E0">
      <w:pPr>
        <w:widowControl w:val="0"/>
        <w:spacing w:line="400" w:lineRule="atLeast"/>
        <w:ind w:left="720" w:hanging="360"/>
        <w:jc w:val="both"/>
        <w:rPr>
          <w:sz w:val="28"/>
        </w:rPr>
      </w:pPr>
    </w:p>
    <w:p w14:paraId="1048A8A6" w14:textId="77777777" w:rsidR="000C73E0" w:rsidRPr="000C73E0" w:rsidRDefault="00D404BF" w:rsidP="000C73E0">
      <w:pPr>
        <w:spacing w:line="400" w:lineRule="atLeast"/>
        <w:jc w:val="both"/>
        <w:rPr>
          <w:sz w:val="28"/>
        </w:rPr>
      </w:pPr>
      <w:r>
        <w:rPr>
          <w:sz w:val="28"/>
        </w:rPr>
        <w:t>38</w:t>
      </w:r>
      <w:r w:rsidR="000C73E0" w:rsidRPr="000C73E0">
        <w:rPr>
          <w:sz w:val="28"/>
        </w:rPr>
        <w:t>)</w:t>
      </w:r>
      <w:r w:rsidR="000C73E0" w:rsidRPr="000C73E0">
        <w:rPr>
          <w:sz w:val="28"/>
        </w:rPr>
        <w:tab/>
      </w:r>
      <w:r w:rsidR="000C73E0" w:rsidRPr="000C73E0">
        <w:rPr>
          <w:i/>
          <w:sz w:val="28"/>
        </w:rPr>
        <w:t>Quadratic reciprocity</w:t>
      </w:r>
    </w:p>
    <w:p w14:paraId="4E7AB089" w14:textId="77777777" w:rsidR="000C73E0" w:rsidRPr="000C73E0" w:rsidRDefault="000C73E0" w:rsidP="000C73E0">
      <w:pPr>
        <w:spacing w:line="400" w:lineRule="atLeast"/>
        <w:ind w:left="720"/>
        <w:jc w:val="both"/>
        <w:rPr>
          <w:sz w:val="28"/>
        </w:rPr>
      </w:pPr>
      <w:r w:rsidRPr="000C73E0">
        <w:rPr>
          <w:sz w:val="28"/>
        </w:rPr>
        <w:t xml:space="preserve">Find those primes </w:t>
      </w:r>
      <w:r w:rsidRPr="000C73E0">
        <w:rPr>
          <w:i/>
          <w:sz w:val="28"/>
        </w:rPr>
        <w:t>p</w:t>
      </w:r>
      <w:r w:rsidRPr="000C73E0">
        <w:rPr>
          <w:sz w:val="28"/>
        </w:rPr>
        <w:t xml:space="preserve"> for which the integer 5 is a quadratic residue. </w:t>
      </w:r>
    </w:p>
    <w:p w14:paraId="53D35581" w14:textId="77777777" w:rsidR="000C73E0" w:rsidRPr="000C73E0" w:rsidRDefault="000C73E0" w:rsidP="000C73E0">
      <w:pPr>
        <w:spacing w:line="400" w:lineRule="atLeast"/>
        <w:ind w:left="720"/>
        <w:jc w:val="both"/>
        <w:rPr>
          <w:sz w:val="28"/>
        </w:rPr>
      </w:pPr>
      <w:r w:rsidRPr="000C73E0">
        <w:rPr>
          <w:sz w:val="28"/>
        </w:rPr>
        <w:t xml:space="preserve">Find those primes </w:t>
      </w:r>
      <w:r w:rsidRPr="000C73E0">
        <w:rPr>
          <w:i/>
          <w:sz w:val="28"/>
        </w:rPr>
        <w:t>p</w:t>
      </w:r>
      <w:r w:rsidRPr="000C73E0">
        <w:rPr>
          <w:sz w:val="28"/>
        </w:rPr>
        <w:t xml:space="preserve"> for which the integer 7 is a quadratic residue.</w:t>
      </w:r>
    </w:p>
    <w:p w14:paraId="6D84189E" w14:textId="77777777" w:rsidR="000C73E0" w:rsidRPr="000C73E0" w:rsidRDefault="000C73E0" w:rsidP="000C73E0">
      <w:pPr>
        <w:spacing w:line="400" w:lineRule="atLeast"/>
        <w:ind w:left="720"/>
        <w:jc w:val="both"/>
        <w:rPr>
          <w:sz w:val="28"/>
        </w:rPr>
      </w:pPr>
      <w:r w:rsidRPr="000C73E0">
        <w:rPr>
          <w:sz w:val="28"/>
        </w:rPr>
        <w:t xml:space="preserve">Prove that </w:t>
      </w:r>
      <w:r w:rsidR="00D404BF" w:rsidRPr="00D404BF">
        <w:rPr>
          <w:position w:val="-24"/>
          <w:sz w:val="28"/>
        </w:rPr>
        <w:object w:dxaOrig="580" w:dyaOrig="780" w14:anchorId="7769F732">
          <v:shape id="_x0000_i1701" type="#_x0000_t75" style="width:28.8pt;height:39.2pt" o:ole="">
            <v:imagedata r:id="rId1256" o:title=""/>
          </v:shape>
          <o:OLEObject Type="Embed" ProgID="Equation.3" ShapeID="_x0000_i1701" DrawAspect="Content" ObjectID="_1585227867" r:id="rId1257">
            <o:FieldCodes>\* mergeformat</o:FieldCodes>
          </o:OLEObject>
        </w:object>
      </w:r>
      <w:r w:rsidRPr="000C73E0">
        <w:rPr>
          <w:sz w:val="28"/>
        </w:rPr>
        <w:t xml:space="preserve"> = 1 if </w:t>
      </w:r>
      <w:r w:rsidRPr="000C73E0">
        <w:rPr>
          <w:i/>
          <w:sz w:val="28"/>
        </w:rPr>
        <w:t>p</w:t>
      </w:r>
      <w:r w:rsidRPr="000C73E0">
        <w:rPr>
          <w:sz w:val="28"/>
        </w:rPr>
        <w:t xml:space="preserve"> = 1 (mod 6) and –1 if </w:t>
      </w:r>
      <w:r w:rsidRPr="000C73E0">
        <w:rPr>
          <w:i/>
          <w:sz w:val="28"/>
        </w:rPr>
        <w:t>p</w:t>
      </w:r>
      <w:r w:rsidRPr="000C73E0">
        <w:rPr>
          <w:sz w:val="28"/>
        </w:rPr>
        <w:t xml:space="preserve"> = 5 mod 6.</w:t>
      </w:r>
    </w:p>
    <w:p w14:paraId="7FB14EAB" w14:textId="77777777" w:rsidR="000C73E0" w:rsidRPr="000C73E0" w:rsidRDefault="000C73E0" w:rsidP="000C73E0">
      <w:pPr>
        <w:spacing w:line="400" w:lineRule="atLeast"/>
        <w:ind w:firstLine="720"/>
        <w:jc w:val="both"/>
        <w:rPr>
          <w:sz w:val="28"/>
        </w:rPr>
      </w:pPr>
    </w:p>
    <w:p w14:paraId="5023FE44" w14:textId="77777777" w:rsidR="000C73E0" w:rsidRPr="000C73E0" w:rsidRDefault="000C73E0" w:rsidP="000C73E0">
      <w:pPr>
        <w:spacing w:line="400" w:lineRule="atLeast"/>
        <w:ind w:left="720" w:hanging="720"/>
        <w:jc w:val="both"/>
        <w:rPr>
          <w:sz w:val="28"/>
        </w:rPr>
      </w:pPr>
      <w:r w:rsidRPr="000C73E0">
        <w:rPr>
          <w:sz w:val="28"/>
        </w:rPr>
        <w:t>3</w:t>
      </w:r>
      <w:r w:rsidR="00D404BF">
        <w:rPr>
          <w:sz w:val="28"/>
        </w:rPr>
        <w:t>9</w:t>
      </w:r>
      <w:r w:rsidRPr="000C73E0">
        <w:rPr>
          <w:sz w:val="28"/>
        </w:rPr>
        <w:t>)</w:t>
      </w:r>
      <w:r w:rsidRPr="000C73E0">
        <w:rPr>
          <w:sz w:val="28"/>
        </w:rPr>
        <w:tab/>
      </w:r>
      <w:r w:rsidRPr="000C73E0">
        <w:rPr>
          <w:i/>
          <w:sz w:val="28"/>
        </w:rPr>
        <w:t>Jacobi symbols</w:t>
      </w:r>
    </w:p>
    <w:p w14:paraId="0FDE5232" w14:textId="77777777" w:rsidR="000C73E0" w:rsidRPr="000C73E0" w:rsidRDefault="000C73E0" w:rsidP="000C73E0">
      <w:pPr>
        <w:spacing w:line="400" w:lineRule="atLeast"/>
        <w:ind w:left="720"/>
        <w:jc w:val="both"/>
        <w:rPr>
          <w:sz w:val="28"/>
        </w:rPr>
      </w:pPr>
      <w:r w:rsidRPr="000C73E0">
        <w:rPr>
          <w:sz w:val="28"/>
        </w:rPr>
        <w:t xml:space="preserve">Calculate the Jacobi symbols </w:t>
      </w:r>
      <w:r w:rsidR="00D404BF" w:rsidRPr="00D404BF">
        <w:rPr>
          <w:position w:val="-24"/>
          <w:sz w:val="28"/>
        </w:rPr>
        <w:object w:dxaOrig="2500" w:dyaOrig="740" w14:anchorId="373D3E03">
          <v:shape id="_x0000_i1702" type="#_x0000_t75" style="width:124.8pt;height:36.8pt" o:ole="">
            <v:imagedata r:id="rId1258" o:title=""/>
          </v:shape>
          <o:OLEObject Type="Embed" ProgID="Equation.3" ShapeID="_x0000_i1702" DrawAspect="Content" ObjectID="_1585227868" r:id="rId1259">
            <o:FieldCodes>\* mergeformat</o:FieldCodes>
          </o:OLEObject>
        </w:object>
      </w:r>
      <w:r w:rsidRPr="000C73E0">
        <w:rPr>
          <w:sz w:val="28"/>
        </w:rPr>
        <w:t>.</w:t>
      </w:r>
    </w:p>
    <w:p w14:paraId="5F03F352" w14:textId="77777777" w:rsidR="000C73E0" w:rsidRPr="000C73E0" w:rsidRDefault="000C73E0" w:rsidP="000C73E0">
      <w:pPr>
        <w:spacing w:line="400" w:lineRule="atLeast"/>
        <w:ind w:left="720"/>
        <w:jc w:val="both"/>
        <w:rPr>
          <w:sz w:val="28"/>
        </w:rPr>
      </w:pPr>
      <w:r w:rsidRPr="000C73E0">
        <w:rPr>
          <w:sz w:val="28"/>
        </w:rPr>
        <w:t xml:space="preserve">Prove that if the Jacobi symbol </w:t>
      </w:r>
      <w:r w:rsidR="00D404BF" w:rsidRPr="00D404BF">
        <w:rPr>
          <w:position w:val="-30"/>
          <w:sz w:val="28"/>
        </w:rPr>
        <w:object w:dxaOrig="1000" w:dyaOrig="740" w14:anchorId="4380D4E1">
          <v:shape id="_x0000_i1703" type="#_x0000_t75" style="width:50.4pt;height:36.8pt" o:ole="">
            <v:imagedata r:id="rId1260" o:title=""/>
          </v:shape>
          <o:OLEObject Type="Embed" ProgID="Equation.3" ShapeID="_x0000_i1703" DrawAspect="Content" ObjectID="_1585227869" r:id="rId1261"/>
        </w:object>
      </w:r>
      <w:r w:rsidRPr="000C73E0">
        <w:rPr>
          <w:sz w:val="28"/>
        </w:rPr>
        <w:t xml:space="preserve"> then </w:t>
      </w:r>
      <w:r w:rsidRPr="000C73E0">
        <w:rPr>
          <w:i/>
          <w:sz w:val="28"/>
        </w:rPr>
        <w:t>a</w:t>
      </w:r>
      <w:r w:rsidRPr="000C73E0">
        <w:rPr>
          <w:sz w:val="28"/>
        </w:rPr>
        <w:t xml:space="preserve"> does not have a square root modulo </w:t>
      </w:r>
      <w:r w:rsidRPr="000C73E0">
        <w:rPr>
          <w:i/>
          <w:sz w:val="28"/>
        </w:rPr>
        <w:t>b</w:t>
      </w:r>
      <w:r w:rsidRPr="000C73E0">
        <w:rPr>
          <w:sz w:val="28"/>
        </w:rPr>
        <w:t xml:space="preserve">. </w:t>
      </w:r>
    </w:p>
    <w:p w14:paraId="359A829B" w14:textId="77777777" w:rsidR="00E9295E" w:rsidRDefault="00E9295E" w:rsidP="000C73E0">
      <w:pPr>
        <w:spacing w:line="400" w:lineRule="atLeast"/>
        <w:ind w:left="720" w:hanging="720"/>
        <w:jc w:val="both"/>
        <w:rPr>
          <w:sz w:val="28"/>
        </w:rPr>
      </w:pPr>
      <w:r>
        <w:rPr>
          <w:sz w:val="28"/>
        </w:rPr>
        <w:tab/>
        <w:t>(A counterexam</w:t>
      </w:r>
      <w:r w:rsidR="000C73E0" w:rsidRPr="000C73E0">
        <w:rPr>
          <w:sz w:val="28"/>
        </w:rPr>
        <w:t xml:space="preserve">le to the </w:t>
      </w:r>
      <w:r>
        <w:rPr>
          <w:sz w:val="28"/>
        </w:rPr>
        <w:t>converse was given in lectures.</w:t>
      </w:r>
    </w:p>
    <w:p w14:paraId="03914AC8" w14:textId="77777777" w:rsidR="00E9295E" w:rsidRDefault="00E9295E" w:rsidP="000C73E0">
      <w:pPr>
        <w:spacing w:line="400" w:lineRule="atLeast"/>
        <w:ind w:left="720" w:hanging="720"/>
        <w:jc w:val="both"/>
        <w:rPr>
          <w:sz w:val="28"/>
        </w:rPr>
      </w:pPr>
    </w:p>
    <w:p w14:paraId="77EE7F4B" w14:textId="77777777" w:rsidR="000C73E0" w:rsidRPr="000C73E0" w:rsidRDefault="000C73E0" w:rsidP="000C73E0">
      <w:pPr>
        <w:spacing w:line="400" w:lineRule="atLeast"/>
        <w:ind w:left="720" w:hanging="720"/>
        <w:jc w:val="both"/>
        <w:rPr>
          <w:sz w:val="28"/>
        </w:rPr>
      </w:pPr>
      <w:r w:rsidRPr="000C73E0">
        <w:rPr>
          <w:sz w:val="28"/>
        </w:rPr>
        <w:t>4</w:t>
      </w:r>
      <w:r w:rsidR="00D404BF">
        <w:rPr>
          <w:sz w:val="28"/>
        </w:rPr>
        <w:t>0</w:t>
      </w:r>
      <w:r w:rsidRPr="000C73E0">
        <w:rPr>
          <w:sz w:val="28"/>
        </w:rPr>
        <w:t>)</w:t>
      </w:r>
      <w:r w:rsidRPr="000C73E0">
        <w:rPr>
          <w:sz w:val="28"/>
        </w:rPr>
        <w:tab/>
        <w:t>The manual on the first computer I owned explained how the Random Number Generator on the ZX 81 worked. It used the fact that 65537 = 2</w:t>
      </w:r>
      <w:r w:rsidRPr="00D404BF">
        <w:rPr>
          <w:position w:val="6"/>
        </w:rPr>
        <w:t>16</w:t>
      </w:r>
      <w:r w:rsidRPr="000C73E0">
        <w:rPr>
          <w:sz w:val="28"/>
        </w:rPr>
        <w:t xml:space="preserve"> + 1 is a prime and that hence the group </w:t>
      </w:r>
      <w:r w:rsidRPr="000C73E0">
        <w:rPr>
          <w:b/>
          <w:sz w:val="28"/>
        </w:rPr>
        <w:t>Z</w:t>
      </w:r>
      <w:r w:rsidRPr="00D404BF">
        <w:rPr>
          <w:position w:val="-4"/>
        </w:rPr>
        <w:t>65537</w:t>
      </w:r>
      <w:r w:rsidRPr="000C73E0">
        <w:rPr>
          <w:sz w:val="28"/>
        </w:rPr>
        <w:t xml:space="preserve"> – {0} is a cyclic group under multiplication modulo 65537. The powers of a generator then list the elements of this group in apparently random </w:t>
      </w:r>
      <w:proofErr w:type="gramStart"/>
      <w:r w:rsidRPr="000C73E0">
        <w:rPr>
          <w:sz w:val="28"/>
        </w:rPr>
        <w:t>order.The</w:t>
      </w:r>
      <w:proofErr w:type="gramEnd"/>
      <w:r w:rsidRPr="000C73E0">
        <w:rPr>
          <w:sz w:val="28"/>
        </w:rPr>
        <w:t xml:space="preserve"> manual continues “Using the Law of Quadratic Reciprocity one can see that 75 is a primitive (i.e. a generator of the group) for this prime”. Use the Law to prove that 75 is not a quadratic residue and hence prove that 75 has order 65536 and is hence a generator.</w:t>
      </w:r>
    </w:p>
    <w:p w14:paraId="139659A2" w14:textId="77777777" w:rsidR="000C73E0" w:rsidRPr="000C73E0" w:rsidRDefault="000C73E0" w:rsidP="000C73E0">
      <w:pPr>
        <w:spacing w:line="400" w:lineRule="atLeast"/>
        <w:ind w:left="720"/>
        <w:rPr>
          <w:rFonts w:ascii="Times New Roman" w:hAnsi="Times New Roman"/>
          <w:sz w:val="28"/>
        </w:rPr>
      </w:pPr>
    </w:p>
    <w:p w14:paraId="09F95939" w14:textId="77777777" w:rsidR="000C73E0" w:rsidRPr="000C73E0" w:rsidRDefault="00D404BF" w:rsidP="000C73E0">
      <w:pPr>
        <w:numPr>
          <w:ins w:id="541" w:author="John O'Connor" w:date="2010-01-06T11:56:00Z"/>
        </w:numPr>
        <w:spacing w:line="360" w:lineRule="atLeast"/>
        <w:ind w:left="720" w:hanging="720"/>
        <w:jc w:val="both"/>
        <w:rPr>
          <w:sz w:val="28"/>
        </w:rPr>
      </w:pPr>
      <w:r>
        <w:rPr>
          <w:sz w:val="28"/>
        </w:rPr>
        <w:t>4</w:t>
      </w:r>
      <w:r w:rsidR="000C73E0" w:rsidRPr="000C73E0">
        <w:rPr>
          <w:sz w:val="28"/>
        </w:rPr>
        <w:t>1)</w:t>
      </w:r>
      <w:r w:rsidR="000C73E0" w:rsidRPr="000C73E0">
        <w:rPr>
          <w:sz w:val="28"/>
        </w:rPr>
        <w:tab/>
      </w:r>
      <w:r w:rsidR="000C73E0" w:rsidRPr="000C73E0">
        <w:rPr>
          <w:i/>
          <w:sz w:val="28"/>
        </w:rPr>
        <w:t>Calculating continued fractions</w:t>
      </w:r>
    </w:p>
    <w:p w14:paraId="3DE08A1E"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a)</w:t>
      </w:r>
      <w:r w:rsidRPr="000C73E0">
        <w:rPr>
          <w:rFonts w:ascii="Times New Roman" w:hAnsi="Times New Roman"/>
          <w:sz w:val="28"/>
        </w:rPr>
        <w:tab/>
        <w:t xml:space="preserve">Calculate the continued fraction expansions of the rationals </w:t>
      </w:r>
      <w:r w:rsidR="00D404BF" w:rsidRPr="00D404BF">
        <w:rPr>
          <w:rFonts w:ascii="Times New Roman" w:hAnsi="Times New Roman"/>
          <w:position w:val="-24"/>
          <w:sz w:val="28"/>
        </w:rPr>
        <w:object w:dxaOrig="1420" w:dyaOrig="660" w14:anchorId="407382C5">
          <v:shape id="_x0000_i1704" type="#_x0000_t75" style="width:71.2pt;height:32.8pt" o:ole="">
            <v:imagedata r:id="rId1262" o:title=""/>
          </v:shape>
          <o:OLEObject Type="Embed" ProgID="Equation.3" ShapeID="_x0000_i1704" DrawAspect="Content" ObjectID="_1585227870" r:id="rId1263"/>
        </w:object>
      </w:r>
      <w:r w:rsidRPr="000C73E0">
        <w:rPr>
          <w:rFonts w:ascii="Times New Roman" w:hAnsi="Times New Roman"/>
          <w:sz w:val="28"/>
        </w:rPr>
        <w:t>.</w:t>
      </w:r>
    </w:p>
    <w:p w14:paraId="6A1F7364"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b)</w:t>
      </w:r>
      <w:r w:rsidRPr="000C73E0">
        <w:rPr>
          <w:rFonts w:ascii="Times New Roman" w:hAnsi="Times New Roman"/>
          <w:sz w:val="28"/>
        </w:rPr>
        <w:tab/>
        <w:t xml:space="preserve">Use your calculator to investigate the continued fraction expansions of </w:t>
      </w:r>
      <w:bookmarkStart w:id="542" w:name="OLE_LINK318"/>
      <w:bookmarkStart w:id="543" w:name="OLE_LINK319"/>
      <w:r w:rsidR="00D404BF" w:rsidRPr="00D404BF">
        <w:rPr>
          <w:rFonts w:ascii="Times New Roman" w:hAnsi="Times New Roman"/>
          <w:position w:val="-24"/>
          <w:sz w:val="28"/>
        </w:rPr>
        <w:object w:dxaOrig="560" w:dyaOrig="660" w14:anchorId="2A6CA0E6">
          <v:shape id="_x0000_i1705" type="#_x0000_t75" style="width:28pt;height:32.8pt" o:ole="">
            <v:imagedata r:id="rId1264" o:title=""/>
          </v:shape>
          <o:OLEObject Type="Embed" ProgID="Equation.3" ShapeID="_x0000_i1705" DrawAspect="Content" ObjectID="_1585227871" r:id="rId1265"/>
        </w:object>
      </w:r>
      <w:bookmarkEnd w:id="542"/>
      <w:bookmarkEnd w:id="543"/>
      <w:r w:rsidRPr="000C73E0">
        <w:rPr>
          <w:rFonts w:ascii="Times New Roman" w:hAnsi="Times New Roman"/>
          <w:sz w:val="28"/>
        </w:rPr>
        <w:t xml:space="preserve"> and </w:t>
      </w:r>
      <w:r w:rsidR="00D404BF" w:rsidRPr="00D404BF">
        <w:rPr>
          <w:rFonts w:ascii="Times New Roman" w:hAnsi="Times New Roman"/>
          <w:position w:val="-28"/>
          <w:sz w:val="28"/>
        </w:rPr>
        <w:object w:dxaOrig="780" w:dyaOrig="740" w14:anchorId="24656F86">
          <v:shape id="_x0000_i1706" type="#_x0000_t75" style="width:39.2pt;height:36.8pt" o:ole="">
            <v:imagedata r:id="rId1266" o:title=""/>
          </v:shape>
          <o:OLEObject Type="Embed" ProgID="Equation.3" ShapeID="_x0000_i1706" DrawAspect="Content" ObjectID="_1585227872" r:id="rId1267"/>
        </w:object>
      </w:r>
      <w:r w:rsidRPr="000C73E0">
        <w:rPr>
          <w:rFonts w:ascii="Times New Roman" w:hAnsi="Times New Roman"/>
          <w:sz w:val="28"/>
        </w:rPr>
        <w:t>.</w:t>
      </w:r>
    </w:p>
    <w:p w14:paraId="539AC301" w14:textId="77777777" w:rsidR="000C73E0" w:rsidRPr="000C73E0" w:rsidRDefault="000C73E0" w:rsidP="000C73E0">
      <w:pPr>
        <w:spacing w:line="360" w:lineRule="atLeast"/>
        <w:ind w:left="720" w:hanging="720"/>
        <w:jc w:val="both"/>
        <w:rPr>
          <w:rFonts w:ascii="Times New Roman" w:hAnsi="Times New Roman"/>
          <w:sz w:val="28"/>
        </w:rPr>
      </w:pPr>
    </w:p>
    <w:p w14:paraId="7337EAFB"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t>4</w:t>
      </w:r>
      <w:r w:rsidR="000C73E0" w:rsidRPr="000C73E0">
        <w:rPr>
          <w:rFonts w:ascii="Times New Roman" w:hAnsi="Times New Roman"/>
          <w:sz w:val="28"/>
        </w:rPr>
        <w:t>2)</w:t>
      </w:r>
      <w:r w:rsidR="000C73E0" w:rsidRPr="000C73E0">
        <w:rPr>
          <w:rFonts w:ascii="Times New Roman" w:hAnsi="Times New Roman"/>
          <w:sz w:val="28"/>
        </w:rPr>
        <w:tab/>
      </w:r>
      <w:r w:rsidR="000C73E0" w:rsidRPr="000C73E0">
        <w:rPr>
          <w:rFonts w:ascii="Times New Roman" w:hAnsi="Times New Roman"/>
          <w:i/>
          <w:sz w:val="28"/>
        </w:rPr>
        <w:t>Convergents</w:t>
      </w:r>
    </w:p>
    <w:p w14:paraId="433E956C"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a)</w:t>
      </w:r>
      <w:r w:rsidRPr="000C73E0">
        <w:rPr>
          <w:rFonts w:ascii="Times New Roman" w:hAnsi="Times New Roman"/>
          <w:sz w:val="28"/>
        </w:rPr>
        <w:tab/>
        <w:t xml:space="preserve">Use the convergents of the continued fraction expansion of </w:t>
      </w:r>
      <w:r w:rsidRPr="000C73E0">
        <w:rPr>
          <w:rFonts w:ascii="Times New Roman" w:hAnsi="Times New Roman"/>
          <w:i/>
          <w:sz w:val="28"/>
        </w:rPr>
        <w:t>e</w:t>
      </w:r>
      <w:r w:rsidRPr="000C73E0">
        <w:rPr>
          <w:rFonts w:ascii="Times New Roman" w:hAnsi="Times New Roman"/>
          <w:sz w:val="28"/>
        </w:rPr>
        <w:t xml:space="preserve"> in §4.1 to find some good rational approximations to </w:t>
      </w:r>
      <w:r w:rsidRPr="000C73E0">
        <w:rPr>
          <w:rFonts w:ascii="Times New Roman" w:hAnsi="Times New Roman"/>
          <w:i/>
          <w:sz w:val="28"/>
        </w:rPr>
        <w:t>e</w:t>
      </w:r>
      <w:r w:rsidRPr="000C73E0">
        <w:rPr>
          <w:rFonts w:ascii="Times New Roman" w:hAnsi="Times New Roman"/>
          <w:sz w:val="28"/>
        </w:rPr>
        <w:t>. (</w:t>
      </w:r>
      <w:r w:rsidR="00D404BF" w:rsidRPr="00D404BF">
        <w:rPr>
          <w:rFonts w:ascii="Times New Roman" w:hAnsi="Times New Roman"/>
          <w:position w:val="-24"/>
          <w:sz w:val="28"/>
        </w:rPr>
        <w:object w:dxaOrig="620" w:dyaOrig="660" w14:anchorId="62742498">
          <v:shape id="_x0000_i1707" type="#_x0000_t75" style="width:31.2pt;height:32.8pt" o:ole="">
            <v:imagedata r:id="rId1268" o:title=""/>
          </v:shape>
          <o:OLEObject Type="Embed" ProgID="Equation.3" ShapeID="_x0000_i1707" DrawAspect="Content" ObjectID="_1585227873" r:id="rId1269"/>
        </w:object>
      </w:r>
      <w:r w:rsidRPr="000C73E0">
        <w:rPr>
          <w:rFonts w:ascii="Times New Roman" w:hAnsi="Times New Roman"/>
          <w:sz w:val="28"/>
        </w:rPr>
        <w:t xml:space="preserve"> is a memorable one, if you get that far!)</w:t>
      </w:r>
    </w:p>
    <w:p w14:paraId="52F71BFC"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b)</w:t>
      </w:r>
      <w:r w:rsidRPr="000C73E0">
        <w:rPr>
          <w:rFonts w:ascii="Times New Roman" w:hAnsi="Times New Roman"/>
          <w:sz w:val="28"/>
        </w:rPr>
        <w:tab/>
        <w:t xml:space="preserve">Use the convergents of the continued fraction expansion of </w:t>
      </w:r>
      <w:bookmarkStart w:id="544" w:name="OLE_LINK316"/>
      <w:bookmarkStart w:id="545" w:name="OLE_LINK317"/>
      <w:r w:rsidRPr="000C73E0">
        <w:rPr>
          <w:rFonts w:ascii="Times New Roman" w:hAnsi="Times New Roman"/>
          <w:sz w:val="28"/>
        </w:rPr>
        <w:t>√2</w:t>
      </w:r>
      <w:bookmarkEnd w:id="544"/>
      <w:bookmarkEnd w:id="545"/>
      <w:r w:rsidRPr="000C73E0">
        <w:rPr>
          <w:rFonts w:ascii="Times New Roman" w:hAnsi="Times New Roman"/>
          <w:sz w:val="28"/>
        </w:rPr>
        <w:t xml:space="preserve"> in §4.1 to find some good rational approximations to √2.</w:t>
      </w:r>
    </w:p>
    <w:p w14:paraId="6CF984E3"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c)</w:t>
      </w:r>
      <w:r w:rsidRPr="000C73E0">
        <w:rPr>
          <w:rFonts w:ascii="Times New Roman" w:hAnsi="Times New Roman"/>
          <w:sz w:val="28"/>
        </w:rPr>
        <w:tab/>
        <w:t xml:space="preserve">When Archimedes performed his calculation of </w:t>
      </w:r>
      <w:r w:rsidRPr="000C73E0">
        <w:rPr>
          <w:rFonts w:ascii="Times New Roman" w:hAnsi="Times New Roman"/>
          <w:i/>
          <w:sz w:val="28"/>
        </w:rPr>
        <w:t>π</w:t>
      </w:r>
      <w:r w:rsidRPr="000C73E0">
        <w:rPr>
          <w:rFonts w:ascii="Times New Roman" w:hAnsi="Times New Roman"/>
          <w:sz w:val="28"/>
        </w:rPr>
        <w:t xml:space="preserve"> he needed √3 as a starting point. In the absence of a decimal notation he showed that </w:t>
      </w:r>
      <w:r w:rsidRPr="000C73E0">
        <w:rPr>
          <w:rFonts w:ascii="Times New Roman" w:hAnsi="Times New Roman"/>
          <w:position w:val="-22"/>
          <w:sz w:val="28"/>
        </w:rPr>
        <w:object w:dxaOrig="1700" w:dyaOrig="580" w14:anchorId="1CACCEE9">
          <v:shape id="_x0000_i1708" type="#_x0000_t75" style="width:84.8pt;height:28.8pt" o:ole="">
            <v:imagedata r:id="rId1270" o:title=""/>
          </v:shape>
          <o:OLEObject Type="Embed" ProgID="Equation.3" ShapeID="_x0000_i1708" DrawAspect="Content" ObjectID="_1585227874" r:id="rId1271"/>
        </w:object>
      </w:r>
      <w:r w:rsidRPr="000C73E0">
        <w:rPr>
          <w:rFonts w:ascii="Times New Roman" w:hAnsi="Times New Roman"/>
          <w:sz w:val="28"/>
        </w:rPr>
        <w:t>. Confirm his calculation by finding these fractions as convergents of the continued fraction expansion for √3.</w:t>
      </w:r>
    </w:p>
    <w:p w14:paraId="3B6BD959" w14:textId="77777777" w:rsidR="000C73E0" w:rsidRPr="000C73E0" w:rsidRDefault="000C73E0" w:rsidP="000C73E0">
      <w:pPr>
        <w:spacing w:line="360" w:lineRule="atLeast"/>
        <w:ind w:left="720" w:hanging="720"/>
        <w:jc w:val="both"/>
        <w:rPr>
          <w:rFonts w:ascii="Times New Roman" w:hAnsi="Times New Roman"/>
          <w:sz w:val="28"/>
        </w:rPr>
      </w:pPr>
    </w:p>
    <w:p w14:paraId="337DFFED"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t>4</w:t>
      </w:r>
      <w:r w:rsidR="000C73E0" w:rsidRPr="000C73E0">
        <w:rPr>
          <w:rFonts w:ascii="Times New Roman" w:hAnsi="Times New Roman"/>
          <w:sz w:val="28"/>
        </w:rPr>
        <w:t>3)</w:t>
      </w:r>
      <w:r w:rsidR="000C73E0" w:rsidRPr="000C73E0">
        <w:rPr>
          <w:rFonts w:ascii="Times New Roman" w:hAnsi="Times New Roman"/>
          <w:sz w:val="28"/>
        </w:rPr>
        <w:tab/>
      </w:r>
      <w:r w:rsidR="000C73E0" w:rsidRPr="000C73E0">
        <w:rPr>
          <w:rFonts w:ascii="Times New Roman" w:hAnsi="Times New Roman"/>
          <w:i/>
          <w:sz w:val="28"/>
        </w:rPr>
        <w:t>Continued fractions of square roots</w:t>
      </w:r>
    </w:p>
    <w:p w14:paraId="03D003B7" w14:textId="77777777" w:rsidR="000C73E0" w:rsidRPr="000C73E0" w:rsidRDefault="000C73E0" w:rsidP="000C73E0">
      <w:pPr>
        <w:spacing w:line="360" w:lineRule="atLeast"/>
        <w:ind w:left="720" w:hanging="720"/>
        <w:jc w:val="both"/>
        <w:rPr>
          <w:rFonts w:ascii="Times New Roman" w:hAnsi="Times New Roman"/>
          <w:sz w:val="28"/>
        </w:rPr>
      </w:pPr>
      <w:r w:rsidRPr="000C73E0">
        <w:rPr>
          <w:rFonts w:ascii="Times New Roman" w:hAnsi="Times New Roman"/>
          <w:sz w:val="28"/>
        </w:rPr>
        <w:tab/>
        <w:t>Calculate the continued fraction expansions of √17 and √15 and verify periodicity.</w:t>
      </w:r>
    </w:p>
    <w:p w14:paraId="5E2B2413" w14:textId="77777777" w:rsidR="000C73E0" w:rsidRPr="000C73E0" w:rsidRDefault="000C73E0" w:rsidP="000C73E0">
      <w:pPr>
        <w:spacing w:line="360" w:lineRule="atLeast"/>
        <w:ind w:left="720" w:hanging="720"/>
        <w:jc w:val="both"/>
        <w:rPr>
          <w:rFonts w:ascii="Times New Roman" w:hAnsi="Times New Roman"/>
          <w:sz w:val="28"/>
        </w:rPr>
      </w:pPr>
      <w:r w:rsidRPr="000C73E0">
        <w:rPr>
          <w:rFonts w:ascii="Times New Roman" w:hAnsi="Times New Roman"/>
          <w:sz w:val="28"/>
        </w:rPr>
        <w:tab/>
        <w:t xml:space="preserve">Compare the rational approximations to √2 produced from continued fractions with those given by Newton's method applied to </w:t>
      </w:r>
      <w:r w:rsidR="00D404BF" w:rsidRPr="000C73E0">
        <w:rPr>
          <w:rFonts w:ascii="Times New Roman" w:hAnsi="Times New Roman"/>
          <w:position w:val="-2"/>
          <w:sz w:val="28"/>
        </w:rPr>
        <w:object w:dxaOrig="1140" w:dyaOrig="320" w14:anchorId="2C8A8581">
          <v:shape id="_x0000_i1709" type="#_x0000_t75" style="width:56.8pt;height:16pt" o:ole="">
            <v:imagedata r:id="rId1272" o:title=""/>
          </v:shape>
          <o:OLEObject Type="Embed" ProgID="Equation.3" ShapeID="_x0000_i1709" DrawAspect="Content" ObjectID="_1585227875" r:id="rId1273"/>
        </w:object>
      </w:r>
      <w:r w:rsidRPr="000C73E0">
        <w:rPr>
          <w:rFonts w:ascii="Times New Roman" w:hAnsi="Times New Roman"/>
          <w:sz w:val="28"/>
        </w:rPr>
        <w:t xml:space="preserve">.  Say, </w:t>
      </w:r>
      <w:r w:rsidR="00D404BF" w:rsidRPr="00D404BF">
        <w:rPr>
          <w:rFonts w:ascii="Times New Roman" w:hAnsi="Times New Roman"/>
          <w:position w:val="-10"/>
          <w:sz w:val="28"/>
        </w:rPr>
        <w:object w:dxaOrig="3680" w:dyaOrig="420" w14:anchorId="59307CEE">
          <v:shape id="_x0000_i1710" type="#_x0000_t75" style="width:184pt;height:20.8pt" o:ole="">
            <v:imagedata r:id="rId1274" o:title=""/>
          </v:shape>
          <o:OLEObject Type="Embed" ProgID="Equation.3" ShapeID="_x0000_i1710" DrawAspect="Content" ObjectID="_1585227876" r:id="rId1275"/>
        </w:object>
      </w:r>
      <w:r w:rsidRPr="000C73E0">
        <w:rPr>
          <w:rFonts w:ascii="Times New Roman" w:hAnsi="Times New Roman"/>
          <w:sz w:val="28"/>
        </w:rPr>
        <w:t>.</w:t>
      </w:r>
    </w:p>
    <w:p w14:paraId="3813C744" w14:textId="77777777" w:rsidR="000C73E0" w:rsidRPr="000C73E0" w:rsidRDefault="000C73E0" w:rsidP="000C73E0">
      <w:pPr>
        <w:spacing w:line="360" w:lineRule="atLeast"/>
        <w:ind w:left="720" w:hanging="720"/>
        <w:jc w:val="both"/>
        <w:rPr>
          <w:rFonts w:ascii="Times New Roman" w:hAnsi="Times New Roman"/>
          <w:sz w:val="28"/>
        </w:rPr>
      </w:pPr>
    </w:p>
    <w:p w14:paraId="69D057CA"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lastRenderedPageBreak/>
        <w:t>4</w:t>
      </w:r>
      <w:r w:rsidR="000C73E0" w:rsidRPr="000C73E0">
        <w:rPr>
          <w:rFonts w:ascii="Times New Roman" w:hAnsi="Times New Roman"/>
          <w:sz w:val="28"/>
        </w:rPr>
        <w:t>4)</w:t>
      </w:r>
      <w:r w:rsidR="000C73E0" w:rsidRPr="000C73E0">
        <w:rPr>
          <w:rFonts w:ascii="Times New Roman" w:hAnsi="Times New Roman"/>
          <w:sz w:val="28"/>
        </w:rPr>
        <w:tab/>
        <w:t xml:space="preserve">Find the quadratic irrationals whose continued fraction expansions are </w:t>
      </w:r>
      <w:r w:rsidRPr="00D404BF">
        <w:rPr>
          <w:rFonts w:ascii="Times New Roman" w:hAnsi="Times New Roman"/>
          <w:position w:val="-16"/>
          <w:sz w:val="28"/>
        </w:rPr>
        <w:object w:dxaOrig="840" w:dyaOrig="460" w14:anchorId="343592D9">
          <v:shape id="_x0000_i1711" type="#_x0000_t75" style="width:42.4pt;height:23.2pt" o:ole="">
            <v:imagedata r:id="rId1276" o:title=""/>
          </v:shape>
          <o:OLEObject Type="Embed" ProgID="Equation.3" ShapeID="_x0000_i1711" DrawAspect="Content" ObjectID="_1585227877" r:id="rId1277"/>
        </w:object>
      </w:r>
      <w:r w:rsidR="000C73E0" w:rsidRPr="000C73E0">
        <w:rPr>
          <w:rFonts w:ascii="Times New Roman" w:hAnsi="Times New Roman"/>
          <w:sz w:val="28"/>
        </w:rPr>
        <w:t xml:space="preserve"> and </w:t>
      </w:r>
      <w:r w:rsidRPr="00D404BF">
        <w:rPr>
          <w:rFonts w:ascii="Times New Roman" w:hAnsi="Times New Roman"/>
          <w:position w:val="-16"/>
          <w:sz w:val="28"/>
        </w:rPr>
        <w:object w:dxaOrig="1060" w:dyaOrig="460" w14:anchorId="064F6740">
          <v:shape id="_x0000_i1712" type="#_x0000_t75" style="width:52.8pt;height:23.2pt" o:ole="">
            <v:imagedata r:id="rId1278" o:title=""/>
          </v:shape>
          <o:OLEObject Type="Embed" ProgID="Equation.3" ShapeID="_x0000_i1712" DrawAspect="Content" ObjectID="_1585227878" r:id="rId1279"/>
        </w:object>
      </w:r>
      <w:r w:rsidR="000C73E0" w:rsidRPr="000C73E0">
        <w:rPr>
          <w:rFonts w:ascii="Times New Roman" w:hAnsi="Times New Roman"/>
          <w:sz w:val="28"/>
        </w:rPr>
        <w:t>.</w:t>
      </w:r>
    </w:p>
    <w:p w14:paraId="78C4C349" w14:textId="77777777" w:rsidR="000C73E0" w:rsidRPr="000C73E0" w:rsidRDefault="000C73E0" w:rsidP="000C73E0">
      <w:pPr>
        <w:spacing w:line="360" w:lineRule="atLeast"/>
        <w:ind w:left="720" w:hanging="720"/>
        <w:jc w:val="both"/>
        <w:rPr>
          <w:rFonts w:ascii="Times New Roman" w:hAnsi="Times New Roman"/>
          <w:sz w:val="28"/>
        </w:rPr>
      </w:pPr>
    </w:p>
    <w:p w14:paraId="2F84BEBB"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t>4</w:t>
      </w:r>
      <w:r w:rsidR="000C73E0" w:rsidRPr="000C73E0">
        <w:rPr>
          <w:rFonts w:ascii="Times New Roman" w:hAnsi="Times New Roman"/>
          <w:sz w:val="28"/>
        </w:rPr>
        <w:t>5)</w:t>
      </w:r>
      <w:r w:rsidR="000C73E0" w:rsidRPr="000C73E0">
        <w:rPr>
          <w:rFonts w:ascii="Times New Roman" w:hAnsi="Times New Roman"/>
          <w:sz w:val="28"/>
        </w:rPr>
        <w:tab/>
      </w:r>
      <w:r w:rsidR="000C73E0" w:rsidRPr="000C73E0">
        <w:rPr>
          <w:rFonts w:ascii="Times New Roman" w:hAnsi="Times New Roman"/>
          <w:i/>
          <w:sz w:val="28"/>
        </w:rPr>
        <w:t>Pell's equation</w:t>
      </w:r>
    </w:p>
    <w:p w14:paraId="1295E57A"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a)</w:t>
      </w:r>
      <w:r w:rsidRPr="000C73E0">
        <w:rPr>
          <w:rFonts w:ascii="Times New Roman" w:hAnsi="Times New Roman"/>
          <w:sz w:val="28"/>
        </w:rPr>
        <w:tab/>
        <w:t xml:space="preserve">Find solutions for Pell's equation with </w:t>
      </w:r>
      <w:r w:rsidRPr="000C73E0">
        <w:rPr>
          <w:rFonts w:ascii="Times New Roman" w:hAnsi="Times New Roman"/>
          <w:i/>
          <w:sz w:val="28"/>
        </w:rPr>
        <w:t>d</w:t>
      </w:r>
      <w:r w:rsidRPr="000C73E0">
        <w:rPr>
          <w:rFonts w:ascii="Times New Roman" w:hAnsi="Times New Roman"/>
          <w:sz w:val="28"/>
        </w:rPr>
        <w:t xml:space="preserve"> = 6 and </w:t>
      </w:r>
      <w:r w:rsidRPr="000C73E0">
        <w:rPr>
          <w:rFonts w:ascii="Times New Roman" w:hAnsi="Times New Roman"/>
          <w:i/>
          <w:sz w:val="28"/>
        </w:rPr>
        <w:t>d</w:t>
      </w:r>
      <w:r w:rsidRPr="000C73E0">
        <w:rPr>
          <w:rFonts w:ascii="Times New Roman" w:hAnsi="Times New Roman"/>
          <w:sz w:val="28"/>
        </w:rPr>
        <w:t xml:space="preserve"> = 15.</w:t>
      </w:r>
    </w:p>
    <w:p w14:paraId="1B912F1F"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b)</w:t>
      </w:r>
      <w:r w:rsidRPr="000C73E0">
        <w:rPr>
          <w:rFonts w:ascii="Times New Roman" w:hAnsi="Times New Roman"/>
          <w:sz w:val="28"/>
        </w:rPr>
        <w:tab/>
        <w:t>If (</w:t>
      </w:r>
      <w:r w:rsidRPr="000C73E0">
        <w:rPr>
          <w:rFonts w:ascii="Times New Roman" w:hAnsi="Times New Roman"/>
          <w:i/>
          <w:sz w:val="28"/>
        </w:rPr>
        <w:t>a, b</w:t>
      </w:r>
      <w:r w:rsidRPr="000C73E0">
        <w:rPr>
          <w:rFonts w:ascii="Times New Roman" w:hAnsi="Times New Roman"/>
          <w:sz w:val="28"/>
        </w:rPr>
        <w:t xml:space="preserve">) is a solution of </w:t>
      </w:r>
      <w:r w:rsidR="00D404BF" w:rsidRPr="000C73E0">
        <w:rPr>
          <w:rFonts w:ascii="Times New Roman" w:hAnsi="Times New Roman"/>
          <w:position w:val="-8"/>
          <w:sz w:val="28"/>
        </w:rPr>
        <w:object w:dxaOrig="1380" w:dyaOrig="380" w14:anchorId="2F38C29D">
          <v:shape id="_x0000_i1713" type="#_x0000_t75" style="width:68.8pt;height:19.2pt" o:ole="">
            <v:imagedata r:id="rId1030" o:title=""/>
          </v:shape>
          <o:OLEObject Type="Embed" ProgID="Equation.3" ShapeID="_x0000_i1713" DrawAspect="Content" ObjectID="_1585227879" r:id="rId1280"/>
        </w:object>
      </w:r>
      <w:r w:rsidRPr="000C73E0">
        <w:rPr>
          <w:rFonts w:ascii="Times New Roman" w:hAnsi="Times New Roman"/>
          <w:sz w:val="28"/>
        </w:rPr>
        <w:t xml:space="preserve"> prove that </w:t>
      </w:r>
      <w:r w:rsidR="00D404BF" w:rsidRPr="00D404BF">
        <w:rPr>
          <w:rFonts w:ascii="Times New Roman" w:hAnsi="Times New Roman"/>
          <w:position w:val="-10"/>
          <w:sz w:val="28"/>
        </w:rPr>
        <w:object w:dxaOrig="1780" w:dyaOrig="400" w14:anchorId="2F8EDC00">
          <v:shape id="_x0000_i1714" type="#_x0000_t75" style="width:88.8pt;height:20pt" o:ole="">
            <v:imagedata r:id="rId1281" o:title=""/>
          </v:shape>
          <o:OLEObject Type="Embed" ProgID="Equation.3" ShapeID="_x0000_i1714" DrawAspect="Content" ObjectID="_1585227880" r:id="rId1282"/>
        </w:object>
      </w:r>
      <w:r w:rsidRPr="000C73E0">
        <w:rPr>
          <w:rFonts w:ascii="Times New Roman" w:hAnsi="Times New Roman"/>
          <w:sz w:val="28"/>
        </w:rPr>
        <w:t xml:space="preserve"> is also a solution.</w:t>
      </w:r>
    </w:p>
    <w:p w14:paraId="2BC97BC6"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ab/>
        <w:t>More generally, prove Brahmagupta's result (about 600 AD) that if (</w:t>
      </w:r>
      <w:r w:rsidRPr="000C73E0">
        <w:rPr>
          <w:rFonts w:ascii="Times New Roman" w:hAnsi="Times New Roman"/>
          <w:i/>
          <w:sz w:val="28"/>
        </w:rPr>
        <w:t>a, b</w:t>
      </w:r>
      <w:r w:rsidRPr="000C73E0">
        <w:rPr>
          <w:rFonts w:ascii="Times New Roman" w:hAnsi="Times New Roman"/>
          <w:sz w:val="28"/>
        </w:rPr>
        <w:t>) and (</w:t>
      </w:r>
      <w:r w:rsidRPr="000C73E0">
        <w:rPr>
          <w:rFonts w:ascii="Times New Roman" w:hAnsi="Times New Roman"/>
          <w:i/>
          <w:sz w:val="28"/>
        </w:rPr>
        <w:t>A, B</w:t>
      </w:r>
      <w:r w:rsidRPr="000C73E0">
        <w:rPr>
          <w:rFonts w:ascii="Times New Roman" w:hAnsi="Times New Roman"/>
          <w:sz w:val="28"/>
        </w:rPr>
        <w:t xml:space="preserve">) are both solutions so </w:t>
      </w:r>
      <w:proofErr w:type="gramStart"/>
      <w:r w:rsidRPr="000C73E0">
        <w:rPr>
          <w:rFonts w:ascii="Times New Roman" w:hAnsi="Times New Roman"/>
          <w:sz w:val="28"/>
        </w:rPr>
        <w:t>is</w:t>
      </w:r>
      <w:proofErr w:type="gramEnd"/>
      <w:r w:rsidRPr="000C73E0">
        <w:rPr>
          <w:rFonts w:ascii="Times New Roman" w:hAnsi="Times New Roman"/>
          <w:sz w:val="28"/>
        </w:rPr>
        <w:t xml:space="preserve"> (</w:t>
      </w:r>
      <w:r w:rsidRPr="000C73E0">
        <w:rPr>
          <w:rFonts w:ascii="Times New Roman" w:hAnsi="Times New Roman"/>
          <w:i/>
          <w:sz w:val="28"/>
        </w:rPr>
        <w:t>aA + dbB, aB + bA</w:t>
      </w:r>
      <w:r w:rsidRPr="000C73E0">
        <w:rPr>
          <w:rFonts w:ascii="Times New Roman" w:hAnsi="Times New Roman"/>
          <w:sz w:val="28"/>
        </w:rPr>
        <w:t>).</w:t>
      </w:r>
    </w:p>
    <w:p w14:paraId="6B9E27A7" w14:textId="77777777" w:rsidR="000C73E0" w:rsidRPr="000C73E0" w:rsidRDefault="000C73E0" w:rsidP="000C73E0">
      <w:pPr>
        <w:spacing w:line="360" w:lineRule="atLeast"/>
        <w:ind w:left="720" w:hanging="360"/>
        <w:jc w:val="both"/>
        <w:rPr>
          <w:rFonts w:ascii="Times New Roman" w:hAnsi="Times New Roman"/>
          <w:sz w:val="28"/>
        </w:rPr>
      </w:pPr>
      <w:r w:rsidRPr="000C73E0">
        <w:rPr>
          <w:rFonts w:ascii="Times New Roman" w:hAnsi="Times New Roman"/>
          <w:sz w:val="28"/>
        </w:rPr>
        <w:t>c)</w:t>
      </w:r>
      <w:r w:rsidRPr="000C73E0">
        <w:rPr>
          <w:rFonts w:ascii="Times New Roman" w:hAnsi="Times New Roman"/>
          <w:sz w:val="28"/>
        </w:rPr>
        <w:tab/>
        <w:t>In fact Brahmagupta knew the more general result that if (</w:t>
      </w:r>
      <w:r w:rsidRPr="000C73E0">
        <w:rPr>
          <w:rFonts w:ascii="Times New Roman" w:hAnsi="Times New Roman"/>
          <w:i/>
          <w:sz w:val="28"/>
        </w:rPr>
        <w:t>a, b</w:t>
      </w:r>
      <w:r w:rsidRPr="000C73E0">
        <w:rPr>
          <w:rFonts w:ascii="Times New Roman" w:hAnsi="Times New Roman"/>
          <w:sz w:val="28"/>
        </w:rPr>
        <w:t xml:space="preserve">) is a solution of the equation </w:t>
      </w:r>
      <w:r w:rsidR="00D404BF" w:rsidRPr="00D404BF">
        <w:rPr>
          <w:rFonts w:ascii="Times New Roman" w:hAnsi="Times New Roman"/>
          <w:position w:val="-10"/>
          <w:sz w:val="28"/>
        </w:rPr>
        <w:object w:dxaOrig="1500" w:dyaOrig="400" w14:anchorId="169AB31C">
          <v:shape id="_x0000_i1715" type="#_x0000_t75" style="width:75.2pt;height:20pt" o:ole="">
            <v:imagedata r:id="rId1283" o:title=""/>
          </v:shape>
          <o:OLEObject Type="Embed" ProgID="Equation.3" ShapeID="_x0000_i1715" DrawAspect="Content" ObjectID="_1585227881" r:id="rId1284"/>
        </w:object>
      </w:r>
      <w:r w:rsidRPr="000C73E0">
        <w:rPr>
          <w:rFonts w:ascii="Times New Roman" w:hAnsi="Times New Roman"/>
          <w:sz w:val="28"/>
        </w:rPr>
        <w:t xml:space="preserve"> and (</w:t>
      </w:r>
      <w:proofErr w:type="gramStart"/>
      <w:r w:rsidRPr="000C73E0">
        <w:rPr>
          <w:rFonts w:ascii="Times New Roman" w:hAnsi="Times New Roman"/>
          <w:i/>
          <w:sz w:val="28"/>
        </w:rPr>
        <w:t>A,B</w:t>
      </w:r>
      <w:proofErr w:type="gramEnd"/>
      <w:r w:rsidRPr="000C73E0">
        <w:rPr>
          <w:rFonts w:ascii="Times New Roman" w:hAnsi="Times New Roman"/>
          <w:sz w:val="28"/>
        </w:rPr>
        <w:t xml:space="preserve">) is a solution of the equation </w:t>
      </w:r>
      <w:r w:rsidR="00D404BF" w:rsidRPr="00D404BF">
        <w:rPr>
          <w:rFonts w:ascii="Times New Roman" w:hAnsi="Times New Roman"/>
          <w:position w:val="-10"/>
          <w:sz w:val="28"/>
        </w:rPr>
        <w:object w:dxaOrig="1540" w:dyaOrig="400" w14:anchorId="47D5FB1C">
          <v:shape id="_x0000_i1716" type="#_x0000_t75" style="width:76.8pt;height:20pt" o:ole="">
            <v:imagedata r:id="rId1285" o:title=""/>
          </v:shape>
          <o:OLEObject Type="Embed" ProgID="Equation.3" ShapeID="_x0000_i1716" DrawAspect="Content" ObjectID="_1585227882" r:id="rId1286"/>
        </w:object>
      </w:r>
      <w:r w:rsidRPr="000C73E0">
        <w:rPr>
          <w:rFonts w:ascii="Times New Roman" w:hAnsi="Times New Roman"/>
          <w:sz w:val="28"/>
        </w:rPr>
        <w:t xml:space="preserve"> then (</w:t>
      </w:r>
      <w:r w:rsidRPr="000C73E0">
        <w:rPr>
          <w:rFonts w:ascii="Times New Roman" w:hAnsi="Times New Roman"/>
          <w:i/>
          <w:sz w:val="28"/>
        </w:rPr>
        <w:t>aA + dbB, aB + bA</w:t>
      </w:r>
      <w:r w:rsidRPr="000C73E0">
        <w:rPr>
          <w:rFonts w:ascii="Times New Roman" w:hAnsi="Times New Roman"/>
          <w:sz w:val="28"/>
        </w:rPr>
        <w:t xml:space="preserve">) is a solution of </w:t>
      </w:r>
      <w:r w:rsidR="00D404BF" w:rsidRPr="00D404BF">
        <w:rPr>
          <w:rFonts w:ascii="Times New Roman" w:hAnsi="Times New Roman"/>
          <w:position w:val="-10"/>
          <w:sz w:val="28"/>
        </w:rPr>
        <w:object w:dxaOrig="1760" w:dyaOrig="400" w14:anchorId="770F3503">
          <v:shape id="_x0000_i1717" type="#_x0000_t75" style="width:88pt;height:20pt" o:ole="">
            <v:imagedata r:id="rId1287" o:title=""/>
          </v:shape>
          <o:OLEObject Type="Embed" ProgID="Equation.3" ShapeID="_x0000_i1717" DrawAspect="Content" ObjectID="_1585227883" r:id="rId1288"/>
        </w:object>
      </w:r>
      <w:r w:rsidRPr="000C73E0">
        <w:rPr>
          <w:rFonts w:ascii="Times New Roman" w:hAnsi="Times New Roman"/>
          <w:sz w:val="28"/>
        </w:rPr>
        <w:t>. Prove this.</w:t>
      </w:r>
    </w:p>
    <w:p w14:paraId="2D6431DF" w14:textId="77777777" w:rsidR="000C73E0" w:rsidRPr="000C73E0" w:rsidRDefault="000C73E0" w:rsidP="000C73E0">
      <w:pPr>
        <w:spacing w:line="360" w:lineRule="atLeast"/>
        <w:ind w:left="720" w:hanging="720"/>
        <w:jc w:val="both"/>
        <w:rPr>
          <w:rFonts w:ascii="Times New Roman" w:hAnsi="Times New Roman"/>
          <w:sz w:val="28"/>
        </w:rPr>
      </w:pPr>
    </w:p>
    <w:p w14:paraId="77DA09C1" w14:textId="77777777" w:rsidR="00D404BF" w:rsidRDefault="00D404BF" w:rsidP="000C73E0">
      <w:pPr>
        <w:spacing w:line="360" w:lineRule="atLeast"/>
        <w:ind w:left="720" w:hanging="720"/>
        <w:jc w:val="both"/>
        <w:rPr>
          <w:rFonts w:ascii="Times New Roman" w:hAnsi="Times New Roman"/>
          <w:sz w:val="28"/>
        </w:rPr>
      </w:pPr>
      <w:r>
        <w:rPr>
          <w:rFonts w:ascii="Times New Roman" w:hAnsi="Times New Roman"/>
          <w:sz w:val="28"/>
        </w:rPr>
        <w:t>4</w:t>
      </w:r>
      <w:r w:rsidR="000C73E0" w:rsidRPr="000C73E0">
        <w:rPr>
          <w:rFonts w:ascii="Times New Roman" w:hAnsi="Times New Roman"/>
          <w:sz w:val="28"/>
        </w:rPr>
        <w:t>6)</w:t>
      </w:r>
      <w:r w:rsidR="000C73E0" w:rsidRPr="000C73E0">
        <w:rPr>
          <w:rFonts w:ascii="Times New Roman" w:hAnsi="Times New Roman"/>
          <w:sz w:val="28"/>
        </w:rPr>
        <w:tab/>
        <w:t xml:space="preserve">Prove that </w:t>
      </w:r>
      <w:bookmarkStart w:id="546" w:name="OLE_LINK307"/>
      <w:bookmarkStart w:id="547" w:name="OLE_LINK308"/>
      <w:r w:rsidRPr="000C73E0">
        <w:rPr>
          <w:rFonts w:ascii="Times New Roman" w:hAnsi="Times New Roman"/>
          <w:position w:val="-8"/>
          <w:sz w:val="28"/>
        </w:rPr>
        <w:object w:dxaOrig="1700" w:dyaOrig="380" w14:anchorId="1D71BE1C">
          <v:shape id="_x0000_i1718" type="#_x0000_t75" style="width:84.8pt;height:19.2pt" o:ole="">
            <v:imagedata r:id="rId1289" o:title=""/>
          </v:shape>
          <o:OLEObject Type="Embed" ProgID="Equation.3" ShapeID="_x0000_i1718" DrawAspect="Content" ObjectID="_1585227884" r:id="rId1290"/>
        </w:object>
      </w:r>
      <w:bookmarkEnd w:id="546"/>
      <w:bookmarkEnd w:id="547"/>
      <w:r w:rsidR="000C73E0" w:rsidRPr="000C73E0">
        <w:rPr>
          <w:rFonts w:ascii="Times New Roman" w:hAnsi="Times New Roman"/>
          <w:sz w:val="28"/>
        </w:rPr>
        <w:t xml:space="preserve"> does not have a solution in the integers. </w:t>
      </w:r>
    </w:p>
    <w:p w14:paraId="02B537D7"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tab/>
      </w:r>
      <w:r w:rsidR="000C73E0" w:rsidRPr="000C73E0">
        <w:rPr>
          <w:rFonts w:ascii="Times New Roman" w:hAnsi="Times New Roman"/>
          <w:sz w:val="28"/>
        </w:rPr>
        <w:t>[Hint: Quadratic residues!]</w:t>
      </w:r>
    </w:p>
    <w:p w14:paraId="7D2BD6FE" w14:textId="77777777" w:rsidR="000C73E0" w:rsidRPr="000C73E0" w:rsidRDefault="000C73E0" w:rsidP="000C73E0">
      <w:pPr>
        <w:spacing w:line="360" w:lineRule="atLeast"/>
        <w:ind w:left="720" w:hanging="720"/>
        <w:jc w:val="both"/>
        <w:rPr>
          <w:rFonts w:ascii="Times New Roman" w:hAnsi="Times New Roman"/>
          <w:sz w:val="28"/>
        </w:rPr>
      </w:pPr>
      <w:r w:rsidRPr="000C73E0">
        <w:rPr>
          <w:rFonts w:ascii="Times New Roman" w:hAnsi="Times New Roman"/>
          <w:sz w:val="28"/>
        </w:rPr>
        <w:tab/>
        <w:t xml:space="preserve">How would you find a solution of </w:t>
      </w:r>
      <w:r w:rsidR="00D404BF" w:rsidRPr="000C73E0">
        <w:rPr>
          <w:rFonts w:ascii="Times New Roman" w:hAnsi="Times New Roman"/>
          <w:position w:val="-8"/>
          <w:sz w:val="28"/>
        </w:rPr>
        <w:object w:dxaOrig="1540" w:dyaOrig="380" w14:anchorId="2F970221">
          <v:shape id="_x0000_i1719" type="#_x0000_t75" style="width:76.8pt;height:19.2pt" o:ole="">
            <v:imagedata r:id="rId1291" o:title=""/>
          </v:shape>
          <o:OLEObject Type="Embed" ProgID="Equation.3" ShapeID="_x0000_i1719" DrawAspect="Content" ObjectID="_1585227885" r:id="rId1292"/>
        </w:object>
      </w:r>
      <w:r w:rsidRPr="000C73E0">
        <w:rPr>
          <w:rFonts w:ascii="Times New Roman" w:hAnsi="Times New Roman"/>
          <w:sz w:val="28"/>
        </w:rPr>
        <w:t>?</w:t>
      </w:r>
    </w:p>
    <w:p w14:paraId="15E3CEB5" w14:textId="77777777" w:rsidR="000C73E0" w:rsidRPr="000C73E0" w:rsidRDefault="000C73E0" w:rsidP="000C73E0">
      <w:pPr>
        <w:spacing w:line="360" w:lineRule="atLeast"/>
        <w:ind w:left="720" w:hanging="720"/>
        <w:jc w:val="both"/>
        <w:rPr>
          <w:rFonts w:ascii="Times New Roman" w:hAnsi="Times New Roman"/>
          <w:sz w:val="28"/>
        </w:rPr>
      </w:pPr>
      <w:r w:rsidRPr="000C73E0">
        <w:rPr>
          <w:rFonts w:ascii="Times New Roman" w:hAnsi="Times New Roman"/>
          <w:sz w:val="28"/>
        </w:rPr>
        <w:tab/>
        <w:t xml:space="preserve">Find the general solution to the Diophantine equation </w:t>
      </w:r>
      <w:r w:rsidR="00D404BF" w:rsidRPr="000C73E0">
        <w:rPr>
          <w:rFonts w:ascii="Times New Roman" w:hAnsi="Times New Roman"/>
          <w:position w:val="-8"/>
          <w:sz w:val="28"/>
        </w:rPr>
        <w:object w:dxaOrig="1560" w:dyaOrig="300" w14:anchorId="4F396A2E">
          <v:shape id="_x0000_i1720" type="#_x0000_t75" style="width:78.4pt;height:15.2pt" o:ole="">
            <v:imagedata r:id="rId1293" o:title=""/>
          </v:shape>
          <o:OLEObject Type="Embed" ProgID="Equation.3" ShapeID="_x0000_i1720" DrawAspect="Content" ObjectID="_1585227886" r:id="rId1294"/>
        </w:object>
      </w:r>
      <w:r w:rsidRPr="000C73E0">
        <w:rPr>
          <w:rFonts w:ascii="Times New Roman" w:hAnsi="Times New Roman"/>
          <w:sz w:val="28"/>
        </w:rPr>
        <w:t>.</w:t>
      </w:r>
    </w:p>
    <w:p w14:paraId="5F7DA6AE" w14:textId="77777777" w:rsidR="000C73E0" w:rsidRPr="000C73E0" w:rsidRDefault="000C73E0" w:rsidP="000C73E0">
      <w:pPr>
        <w:spacing w:line="360" w:lineRule="atLeast"/>
        <w:ind w:left="720" w:hanging="720"/>
        <w:jc w:val="both"/>
        <w:rPr>
          <w:rFonts w:ascii="Times New Roman" w:hAnsi="Times New Roman"/>
          <w:sz w:val="28"/>
        </w:rPr>
      </w:pPr>
    </w:p>
    <w:p w14:paraId="72705280" w14:textId="77777777" w:rsidR="000C73E0" w:rsidRPr="000C73E0" w:rsidRDefault="00D404BF" w:rsidP="000C73E0">
      <w:pPr>
        <w:spacing w:line="360" w:lineRule="atLeast"/>
        <w:ind w:left="720" w:hanging="720"/>
        <w:jc w:val="both"/>
        <w:rPr>
          <w:rFonts w:ascii="Times New Roman" w:hAnsi="Times New Roman"/>
          <w:sz w:val="28"/>
        </w:rPr>
      </w:pPr>
      <w:r>
        <w:rPr>
          <w:rFonts w:ascii="Times New Roman" w:hAnsi="Times New Roman"/>
          <w:sz w:val="28"/>
        </w:rPr>
        <w:t>4</w:t>
      </w:r>
      <w:r w:rsidR="000C73E0" w:rsidRPr="000C73E0">
        <w:rPr>
          <w:rFonts w:ascii="Times New Roman" w:hAnsi="Times New Roman"/>
          <w:sz w:val="28"/>
        </w:rPr>
        <w:t>7)</w:t>
      </w:r>
      <w:r w:rsidR="000C73E0" w:rsidRPr="000C73E0">
        <w:rPr>
          <w:rFonts w:ascii="Times New Roman" w:hAnsi="Times New Roman"/>
          <w:sz w:val="28"/>
        </w:rPr>
        <w:tab/>
        <w:t xml:space="preserve">Solve Sylvester's problem of §5.1. Investigate the general problem of finding the largest denomination which cannot be made up with stamps with values </w:t>
      </w:r>
      <w:r w:rsidR="000C73E0" w:rsidRPr="000C73E0">
        <w:rPr>
          <w:rFonts w:ascii="Times New Roman" w:hAnsi="Times New Roman"/>
          <w:i/>
          <w:sz w:val="28"/>
        </w:rPr>
        <w:t>a, b</w:t>
      </w:r>
      <w:r w:rsidR="000C73E0" w:rsidRPr="000C73E0">
        <w:rPr>
          <w:rFonts w:ascii="Times New Roman" w:hAnsi="Times New Roman"/>
          <w:sz w:val="28"/>
        </w:rPr>
        <w:t xml:space="preserve"> pence.</w:t>
      </w:r>
    </w:p>
    <w:p w14:paraId="5A19EAEA" w14:textId="77777777" w:rsidR="006D299A" w:rsidRPr="000C73E0" w:rsidRDefault="006D299A" w:rsidP="00271967">
      <w:pPr>
        <w:spacing w:line="360" w:lineRule="atLeast"/>
        <w:ind w:left="720"/>
        <w:jc w:val="both"/>
        <w:rPr>
          <w:rFonts w:ascii="Times New Roman" w:hAnsi="Times New Roman"/>
          <w:sz w:val="28"/>
        </w:rPr>
      </w:pPr>
    </w:p>
    <w:sectPr w:rsidR="006D299A" w:rsidRPr="000C73E0" w:rsidSect="005A0530">
      <w:footerReference w:type="even" r:id="rId1295"/>
      <w:footerReference w:type="default" r:id="rId1296"/>
      <w:type w:val="continuous"/>
      <w:pgSz w:w="11900" w:h="16840"/>
      <w:pgMar w:top="1080" w:right="1440" w:bottom="108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2149B" w14:textId="77777777" w:rsidR="002D4906" w:rsidRDefault="002D4906">
      <w:r>
        <w:separator/>
      </w:r>
    </w:p>
  </w:endnote>
  <w:endnote w:type="continuationSeparator" w:id="0">
    <w:p w14:paraId="674FCC3B" w14:textId="77777777" w:rsidR="002D4906" w:rsidRDefault="002D4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 York">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Helv">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Bold">
    <w:altName w:val="Times"/>
    <w:charset w:val="00"/>
    <w:family w:val="roman"/>
    <w:pitch w:val="variable"/>
    <w:sig w:usb0="00000003" w:usb1="00000000" w:usb2="00000000" w:usb3="00000000" w:csb0="00000001" w:csb1="00000000"/>
  </w:font>
  <w:font w:name="Times-Roman">
    <w:altName w:val="Times"/>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roman"/>
    <w:pitch w:val="fixed"/>
    <w:sig w:usb0="00000003" w:usb1="00000000" w:usb2="00000000" w:usb3="00000000" w:csb0="00000001" w:csb1="00000000"/>
  </w:font>
  <w:font w:name="Times-Italic">
    <w:charset w:val="00"/>
    <w:family w:val="roman"/>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01F85" w14:textId="77777777" w:rsidR="00F919D6" w:rsidRDefault="00F919D6" w:rsidP="006D29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630EB" w14:textId="77777777" w:rsidR="00F919D6" w:rsidRDefault="00F919D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300D" w14:textId="77777777" w:rsidR="00F919D6" w:rsidRDefault="00F919D6" w:rsidP="006D29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1AF3">
      <w:rPr>
        <w:rStyle w:val="PageNumber"/>
        <w:noProof/>
      </w:rPr>
      <w:t>2</w:t>
    </w:r>
    <w:r>
      <w:rPr>
        <w:rStyle w:val="PageNumber"/>
      </w:rPr>
      <w:fldChar w:fldCharType="end"/>
    </w:r>
  </w:p>
  <w:p w14:paraId="7C5F039D" w14:textId="77777777" w:rsidR="00F919D6" w:rsidRDefault="00F919D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9EA13" w14:textId="77777777" w:rsidR="002D4906" w:rsidRDefault="002D4906">
      <w:r>
        <w:separator/>
      </w:r>
    </w:p>
  </w:footnote>
  <w:footnote w:type="continuationSeparator" w:id="0">
    <w:p w14:paraId="7824EDEB" w14:textId="77777777" w:rsidR="002D4906" w:rsidRDefault="002D49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intFractionalCharacterWidth/>
  <w:embedSystemFonts/>
  <w:bordersDoNotSurroundHeader/>
  <w:bordersDoNotSurroundFooter/>
  <w:proofState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mwSmallCaps/>
    <w:splitPgBreakAndParaMark/>
    <w:compatSetting w:name="compatibilityMode" w:uri="http://schemas.microsoft.com/office/word" w:val="12"/>
  </w:compat>
  <w:rsids>
    <w:rsidRoot w:val="00D76CD6"/>
    <w:rsid w:val="000C73E0"/>
    <w:rsid w:val="00181B03"/>
    <w:rsid w:val="00271967"/>
    <w:rsid w:val="002D4906"/>
    <w:rsid w:val="00334166"/>
    <w:rsid w:val="003E7B0E"/>
    <w:rsid w:val="00423F81"/>
    <w:rsid w:val="005A0530"/>
    <w:rsid w:val="006D299A"/>
    <w:rsid w:val="00705462"/>
    <w:rsid w:val="00851AF3"/>
    <w:rsid w:val="00AA615D"/>
    <w:rsid w:val="00BF6843"/>
    <w:rsid w:val="00D00DD4"/>
    <w:rsid w:val="00D404BF"/>
    <w:rsid w:val="00D76CD6"/>
    <w:rsid w:val="00E9295E"/>
    <w:rsid w:val="00F919D6"/>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4AAB6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Helv"/>
        <w:lang w:val="en-GB"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Times" w:hAnsi="Times"/>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D76CD6"/>
    <w:pPr>
      <w:tabs>
        <w:tab w:val="center" w:pos="4320"/>
        <w:tab w:val="right" w:pos="8640"/>
      </w:tabs>
    </w:pPr>
  </w:style>
  <w:style w:type="character" w:styleId="PageNumber">
    <w:name w:val="page number"/>
    <w:basedOn w:val="DefaultParagraphFont"/>
    <w:rsid w:val="00D76CD6"/>
  </w:style>
  <w:style w:type="table" w:styleId="TableGrid">
    <w:name w:val="Table Grid"/>
    <w:basedOn w:val="TableNormal"/>
    <w:rsid w:val="00F120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ED7410"/>
    <w:pPr>
      <w:jc w:val="center"/>
    </w:pPr>
    <w:rPr>
      <w:rFonts w:eastAsia="Times" w:cs="Times New Roman"/>
      <w:sz w:val="72"/>
      <w:lang w:val="en-GB"/>
    </w:rPr>
  </w:style>
  <w:style w:type="paragraph" w:styleId="FootnoteText">
    <w:name w:val="footnote text"/>
    <w:basedOn w:val="Normal"/>
    <w:semiHidden/>
    <w:rsid w:val="00182B47"/>
    <w:rPr>
      <w:szCs w:val="24"/>
    </w:rPr>
  </w:style>
  <w:style w:type="character" w:styleId="FootnoteReference">
    <w:name w:val="footnote reference"/>
    <w:basedOn w:val="DefaultParagraphFont"/>
    <w:semiHidden/>
    <w:rsid w:val="00182B47"/>
    <w:rPr>
      <w:vertAlign w:val="superscript"/>
    </w:rPr>
  </w:style>
  <w:style w:type="paragraph" w:styleId="BalloonText">
    <w:name w:val="Balloon Text"/>
    <w:basedOn w:val="Normal"/>
    <w:link w:val="BalloonTextChar"/>
    <w:uiPriority w:val="99"/>
    <w:semiHidden/>
    <w:unhideWhenUsed/>
    <w:rsid w:val="00F84B00"/>
    <w:rPr>
      <w:rFonts w:ascii="Lucida Grande" w:hAnsi="Lucida Grande"/>
      <w:sz w:val="18"/>
      <w:szCs w:val="18"/>
    </w:rPr>
  </w:style>
  <w:style w:type="character" w:customStyle="1" w:styleId="BalloonTextChar">
    <w:name w:val="Balloon Text Char"/>
    <w:basedOn w:val="DefaultParagraphFont"/>
    <w:link w:val="BalloonText"/>
    <w:uiPriority w:val="99"/>
    <w:semiHidden/>
    <w:rsid w:val="00F84B00"/>
    <w:rPr>
      <w:rFonts w:ascii="Lucida Grande" w:hAnsi="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image" Target="media/image12.emf"/><Relationship Id="rId31" Type="http://schemas.openxmlformats.org/officeDocument/2006/relationships/oleObject" Target="embeddings/oleObject14.bin"/><Relationship Id="rId32" Type="http://schemas.openxmlformats.org/officeDocument/2006/relationships/image" Target="media/image13.emf"/><Relationship Id="rId33" Type="http://schemas.openxmlformats.org/officeDocument/2006/relationships/oleObject" Target="embeddings/oleObject15.bin"/><Relationship Id="rId34" Type="http://schemas.openxmlformats.org/officeDocument/2006/relationships/image" Target="media/image14.emf"/><Relationship Id="rId35" Type="http://schemas.openxmlformats.org/officeDocument/2006/relationships/oleObject" Target="embeddings/oleObject16.bin"/><Relationship Id="rId36" Type="http://schemas.openxmlformats.org/officeDocument/2006/relationships/image" Target="media/image15.emf"/><Relationship Id="rId37" Type="http://schemas.openxmlformats.org/officeDocument/2006/relationships/oleObject" Target="embeddings/oleObject17.bin"/><Relationship Id="rId38" Type="http://schemas.openxmlformats.org/officeDocument/2006/relationships/image" Target="media/image16.emf"/><Relationship Id="rId39" Type="http://schemas.openxmlformats.org/officeDocument/2006/relationships/oleObject" Target="embeddings/oleObject18.bin"/><Relationship Id="rId400" Type="http://schemas.openxmlformats.org/officeDocument/2006/relationships/oleObject" Target="embeddings/oleObject213.bin"/><Relationship Id="rId401" Type="http://schemas.openxmlformats.org/officeDocument/2006/relationships/image" Target="media/image183.emf"/><Relationship Id="rId402" Type="http://schemas.openxmlformats.org/officeDocument/2006/relationships/oleObject" Target="embeddings/oleObject214.bin"/><Relationship Id="rId403" Type="http://schemas.openxmlformats.org/officeDocument/2006/relationships/image" Target="media/image184.emf"/><Relationship Id="rId404" Type="http://schemas.openxmlformats.org/officeDocument/2006/relationships/oleObject" Target="embeddings/oleObject215.bin"/><Relationship Id="rId405" Type="http://schemas.openxmlformats.org/officeDocument/2006/relationships/image" Target="media/image185.emf"/><Relationship Id="rId406" Type="http://schemas.openxmlformats.org/officeDocument/2006/relationships/oleObject" Target="embeddings/oleObject216.bin"/><Relationship Id="rId407" Type="http://schemas.openxmlformats.org/officeDocument/2006/relationships/image" Target="media/image186.emf"/><Relationship Id="rId408" Type="http://schemas.openxmlformats.org/officeDocument/2006/relationships/oleObject" Target="embeddings/oleObject217.bin"/><Relationship Id="rId409" Type="http://schemas.openxmlformats.org/officeDocument/2006/relationships/image" Target="media/image187.emf"/><Relationship Id="rId1280" Type="http://schemas.openxmlformats.org/officeDocument/2006/relationships/oleObject" Target="embeddings/oleObject689.bin"/><Relationship Id="rId1281" Type="http://schemas.openxmlformats.org/officeDocument/2006/relationships/image" Target="media/image587.emf"/><Relationship Id="rId1282" Type="http://schemas.openxmlformats.org/officeDocument/2006/relationships/oleObject" Target="embeddings/oleObject690.bin"/><Relationship Id="rId1283" Type="http://schemas.openxmlformats.org/officeDocument/2006/relationships/image" Target="media/image588.emf"/><Relationship Id="rId1284" Type="http://schemas.openxmlformats.org/officeDocument/2006/relationships/oleObject" Target="embeddings/oleObject691.bin"/><Relationship Id="rId1285" Type="http://schemas.openxmlformats.org/officeDocument/2006/relationships/image" Target="media/image589.emf"/><Relationship Id="rId1286" Type="http://schemas.openxmlformats.org/officeDocument/2006/relationships/oleObject" Target="embeddings/oleObject692.bin"/><Relationship Id="rId1287" Type="http://schemas.openxmlformats.org/officeDocument/2006/relationships/image" Target="media/image590.emf"/><Relationship Id="rId1288" Type="http://schemas.openxmlformats.org/officeDocument/2006/relationships/oleObject" Target="embeddings/oleObject693.bin"/><Relationship Id="rId1289" Type="http://schemas.openxmlformats.org/officeDocument/2006/relationships/image" Target="media/image591.emf"/><Relationship Id="rId280" Type="http://schemas.openxmlformats.org/officeDocument/2006/relationships/image" Target="media/image124.emf"/><Relationship Id="rId281" Type="http://schemas.openxmlformats.org/officeDocument/2006/relationships/oleObject" Target="embeddings/oleObject152.bin"/><Relationship Id="rId282" Type="http://schemas.openxmlformats.org/officeDocument/2006/relationships/image" Target="media/image125.emf"/><Relationship Id="rId283" Type="http://schemas.openxmlformats.org/officeDocument/2006/relationships/oleObject" Target="embeddings/oleObject153.bin"/><Relationship Id="rId284" Type="http://schemas.openxmlformats.org/officeDocument/2006/relationships/image" Target="media/image126.emf"/><Relationship Id="rId285" Type="http://schemas.openxmlformats.org/officeDocument/2006/relationships/oleObject" Target="embeddings/oleObject154.bin"/><Relationship Id="rId286" Type="http://schemas.openxmlformats.org/officeDocument/2006/relationships/image" Target="media/image127.emf"/><Relationship Id="rId287" Type="http://schemas.openxmlformats.org/officeDocument/2006/relationships/oleObject" Target="embeddings/oleObject155.bin"/><Relationship Id="rId288" Type="http://schemas.openxmlformats.org/officeDocument/2006/relationships/image" Target="media/image128.emf"/><Relationship Id="rId289" Type="http://schemas.openxmlformats.org/officeDocument/2006/relationships/oleObject" Target="embeddings/oleObject156.bin"/><Relationship Id="rId730" Type="http://schemas.openxmlformats.org/officeDocument/2006/relationships/oleObject" Target="embeddings/oleObject395.bin"/><Relationship Id="rId731" Type="http://schemas.openxmlformats.org/officeDocument/2006/relationships/oleObject" Target="embeddings/oleObject396.bin"/><Relationship Id="rId732" Type="http://schemas.openxmlformats.org/officeDocument/2006/relationships/oleObject" Target="embeddings/oleObject397.bin"/><Relationship Id="rId733" Type="http://schemas.openxmlformats.org/officeDocument/2006/relationships/oleObject" Target="embeddings/oleObject398.bin"/><Relationship Id="rId734" Type="http://schemas.openxmlformats.org/officeDocument/2006/relationships/oleObject" Target="embeddings/oleObject399.bin"/><Relationship Id="rId735" Type="http://schemas.openxmlformats.org/officeDocument/2006/relationships/image" Target="media/image331.emf"/><Relationship Id="rId736" Type="http://schemas.openxmlformats.org/officeDocument/2006/relationships/oleObject" Target="embeddings/oleObject400.bin"/><Relationship Id="rId737" Type="http://schemas.openxmlformats.org/officeDocument/2006/relationships/image" Target="media/image332.emf"/><Relationship Id="rId738" Type="http://schemas.openxmlformats.org/officeDocument/2006/relationships/oleObject" Target="embeddings/oleObject401.bin"/><Relationship Id="rId739" Type="http://schemas.openxmlformats.org/officeDocument/2006/relationships/image" Target="media/image333.emf"/><Relationship Id="rId40" Type="http://schemas.openxmlformats.org/officeDocument/2006/relationships/image" Target="media/image17.emf"/><Relationship Id="rId41" Type="http://schemas.openxmlformats.org/officeDocument/2006/relationships/oleObject" Target="embeddings/oleObject19.bin"/><Relationship Id="rId42" Type="http://schemas.openxmlformats.org/officeDocument/2006/relationships/oleObject" Target="embeddings/oleObject20.bin"/><Relationship Id="rId43" Type="http://schemas.openxmlformats.org/officeDocument/2006/relationships/image" Target="media/image18.emf"/><Relationship Id="rId44" Type="http://schemas.openxmlformats.org/officeDocument/2006/relationships/oleObject" Target="embeddings/oleObject21.bin"/><Relationship Id="rId45" Type="http://schemas.openxmlformats.org/officeDocument/2006/relationships/image" Target="media/image19.emf"/><Relationship Id="rId46" Type="http://schemas.openxmlformats.org/officeDocument/2006/relationships/oleObject" Target="embeddings/oleObject22.bin"/><Relationship Id="rId47" Type="http://schemas.openxmlformats.org/officeDocument/2006/relationships/image" Target="media/image20.emf"/><Relationship Id="rId48" Type="http://schemas.openxmlformats.org/officeDocument/2006/relationships/oleObject" Target="embeddings/oleObject23.bin"/><Relationship Id="rId49" Type="http://schemas.openxmlformats.org/officeDocument/2006/relationships/image" Target="media/image21.emf"/><Relationship Id="rId410" Type="http://schemas.openxmlformats.org/officeDocument/2006/relationships/oleObject" Target="embeddings/oleObject218.bin"/><Relationship Id="rId411" Type="http://schemas.openxmlformats.org/officeDocument/2006/relationships/image" Target="media/image188.emf"/><Relationship Id="rId412" Type="http://schemas.openxmlformats.org/officeDocument/2006/relationships/oleObject" Target="embeddings/oleObject219.bin"/><Relationship Id="rId413" Type="http://schemas.openxmlformats.org/officeDocument/2006/relationships/image" Target="media/image189.emf"/><Relationship Id="rId414" Type="http://schemas.openxmlformats.org/officeDocument/2006/relationships/oleObject" Target="embeddings/oleObject220.bin"/><Relationship Id="rId415" Type="http://schemas.openxmlformats.org/officeDocument/2006/relationships/image" Target="media/image190.emf"/><Relationship Id="rId416" Type="http://schemas.openxmlformats.org/officeDocument/2006/relationships/oleObject" Target="embeddings/oleObject221.bin"/><Relationship Id="rId417" Type="http://schemas.openxmlformats.org/officeDocument/2006/relationships/image" Target="media/image191.png"/><Relationship Id="rId418" Type="http://schemas.openxmlformats.org/officeDocument/2006/relationships/image" Target="media/image192.emf"/><Relationship Id="rId419" Type="http://schemas.openxmlformats.org/officeDocument/2006/relationships/oleObject" Target="embeddings/oleObject222.bin"/><Relationship Id="rId1290" Type="http://schemas.openxmlformats.org/officeDocument/2006/relationships/oleObject" Target="embeddings/oleObject694.bin"/><Relationship Id="rId1291" Type="http://schemas.openxmlformats.org/officeDocument/2006/relationships/image" Target="media/image592.emf"/><Relationship Id="rId1292" Type="http://schemas.openxmlformats.org/officeDocument/2006/relationships/oleObject" Target="embeddings/oleObject695.bin"/><Relationship Id="rId1293" Type="http://schemas.openxmlformats.org/officeDocument/2006/relationships/image" Target="media/image593.emf"/><Relationship Id="rId1294" Type="http://schemas.openxmlformats.org/officeDocument/2006/relationships/oleObject" Target="embeddings/oleObject696.bin"/><Relationship Id="rId1295" Type="http://schemas.openxmlformats.org/officeDocument/2006/relationships/footer" Target="footer1.xml"/><Relationship Id="rId1296" Type="http://schemas.openxmlformats.org/officeDocument/2006/relationships/footer" Target="footer2.xml"/><Relationship Id="rId1297" Type="http://schemas.openxmlformats.org/officeDocument/2006/relationships/fontTable" Target="fontTable.xml"/><Relationship Id="rId1298" Type="http://schemas.openxmlformats.org/officeDocument/2006/relationships/theme" Target="theme/theme1.xml"/><Relationship Id="rId290" Type="http://schemas.openxmlformats.org/officeDocument/2006/relationships/image" Target="media/image129.emf"/><Relationship Id="rId291" Type="http://schemas.openxmlformats.org/officeDocument/2006/relationships/oleObject" Target="embeddings/oleObject157.bin"/><Relationship Id="rId292" Type="http://schemas.openxmlformats.org/officeDocument/2006/relationships/image" Target="media/image130.emf"/><Relationship Id="rId293" Type="http://schemas.openxmlformats.org/officeDocument/2006/relationships/oleObject" Target="embeddings/oleObject158.bin"/><Relationship Id="rId294" Type="http://schemas.openxmlformats.org/officeDocument/2006/relationships/image" Target="media/image131.emf"/><Relationship Id="rId295" Type="http://schemas.openxmlformats.org/officeDocument/2006/relationships/oleObject" Target="embeddings/oleObject159.bin"/><Relationship Id="rId296" Type="http://schemas.openxmlformats.org/officeDocument/2006/relationships/image" Target="media/image132.emf"/><Relationship Id="rId297" Type="http://schemas.openxmlformats.org/officeDocument/2006/relationships/oleObject" Target="embeddings/oleObject160.bin"/><Relationship Id="rId298" Type="http://schemas.openxmlformats.org/officeDocument/2006/relationships/image" Target="media/image133.emf"/><Relationship Id="rId299" Type="http://schemas.openxmlformats.org/officeDocument/2006/relationships/oleObject" Target="embeddings/oleObject161.bin"/><Relationship Id="rId740" Type="http://schemas.openxmlformats.org/officeDocument/2006/relationships/oleObject" Target="embeddings/oleObject402.bin"/><Relationship Id="rId741" Type="http://schemas.openxmlformats.org/officeDocument/2006/relationships/image" Target="media/image334.emf"/><Relationship Id="rId742" Type="http://schemas.openxmlformats.org/officeDocument/2006/relationships/oleObject" Target="embeddings/oleObject403.bin"/><Relationship Id="rId743" Type="http://schemas.openxmlformats.org/officeDocument/2006/relationships/image" Target="media/image335.emf"/><Relationship Id="rId744" Type="http://schemas.openxmlformats.org/officeDocument/2006/relationships/oleObject" Target="embeddings/oleObject404.bin"/><Relationship Id="rId745" Type="http://schemas.openxmlformats.org/officeDocument/2006/relationships/image" Target="media/image336.emf"/><Relationship Id="rId746" Type="http://schemas.openxmlformats.org/officeDocument/2006/relationships/oleObject" Target="embeddings/oleObject405.bin"/><Relationship Id="rId747" Type="http://schemas.openxmlformats.org/officeDocument/2006/relationships/oleObject" Target="embeddings/oleObject406.bin"/><Relationship Id="rId748" Type="http://schemas.openxmlformats.org/officeDocument/2006/relationships/image" Target="media/image337.emf"/><Relationship Id="rId749" Type="http://schemas.openxmlformats.org/officeDocument/2006/relationships/oleObject" Target="embeddings/oleObject407.bin"/><Relationship Id="rId50" Type="http://schemas.openxmlformats.org/officeDocument/2006/relationships/oleObject" Target="embeddings/oleObject24.bin"/><Relationship Id="rId51" Type="http://schemas.openxmlformats.org/officeDocument/2006/relationships/oleObject" Target="embeddings/oleObject25.bin"/><Relationship Id="rId52" Type="http://schemas.openxmlformats.org/officeDocument/2006/relationships/oleObject" Target="embeddings/oleObject26.bin"/><Relationship Id="rId53" Type="http://schemas.openxmlformats.org/officeDocument/2006/relationships/image" Target="media/image22.emf"/><Relationship Id="rId54" Type="http://schemas.openxmlformats.org/officeDocument/2006/relationships/oleObject" Target="embeddings/oleObject27.bin"/><Relationship Id="rId55" Type="http://schemas.openxmlformats.org/officeDocument/2006/relationships/oleObject" Target="embeddings/oleObject28.bin"/><Relationship Id="rId56" Type="http://schemas.openxmlformats.org/officeDocument/2006/relationships/oleObject" Target="embeddings/oleObject29.bin"/><Relationship Id="rId57" Type="http://schemas.openxmlformats.org/officeDocument/2006/relationships/image" Target="media/image23.emf"/><Relationship Id="rId58" Type="http://schemas.openxmlformats.org/officeDocument/2006/relationships/oleObject" Target="embeddings/oleObject30.bin"/><Relationship Id="rId59" Type="http://schemas.openxmlformats.org/officeDocument/2006/relationships/image" Target="media/image24.emf"/><Relationship Id="rId420" Type="http://schemas.openxmlformats.org/officeDocument/2006/relationships/image" Target="media/image193.emf"/><Relationship Id="rId421" Type="http://schemas.openxmlformats.org/officeDocument/2006/relationships/oleObject" Target="embeddings/oleObject223.bin"/><Relationship Id="rId422" Type="http://schemas.openxmlformats.org/officeDocument/2006/relationships/oleObject" Target="embeddings/oleObject224.bin"/><Relationship Id="rId423" Type="http://schemas.openxmlformats.org/officeDocument/2006/relationships/image" Target="media/image194.emf"/><Relationship Id="rId424" Type="http://schemas.openxmlformats.org/officeDocument/2006/relationships/oleObject" Target="embeddings/oleObject225.bin"/><Relationship Id="rId425" Type="http://schemas.openxmlformats.org/officeDocument/2006/relationships/image" Target="media/image195.emf"/><Relationship Id="rId426" Type="http://schemas.openxmlformats.org/officeDocument/2006/relationships/oleObject" Target="embeddings/oleObject226.bin"/><Relationship Id="rId427" Type="http://schemas.openxmlformats.org/officeDocument/2006/relationships/image" Target="media/image196.png"/><Relationship Id="rId428" Type="http://schemas.openxmlformats.org/officeDocument/2006/relationships/oleObject" Target="embeddings/oleObject227.bin"/><Relationship Id="rId429" Type="http://schemas.openxmlformats.org/officeDocument/2006/relationships/image" Target="media/image197.emf"/><Relationship Id="rId1100" Type="http://schemas.openxmlformats.org/officeDocument/2006/relationships/image" Target="media/image501.emf"/><Relationship Id="rId1101" Type="http://schemas.openxmlformats.org/officeDocument/2006/relationships/oleObject" Target="embeddings/oleObject595.bin"/><Relationship Id="rId1102" Type="http://schemas.openxmlformats.org/officeDocument/2006/relationships/image" Target="media/image502.emf"/><Relationship Id="rId1103" Type="http://schemas.openxmlformats.org/officeDocument/2006/relationships/oleObject" Target="embeddings/oleObject596.bin"/><Relationship Id="rId1104" Type="http://schemas.openxmlformats.org/officeDocument/2006/relationships/oleObject" Target="embeddings/oleObject597.bin"/><Relationship Id="rId1105" Type="http://schemas.openxmlformats.org/officeDocument/2006/relationships/image" Target="media/image503.emf"/><Relationship Id="rId1106" Type="http://schemas.openxmlformats.org/officeDocument/2006/relationships/oleObject" Target="embeddings/oleObject598.bin"/><Relationship Id="rId1107" Type="http://schemas.openxmlformats.org/officeDocument/2006/relationships/image" Target="media/image504.emf"/><Relationship Id="rId1108" Type="http://schemas.openxmlformats.org/officeDocument/2006/relationships/oleObject" Target="embeddings/oleObject599.bin"/><Relationship Id="rId1109" Type="http://schemas.openxmlformats.org/officeDocument/2006/relationships/oleObject" Target="embeddings/oleObject600.bin"/><Relationship Id="rId100" Type="http://schemas.openxmlformats.org/officeDocument/2006/relationships/image" Target="media/image43.emf"/><Relationship Id="rId101" Type="http://schemas.openxmlformats.org/officeDocument/2006/relationships/oleObject" Target="embeddings/oleObject53.bin"/><Relationship Id="rId102" Type="http://schemas.openxmlformats.org/officeDocument/2006/relationships/image" Target="media/image44.emf"/><Relationship Id="rId103" Type="http://schemas.openxmlformats.org/officeDocument/2006/relationships/oleObject" Target="embeddings/oleObject54.bin"/><Relationship Id="rId104" Type="http://schemas.openxmlformats.org/officeDocument/2006/relationships/image" Target="media/image45.emf"/><Relationship Id="rId105" Type="http://schemas.openxmlformats.org/officeDocument/2006/relationships/oleObject" Target="embeddings/oleObject55.bin"/><Relationship Id="rId106" Type="http://schemas.openxmlformats.org/officeDocument/2006/relationships/image" Target="media/image46.emf"/><Relationship Id="rId107" Type="http://schemas.openxmlformats.org/officeDocument/2006/relationships/oleObject" Target="embeddings/oleObject56.bin"/><Relationship Id="rId108" Type="http://schemas.openxmlformats.org/officeDocument/2006/relationships/oleObject" Target="embeddings/oleObject57.bin"/><Relationship Id="rId109" Type="http://schemas.openxmlformats.org/officeDocument/2006/relationships/image" Target="media/image47.emf"/><Relationship Id="rId750" Type="http://schemas.openxmlformats.org/officeDocument/2006/relationships/image" Target="media/image338.emf"/><Relationship Id="rId751" Type="http://schemas.openxmlformats.org/officeDocument/2006/relationships/oleObject" Target="embeddings/oleObject408.bin"/><Relationship Id="rId752" Type="http://schemas.openxmlformats.org/officeDocument/2006/relationships/image" Target="media/image339.emf"/><Relationship Id="rId753" Type="http://schemas.openxmlformats.org/officeDocument/2006/relationships/oleObject" Target="embeddings/oleObject409.bin"/><Relationship Id="rId754" Type="http://schemas.openxmlformats.org/officeDocument/2006/relationships/image" Target="media/image340.emf"/><Relationship Id="rId755" Type="http://schemas.openxmlformats.org/officeDocument/2006/relationships/oleObject" Target="embeddings/oleObject410.bin"/><Relationship Id="rId756" Type="http://schemas.openxmlformats.org/officeDocument/2006/relationships/image" Target="media/image341.emf"/><Relationship Id="rId757" Type="http://schemas.openxmlformats.org/officeDocument/2006/relationships/oleObject" Target="embeddings/oleObject411.bin"/><Relationship Id="rId758" Type="http://schemas.openxmlformats.org/officeDocument/2006/relationships/image" Target="media/image342.emf"/><Relationship Id="rId759" Type="http://schemas.openxmlformats.org/officeDocument/2006/relationships/oleObject" Target="embeddings/oleObject412.bin"/><Relationship Id="rId60" Type="http://schemas.openxmlformats.org/officeDocument/2006/relationships/oleObject" Target="embeddings/oleObject31.bin"/><Relationship Id="rId61" Type="http://schemas.openxmlformats.org/officeDocument/2006/relationships/oleObject" Target="embeddings/oleObject32.bin"/><Relationship Id="rId62" Type="http://schemas.openxmlformats.org/officeDocument/2006/relationships/image" Target="media/image25.emf"/><Relationship Id="rId63" Type="http://schemas.openxmlformats.org/officeDocument/2006/relationships/oleObject" Target="embeddings/oleObject33.bin"/><Relationship Id="rId64" Type="http://schemas.openxmlformats.org/officeDocument/2006/relationships/image" Target="media/image26.emf"/><Relationship Id="rId65" Type="http://schemas.openxmlformats.org/officeDocument/2006/relationships/oleObject" Target="embeddings/oleObject34.bin"/><Relationship Id="rId66" Type="http://schemas.openxmlformats.org/officeDocument/2006/relationships/image" Target="media/image27.emf"/><Relationship Id="rId67" Type="http://schemas.openxmlformats.org/officeDocument/2006/relationships/oleObject" Target="embeddings/oleObject35.bin"/><Relationship Id="rId68" Type="http://schemas.openxmlformats.org/officeDocument/2006/relationships/image" Target="media/image28.emf"/><Relationship Id="rId69" Type="http://schemas.openxmlformats.org/officeDocument/2006/relationships/oleObject" Target="embeddings/oleObject36.bin"/><Relationship Id="rId430" Type="http://schemas.openxmlformats.org/officeDocument/2006/relationships/oleObject" Target="embeddings/oleObject228.bin"/><Relationship Id="rId431" Type="http://schemas.openxmlformats.org/officeDocument/2006/relationships/image" Target="media/image198.emf"/><Relationship Id="rId432" Type="http://schemas.openxmlformats.org/officeDocument/2006/relationships/oleObject" Target="embeddings/oleObject229.bin"/><Relationship Id="rId433" Type="http://schemas.openxmlformats.org/officeDocument/2006/relationships/image" Target="media/image199.emf"/><Relationship Id="rId434" Type="http://schemas.openxmlformats.org/officeDocument/2006/relationships/oleObject" Target="embeddings/oleObject230.bin"/><Relationship Id="rId435" Type="http://schemas.openxmlformats.org/officeDocument/2006/relationships/image" Target="media/image200.emf"/><Relationship Id="rId436" Type="http://schemas.openxmlformats.org/officeDocument/2006/relationships/oleObject" Target="embeddings/oleObject231.bin"/><Relationship Id="rId437" Type="http://schemas.openxmlformats.org/officeDocument/2006/relationships/image" Target="media/image201.emf"/><Relationship Id="rId438" Type="http://schemas.openxmlformats.org/officeDocument/2006/relationships/oleObject" Target="embeddings/oleObject232.bin"/><Relationship Id="rId439" Type="http://schemas.openxmlformats.org/officeDocument/2006/relationships/image" Target="media/image202.emf"/><Relationship Id="rId1110" Type="http://schemas.openxmlformats.org/officeDocument/2006/relationships/image" Target="media/image505.emf"/><Relationship Id="rId1111" Type="http://schemas.openxmlformats.org/officeDocument/2006/relationships/oleObject" Target="embeddings/oleObject601.bin"/><Relationship Id="rId1112" Type="http://schemas.openxmlformats.org/officeDocument/2006/relationships/image" Target="media/image506.emf"/><Relationship Id="rId1113" Type="http://schemas.openxmlformats.org/officeDocument/2006/relationships/oleObject" Target="embeddings/oleObject602.bin"/><Relationship Id="rId1114" Type="http://schemas.openxmlformats.org/officeDocument/2006/relationships/image" Target="media/image507.emf"/><Relationship Id="rId1115" Type="http://schemas.openxmlformats.org/officeDocument/2006/relationships/oleObject" Target="embeddings/oleObject603.bin"/><Relationship Id="rId1116" Type="http://schemas.openxmlformats.org/officeDocument/2006/relationships/image" Target="media/image508.emf"/><Relationship Id="rId1117" Type="http://schemas.openxmlformats.org/officeDocument/2006/relationships/oleObject" Target="embeddings/oleObject604.bin"/><Relationship Id="rId1118" Type="http://schemas.openxmlformats.org/officeDocument/2006/relationships/image" Target="media/image509.emf"/><Relationship Id="rId1119" Type="http://schemas.openxmlformats.org/officeDocument/2006/relationships/oleObject" Target="embeddings/oleObject605.bin"/><Relationship Id="rId110" Type="http://schemas.openxmlformats.org/officeDocument/2006/relationships/oleObject" Target="embeddings/oleObject58.bin"/><Relationship Id="rId111" Type="http://schemas.openxmlformats.org/officeDocument/2006/relationships/image" Target="media/image48.emf"/><Relationship Id="rId112" Type="http://schemas.openxmlformats.org/officeDocument/2006/relationships/oleObject" Target="embeddings/oleObject59.bin"/><Relationship Id="rId113" Type="http://schemas.openxmlformats.org/officeDocument/2006/relationships/image" Target="media/image49.emf"/><Relationship Id="rId114" Type="http://schemas.openxmlformats.org/officeDocument/2006/relationships/oleObject" Target="embeddings/oleObject60.bin"/><Relationship Id="rId115" Type="http://schemas.openxmlformats.org/officeDocument/2006/relationships/image" Target="media/image50.emf"/><Relationship Id="rId116" Type="http://schemas.openxmlformats.org/officeDocument/2006/relationships/oleObject" Target="embeddings/oleObject61.bin"/><Relationship Id="rId117" Type="http://schemas.openxmlformats.org/officeDocument/2006/relationships/image" Target="media/image51.emf"/><Relationship Id="rId118" Type="http://schemas.openxmlformats.org/officeDocument/2006/relationships/oleObject" Target="embeddings/oleObject62.bin"/><Relationship Id="rId119" Type="http://schemas.openxmlformats.org/officeDocument/2006/relationships/oleObject" Target="embeddings/oleObject63.bin"/><Relationship Id="rId760" Type="http://schemas.openxmlformats.org/officeDocument/2006/relationships/image" Target="media/image343.emf"/><Relationship Id="rId761" Type="http://schemas.openxmlformats.org/officeDocument/2006/relationships/oleObject" Target="embeddings/oleObject413.bin"/><Relationship Id="rId762" Type="http://schemas.openxmlformats.org/officeDocument/2006/relationships/image" Target="media/image344.emf"/><Relationship Id="rId763" Type="http://schemas.openxmlformats.org/officeDocument/2006/relationships/oleObject" Target="embeddings/oleObject414.bin"/><Relationship Id="rId764" Type="http://schemas.openxmlformats.org/officeDocument/2006/relationships/image" Target="media/image345.emf"/><Relationship Id="rId765" Type="http://schemas.openxmlformats.org/officeDocument/2006/relationships/oleObject" Target="embeddings/oleObject415.bin"/><Relationship Id="rId766" Type="http://schemas.openxmlformats.org/officeDocument/2006/relationships/image" Target="media/image346.emf"/><Relationship Id="rId767" Type="http://schemas.openxmlformats.org/officeDocument/2006/relationships/oleObject" Target="embeddings/oleObject416.bin"/><Relationship Id="rId768" Type="http://schemas.openxmlformats.org/officeDocument/2006/relationships/image" Target="media/image347.emf"/><Relationship Id="rId769" Type="http://schemas.openxmlformats.org/officeDocument/2006/relationships/oleObject" Target="embeddings/oleObject417.bin"/><Relationship Id="rId70" Type="http://schemas.openxmlformats.org/officeDocument/2006/relationships/image" Target="media/image29.emf"/><Relationship Id="rId71" Type="http://schemas.openxmlformats.org/officeDocument/2006/relationships/oleObject" Target="embeddings/oleObject37.bin"/><Relationship Id="rId72" Type="http://schemas.openxmlformats.org/officeDocument/2006/relationships/image" Target="media/image30.emf"/><Relationship Id="rId73" Type="http://schemas.openxmlformats.org/officeDocument/2006/relationships/oleObject" Target="embeddings/oleObject38.bin"/><Relationship Id="rId74" Type="http://schemas.openxmlformats.org/officeDocument/2006/relationships/image" Target="media/image31.emf"/><Relationship Id="rId75" Type="http://schemas.openxmlformats.org/officeDocument/2006/relationships/oleObject" Target="embeddings/oleObject39.bin"/><Relationship Id="rId76" Type="http://schemas.openxmlformats.org/officeDocument/2006/relationships/oleObject" Target="embeddings/oleObject40.bin"/><Relationship Id="rId77" Type="http://schemas.openxmlformats.org/officeDocument/2006/relationships/image" Target="media/image32.emf"/><Relationship Id="rId78" Type="http://schemas.openxmlformats.org/officeDocument/2006/relationships/oleObject" Target="embeddings/oleObject41.bin"/><Relationship Id="rId79" Type="http://schemas.openxmlformats.org/officeDocument/2006/relationships/image" Target="media/image33.emf"/><Relationship Id="rId440" Type="http://schemas.openxmlformats.org/officeDocument/2006/relationships/oleObject" Target="embeddings/oleObject233.bin"/><Relationship Id="rId441" Type="http://schemas.openxmlformats.org/officeDocument/2006/relationships/image" Target="media/image203.png"/><Relationship Id="rId442" Type="http://schemas.openxmlformats.org/officeDocument/2006/relationships/image" Target="media/image204.emf"/><Relationship Id="rId443" Type="http://schemas.openxmlformats.org/officeDocument/2006/relationships/oleObject" Target="embeddings/oleObject234.bin"/><Relationship Id="rId444" Type="http://schemas.openxmlformats.org/officeDocument/2006/relationships/image" Target="media/image205.emf"/><Relationship Id="rId445" Type="http://schemas.openxmlformats.org/officeDocument/2006/relationships/oleObject" Target="embeddings/oleObject235.bin"/><Relationship Id="rId446" Type="http://schemas.openxmlformats.org/officeDocument/2006/relationships/image" Target="media/image206.emf"/><Relationship Id="rId447" Type="http://schemas.openxmlformats.org/officeDocument/2006/relationships/oleObject" Target="embeddings/oleObject236.bin"/><Relationship Id="rId448" Type="http://schemas.openxmlformats.org/officeDocument/2006/relationships/oleObject" Target="embeddings/oleObject237.bin"/><Relationship Id="rId449" Type="http://schemas.openxmlformats.org/officeDocument/2006/relationships/image" Target="media/image207.emf"/><Relationship Id="rId1120" Type="http://schemas.openxmlformats.org/officeDocument/2006/relationships/image" Target="media/image510.emf"/><Relationship Id="rId1121" Type="http://schemas.openxmlformats.org/officeDocument/2006/relationships/oleObject" Target="embeddings/oleObject606.bin"/><Relationship Id="rId1122" Type="http://schemas.openxmlformats.org/officeDocument/2006/relationships/image" Target="media/image511.emf"/><Relationship Id="rId1123" Type="http://schemas.openxmlformats.org/officeDocument/2006/relationships/oleObject" Target="embeddings/oleObject607.bin"/><Relationship Id="rId1124" Type="http://schemas.openxmlformats.org/officeDocument/2006/relationships/image" Target="media/image512.emf"/><Relationship Id="rId1125" Type="http://schemas.openxmlformats.org/officeDocument/2006/relationships/oleObject" Target="embeddings/oleObject608.bin"/><Relationship Id="rId1126" Type="http://schemas.openxmlformats.org/officeDocument/2006/relationships/image" Target="media/image513.emf"/><Relationship Id="rId1127" Type="http://schemas.openxmlformats.org/officeDocument/2006/relationships/oleObject" Target="embeddings/oleObject609.bin"/><Relationship Id="rId1128" Type="http://schemas.openxmlformats.org/officeDocument/2006/relationships/image" Target="media/image514.emf"/><Relationship Id="rId1129" Type="http://schemas.openxmlformats.org/officeDocument/2006/relationships/oleObject" Target="embeddings/oleObject610.bin"/><Relationship Id="rId120" Type="http://schemas.openxmlformats.org/officeDocument/2006/relationships/image" Target="media/image52.emf"/><Relationship Id="rId121" Type="http://schemas.openxmlformats.org/officeDocument/2006/relationships/oleObject" Target="embeddings/oleObject64.bin"/><Relationship Id="rId122" Type="http://schemas.openxmlformats.org/officeDocument/2006/relationships/image" Target="media/image53.emf"/><Relationship Id="rId123" Type="http://schemas.openxmlformats.org/officeDocument/2006/relationships/oleObject" Target="embeddings/oleObject65.bin"/><Relationship Id="rId124" Type="http://schemas.openxmlformats.org/officeDocument/2006/relationships/image" Target="media/image54.emf"/><Relationship Id="rId125" Type="http://schemas.openxmlformats.org/officeDocument/2006/relationships/oleObject" Target="embeddings/oleObject66.bin"/><Relationship Id="rId126" Type="http://schemas.openxmlformats.org/officeDocument/2006/relationships/image" Target="media/image55.emf"/><Relationship Id="rId127" Type="http://schemas.openxmlformats.org/officeDocument/2006/relationships/oleObject" Target="embeddings/oleObject67.bin"/><Relationship Id="rId128" Type="http://schemas.openxmlformats.org/officeDocument/2006/relationships/image" Target="media/image56.emf"/><Relationship Id="rId129" Type="http://schemas.openxmlformats.org/officeDocument/2006/relationships/oleObject" Target="embeddings/oleObject68.bin"/><Relationship Id="rId770" Type="http://schemas.openxmlformats.org/officeDocument/2006/relationships/image" Target="media/image348.emf"/><Relationship Id="rId771" Type="http://schemas.openxmlformats.org/officeDocument/2006/relationships/oleObject" Target="embeddings/oleObject418.bin"/><Relationship Id="rId772" Type="http://schemas.openxmlformats.org/officeDocument/2006/relationships/image" Target="media/image349.emf"/><Relationship Id="rId773" Type="http://schemas.openxmlformats.org/officeDocument/2006/relationships/oleObject" Target="embeddings/oleObject419.bin"/><Relationship Id="rId774" Type="http://schemas.openxmlformats.org/officeDocument/2006/relationships/image" Target="media/image350.emf"/><Relationship Id="rId775" Type="http://schemas.openxmlformats.org/officeDocument/2006/relationships/oleObject" Target="embeddings/oleObject420.bin"/><Relationship Id="rId776" Type="http://schemas.openxmlformats.org/officeDocument/2006/relationships/image" Target="media/image351.png"/><Relationship Id="rId777" Type="http://schemas.openxmlformats.org/officeDocument/2006/relationships/image" Target="media/image352.emf"/><Relationship Id="rId778" Type="http://schemas.openxmlformats.org/officeDocument/2006/relationships/oleObject" Target="embeddings/oleObject421.bin"/><Relationship Id="rId779" Type="http://schemas.openxmlformats.org/officeDocument/2006/relationships/image" Target="media/image353.emf"/><Relationship Id="rId80" Type="http://schemas.openxmlformats.org/officeDocument/2006/relationships/oleObject" Target="embeddings/oleObject42.bin"/><Relationship Id="rId81" Type="http://schemas.openxmlformats.org/officeDocument/2006/relationships/image" Target="media/image34.emf"/><Relationship Id="rId82" Type="http://schemas.openxmlformats.org/officeDocument/2006/relationships/oleObject" Target="embeddings/oleObject43.bin"/><Relationship Id="rId83" Type="http://schemas.openxmlformats.org/officeDocument/2006/relationships/image" Target="media/image35.emf"/><Relationship Id="rId84" Type="http://schemas.openxmlformats.org/officeDocument/2006/relationships/oleObject" Target="embeddings/oleObject44.bin"/><Relationship Id="rId85" Type="http://schemas.openxmlformats.org/officeDocument/2006/relationships/image" Target="media/image36.emf"/><Relationship Id="rId86" Type="http://schemas.openxmlformats.org/officeDocument/2006/relationships/oleObject" Target="embeddings/oleObject45.bin"/><Relationship Id="rId87" Type="http://schemas.openxmlformats.org/officeDocument/2006/relationships/image" Target="media/image37.emf"/><Relationship Id="rId88" Type="http://schemas.openxmlformats.org/officeDocument/2006/relationships/oleObject" Target="embeddings/oleObject46.bin"/><Relationship Id="rId89" Type="http://schemas.openxmlformats.org/officeDocument/2006/relationships/image" Target="media/image38.emf"/><Relationship Id="rId450" Type="http://schemas.openxmlformats.org/officeDocument/2006/relationships/oleObject" Target="embeddings/oleObject238.bin"/><Relationship Id="rId451" Type="http://schemas.openxmlformats.org/officeDocument/2006/relationships/image" Target="media/image208.emf"/><Relationship Id="rId452" Type="http://schemas.openxmlformats.org/officeDocument/2006/relationships/oleObject" Target="embeddings/oleObject239.bin"/><Relationship Id="rId453" Type="http://schemas.openxmlformats.org/officeDocument/2006/relationships/oleObject" Target="embeddings/oleObject240.bin"/><Relationship Id="rId454" Type="http://schemas.openxmlformats.org/officeDocument/2006/relationships/image" Target="media/image209.emf"/><Relationship Id="rId455" Type="http://schemas.openxmlformats.org/officeDocument/2006/relationships/oleObject" Target="embeddings/oleObject241.bin"/><Relationship Id="rId456" Type="http://schemas.openxmlformats.org/officeDocument/2006/relationships/image" Target="media/image210.emf"/><Relationship Id="rId459" Type="http://schemas.openxmlformats.org/officeDocument/2006/relationships/oleObject" Target="embeddings/oleObject243.bin"/><Relationship Id="rId457" Type="http://schemas.openxmlformats.org/officeDocument/2006/relationships/oleObject" Target="embeddings/oleObject242.bin"/><Relationship Id="rId458" Type="http://schemas.openxmlformats.org/officeDocument/2006/relationships/image" Target="media/image211.emf"/><Relationship Id="rId1130" Type="http://schemas.openxmlformats.org/officeDocument/2006/relationships/image" Target="media/image515.emf"/><Relationship Id="rId1131" Type="http://schemas.openxmlformats.org/officeDocument/2006/relationships/oleObject" Target="embeddings/oleObject611.bin"/><Relationship Id="rId1132" Type="http://schemas.openxmlformats.org/officeDocument/2006/relationships/image" Target="media/image516.emf"/><Relationship Id="rId1133" Type="http://schemas.openxmlformats.org/officeDocument/2006/relationships/oleObject" Target="embeddings/oleObject612.bin"/><Relationship Id="rId1134" Type="http://schemas.openxmlformats.org/officeDocument/2006/relationships/image" Target="media/image517.emf"/><Relationship Id="rId1135" Type="http://schemas.openxmlformats.org/officeDocument/2006/relationships/oleObject" Target="embeddings/oleObject613.bin"/><Relationship Id="rId1136" Type="http://schemas.openxmlformats.org/officeDocument/2006/relationships/image" Target="media/image518.emf"/><Relationship Id="rId1137" Type="http://schemas.openxmlformats.org/officeDocument/2006/relationships/oleObject" Target="embeddings/oleObject614.bin"/><Relationship Id="rId1138" Type="http://schemas.openxmlformats.org/officeDocument/2006/relationships/image" Target="media/image519.emf"/><Relationship Id="rId1139" Type="http://schemas.openxmlformats.org/officeDocument/2006/relationships/oleObject" Target="embeddings/oleObject615.bin"/><Relationship Id="rId130" Type="http://schemas.openxmlformats.org/officeDocument/2006/relationships/image" Target="media/image57.emf"/><Relationship Id="rId131" Type="http://schemas.openxmlformats.org/officeDocument/2006/relationships/oleObject" Target="embeddings/oleObject69.bin"/><Relationship Id="rId132" Type="http://schemas.openxmlformats.org/officeDocument/2006/relationships/image" Target="media/image58.emf"/><Relationship Id="rId133" Type="http://schemas.openxmlformats.org/officeDocument/2006/relationships/oleObject" Target="embeddings/oleObject70.bin"/><Relationship Id="rId134" Type="http://schemas.openxmlformats.org/officeDocument/2006/relationships/image" Target="media/image59.emf"/><Relationship Id="rId135" Type="http://schemas.openxmlformats.org/officeDocument/2006/relationships/oleObject" Target="embeddings/oleObject71.bin"/><Relationship Id="rId136" Type="http://schemas.openxmlformats.org/officeDocument/2006/relationships/image" Target="media/image60.emf"/><Relationship Id="rId137" Type="http://schemas.openxmlformats.org/officeDocument/2006/relationships/oleObject" Target="embeddings/oleObject72.bin"/><Relationship Id="rId138" Type="http://schemas.openxmlformats.org/officeDocument/2006/relationships/oleObject" Target="embeddings/oleObject73.bin"/><Relationship Id="rId139" Type="http://schemas.openxmlformats.org/officeDocument/2006/relationships/image" Target="media/image61.emf"/><Relationship Id="rId900" Type="http://schemas.openxmlformats.org/officeDocument/2006/relationships/image" Target="media/image410.emf"/><Relationship Id="rId901" Type="http://schemas.openxmlformats.org/officeDocument/2006/relationships/oleObject" Target="embeddings/oleObject486.bin"/><Relationship Id="rId902" Type="http://schemas.openxmlformats.org/officeDocument/2006/relationships/image" Target="media/image411.emf"/><Relationship Id="rId903" Type="http://schemas.openxmlformats.org/officeDocument/2006/relationships/oleObject" Target="embeddings/oleObject487.bin"/><Relationship Id="rId904" Type="http://schemas.openxmlformats.org/officeDocument/2006/relationships/image" Target="media/image412.emf"/><Relationship Id="rId905" Type="http://schemas.openxmlformats.org/officeDocument/2006/relationships/oleObject" Target="embeddings/oleObject488.bin"/><Relationship Id="rId906" Type="http://schemas.openxmlformats.org/officeDocument/2006/relationships/image" Target="media/image413.emf"/><Relationship Id="rId907" Type="http://schemas.openxmlformats.org/officeDocument/2006/relationships/oleObject" Target="embeddings/oleObject489.bin"/><Relationship Id="rId908" Type="http://schemas.openxmlformats.org/officeDocument/2006/relationships/image" Target="media/image414.emf"/><Relationship Id="rId909" Type="http://schemas.openxmlformats.org/officeDocument/2006/relationships/oleObject" Target="embeddings/oleObject490.bin"/><Relationship Id="rId780" Type="http://schemas.openxmlformats.org/officeDocument/2006/relationships/oleObject" Target="embeddings/oleObject422.bin"/><Relationship Id="rId781" Type="http://schemas.openxmlformats.org/officeDocument/2006/relationships/image" Target="media/image354.emf"/><Relationship Id="rId782" Type="http://schemas.openxmlformats.org/officeDocument/2006/relationships/oleObject" Target="embeddings/oleObject423.bin"/><Relationship Id="rId783" Type="http://schemas.openxmlformats.org/officeDocument/2006/relationships/oleObject" Target="embeddings/oleObject424.bin"/><Relationship Id="rId784" Type="http://schemas.openxmlformats.org/officeDocument/2006/relationships/image" Target="media/image355.emf"/><Relationship Id="rId785" Type="http://schemas.openxmlformats.org/officeDocument/2006/relationships/oleObject" Target="embeddings/oleObject425.bin"/><Relationship Id="rId786" Type="http://schemas.openxmlformats.org/officeDocument/2006/relationships/image" Target="media/image356.emf"/><Relationship Id="rId787" Type="http://schemas.openxmlformats.org/officeDocument/2006/relationships/oleObject" Target="embeddings/oleObject426.bin"/><Relationship Id="rId788" Type="http://schemas.openxmlformats.org/officeDocument/2006/relationships/image" Target="media/image357.emf"/><Relationship Id="rId789" Type="http://schemas.openxmlformats.org/officeDocument/2006/relationships/oleObject" Target="embeddings/oleObject427.bin"/><Relationship Id="rId90" Type="http://schemas.openxmlformats.org/officeDocument/2006/relationships/oleObject" Target="embeddings/oleObject47.bin"/><Relationship Id="rId91" Type="http://schemas.openxmlformats.org/officeDocument/2006/relationships/image" Target="media/image39.emf"/><Relationship Id="rId92" Type="http://schemas.openxmlformats.org/officeDocument/2006/relationships/oleObject" Target="embeddings/oleObject48.bin"/><Relationship Id="rId93" Type="http://schemas.openxmlformats.org/officeDocument/2006/relationships/oleObject" Target="embeddings/oleObject49.bin"/><Relationship Id="rId94" Type="http://schemas.openxmlformats.org/officeDocument/2006/relationships/image" Target="media/image40.emf"/><Relationship Id="rId95" Type="http://schemas.openxmlformats.org/officeDocument/2006/relationships/oleObject" Target="embeddings/oleObject50.bin"/><Relationship Id="rId96" Type="http://schemas.openxmlformats.org/officeDocument/2006/relationships/image" Target="media/image41.emf"/><Relationship Id="rId97" Type="http://schemas.openxmlformats.org/officeDocument/2006/relationships/oleObject" Target="embeddings/oleObject51.bin"/><Relationship Id="rId98" Type="http://schemas.openxmlformats.org/officeDocument/2006/relationships/image" Target="media/image42.emf"/><Relationship Id="rId99" Type="http://schemas.openxmlformats.org/officeDocument/2006/relationships/oleObject" Target="embeddings/oleObject52.bin"/><Relationship Id="rId460" Type="http://schemas.openxmlformats.org/officeDocument/2006/relationships/image" Target="media/image212.emf"/><Relationship Id="rId461" Type="http://schemas.openxmlformats.org/officeDocument/2006/relationships/oleObject" Target="embeddings/oleObject244.bin"/><Relationship Id="rId462" Type="http://schemas.openxmlformats.org/officeDocument/2006/relationships/image" Target="media/image213.emf"/><Relationship Id="rId463" Type="http://schemas.openxmlformats.org/officeDocument/2006/relationships/oleObject" Target="embeddings/oleObject245.bin"/><Relationship Id="rId464" Type="http://schemas.openxmlformats.org/officeDocument/2006/relationships/image" Target="media/image214.emf"/><Relationship Id="rId465" Type="http://schemas.openxmlformats.org/officeDocument/2006/relationships/oleObject" Target="embeddings/oleObject246.bin"/><Relationship Id="rId466" Type="http://schemas.openxmlformats.org/officeDocument/2006/relationships/image" Target="media/image215.emf"/><Relationship Id="rId467" Type="http://schemas.openxmlformats.org/officeDocument/2006/relationships/oleObject" Target="embeddings/oleObject247.bin"/><Relationship Id="rId468" Type="http://schemas.openxmlformats.org/officeDocument/2006/relationships/image" Target="media/image216.emf"/><Relationship Id="rId469" Type="http://schemas.openxmlformats.org/officeDocument/2006/relationships/oleObject" Target="embeddings/oleObject248.bin"/><Relationship Id="rId1140" Type="http://schemas.openxmlformats.org/officeDocument/2006/relationships/image" Target="media/image520.emf"/><Relationship Id="rId1141" Type="http://schemas.openxmlformats.org/officeDocument/2006/relationships/oleObject" Target="embeddings/oleObject616.bin"/><Relationship Id="rId1142" Type="http://schemas.openxmlformats.org/officeDocument/2006/relationships/image" Target="media/image521.emf"/><Relationship Id="rId1143" Type="http://schemas.openxmlformats.org/officeDocument/2006/relationships/oleObject" Target="embeddings/oleObject617.bin"/><Relationship Id="rId1144" Type="http://schemas.openxmlformats.org/officeDocument/2006/relationships/image" Target="media/image522.emf"/><Relationship Id="rId1145" Type="http://schemas.openxmlformats.org/officeDocument/2006/relationships/oleObject" Target="embeddings/oleObject618.bin"/><Relationship Id="rId1146" Type="http://schemas.openxmlformats.org/officeDocument/2006/relationships/image" Target="media/image523.emf"/><Relationship Id="rId1147" Type="http://schemas.openxmlformats.org/officeDocument/2006/relationships/oleObject" Target="embeddings/oleObject619.bin"/><Relationship Id="rId1148" Type="http://schemas.openxmlformats.org/officeDocument/2006/relationships/image" Target="media/image524.emf"/><Relationship Id="rId1149" Type="http://schemas.openxmlformats.org/officeDocument/2006/relationships/oleObject" Target="embeddings/oleObject620.bin"/><Relationship Id="rId140" Type="http://schemas.openxmlformats.org/officeDocument/2006/relationships/oleObject" Target="embeddings/oleObject74.bin"/><Relationship Id="rId141" Type="http://schemas.openxmlformats.org/officeDocument/2006/relationships/image" Target="media/image62.emf"/><Relationship Id="rId142" Type="http://schemas.openxmlformats.org/officeDocument/2006/relationships/oleObject" Target="embeddings/oleObject75.bin"/><Relationship Id="rId143" Type="http://schemas.openxmlformats.org/officeDocument/2006/relationships/image" Target="media/image63.emf"/><Relationship Id="rId144" Type="http://schemas.openxmlformats.org/officeDocument/2006/relationships/oleObject" Target="embeddings/oleObject76.bin"/><Relationship Id="rId145" Type="http://schemas.openxmlformats.org/officeDocument/2006/relationships/image" Target="media/image64.emf"/><Relationship Id="rId146" Type="http://schemas.openxmlformats.org/officeDocument/2006/relationships/oleObject" Target="embeddings/oleObject77.bin"/><Relationship Id="rId147" Type="http://schemas.openxmlformats.org/officeDocument/2006/relationships/image" Target="media/image65.emf"/><Relationship Id="rId148" Type="http://schemas.openxmlformats.org/officeDocument/2006/relationships/oleObject" Target="embeddings/oleObject78.bin"/><Relationship Id="rId149" Type="http://schemas.openxmlformats.org/officeDocument/2006/relationships/image" Target="media/image66.emf"/><Relationship Id="rId910" Type="http://schemas.openxmlformats.org/officeDocument/2006/relationships/image" Target="media/image415.emf"/><Relationship Id="rId911" Type="http://schemas.openxmlformats.org/officeDocument/2006/relationships/oleObject" Target="embeddings/oleObject491.bin"/><Relationship Id="rId912" Type="http://schemas.openxmlformats.org/officeDocument/2006/relationships/oleObject" Target="embeddings/oleObject492.bin"/><Relationship Id="rId913" Type="http://schemas.openxmlformats.org/officeDocument/2006/relationships/image" Target="media/image416.emf"/><Relationship Id="rId914" Type="http://schemas.openxmlformats.org/officeDocument/2006/relationships/oleObject" Target="embeddings/oleObject493.bin"/><Relationship Id="rId915" Type="http://schemas.openxmlformats.org/officeDocument/2006/relationships/image" Target="media/image417.emf"/><Relationship Id="rId916" Type="http://schemas.openxmlformats.org/officeDocument/2006/relationships/oleObject" Target="embeddings/oleObject494.bin"/><Relationship Id="rId917" Type="http://schemas.openxmlformats.org/officeDocument/2006/relationships/image" Target="media/image418.emf"/><Relationship Id="rId918" Type="http://schemas.openxmlformats.org/officeDocument/2006/relationships/oleObject" Target="embeddings/oleObject495.bin"/><Relationship Id="rId919" Type="http://schemas.openxmlformats.org/officeDocument/2006/relationships/image" Target="media/image419.emf"/><Relationship Id="rId790" Type="http://schemas.openxmlformats.org/officeDocument/2006/relationships/image" Target="media/image358.emf"/><Relationship Id="rId791" Type="http://schemas.openxmlformats.org/officeDocument/2006/relationships/oleObject" Target="embeddings/oleObject428.bin"/><Relationship Id="rId792" Type="http://schemas.openxmlformats.org/officeDocument/2006/relationships/image" Target="media/image359.emf"/><Relationship Id="rId793" Type="http://schemas.openxmlformats.org/officeDocument/2006/relationships/oleObject" Target="embeddings/oleObject429.bin"/><Relationship Id="rId794" Type="http://schemas.openxmlformats.org/officeDocument/2006/relationships/image" Target="media/image360.emf"/><Relationship Id="rId795" Type="http://schemas.openxmlformats.org/officeDocument/2006/relationships/oleObject" Target="embeddings/oleObject430.bin"/><Relationship Id="rId796" Type="http://schemas.openxmlformats.org/officeDocument/2006/relationships/image" Target="media/image361.emf"/><Relationship Id="rId797" Type="http://schemas.openxmlformats.org/officeDocument/2006/relationships/oleObject" Target="embeddings/oleObject431.bin"/><Relationship Id="rId798" Type="http://schemas.openxmlformats.org/officeDocument/2006/relationships/oleObject" Target="embeddings/oleObject432.bin"/><Relationship Id="rId799" Type="http://schemas.openxmlformats.org/officeDocument/2006/relationships/image" Target="media/image362.emf"/><Relationship Id="rId470" Type="http://schemas.openxmlformats.org/officeDocument/2006/relationships/image" Target="media/image217.emf"/><Relationship Id="rId471" Type="http://schemas.openxmlformats.org/officeDocument/2006/relationships/oleObject" Target="embeddings/oleObject249.bin"/><Relationship Id="rId472" Type="http://schemas.openxmlformats.org/officeDocument/2006/relationships/image" Target="media/image218.emf"/><Relationship Id="rId473" Type="http://schemas.openxmlformats.org/officeDocument/2006/relationships/oleObject" Target="embeddings/oleObject250.bin"/><Relationship Id="rId474" Type="http://schemas.openxmlformats.org/officeDocument/2006/relationships/image" Target="media/image219.emf"/><Relationship Id="rId475" Type="http://schemas.openxmlformats.org/officeDocument/2006/relationships/oleObject" Target="embeddings/oleObject251.bin"/><Relationship Id="rId476" Type="http://schemas.openxmlformats.org/officeDocument/2006/relationships/image" Target="media/image220.emf"/><Relationship Id="rId477" Type="http://schemas.openxmlformats.org/officeDocument/2006/relationships/oleObject" Target="embeddings/oleObject252.bin"/><Relationship Id="rId478" Type="http://schemas.openxmlformats.org/officeDocument/2006/relationships/image" Target="media/image221.png"/><Relationship Id="rId479" Type="http://schemas.openxmlformats.org/officeDocument/2006/relationships/image" Target="media/image222.emf"/><Relationship Id="rId1150" Type="http://schemas.openxmlformats.org/officeDocument/2006/relationships/oleObject" Target="embeddings/oleObject621.bin"/><Relationship Id="rId1151" Type="http://schemas.openxmlformats.org/officeDocument/2006/relationships/image" Target="media/image525.emf"/><Relationship Id="rId1152" Type="http://schemas.openxmlformats.org/officeDocument/2006/relationships/oleObject" Target="embeddings/oleObject622.bin"/><Relationship Id="rId1153" Type="http://schemas.openxmlformats.org/officeDocument/2006/relationships/image" Target="media/image526.emf"/><Relationship Id="rId1154" Type="http://schemas.openxmlformats.org/officeDocument/2006/relationships/oleObject" Target="embeddings/oleObject623.bin"/><Relationship Id="rId1155" Type="http://schemas.openxmlformats.org/officeDocument/2006/relationships/image" Target="media/image527.emf"/><Relationship Id="rId1156" Type="http://schemas.openxmlformats.org/officeDocument/2006/relationships/oleObject" Target="embeddings/oleObject624.bin"/><Relationship Id="rId1157" Type="http://schemas.openxmlformats.org/officeDocument/2006/relationships/image" Target="media/image528.emf"/><Relationship Id="rId1158" Type="http://schemas.openxmlformats.org/officeDocument/2006/relationships/oleObject" Target="embeddings/oleObject625.bin"/><Relationship Id="rId1159" Type="http://schemas.openxmlformats.org/officeDocument/2006/relationships/image" Target="media/image529.emf"/><Relationship Id="rId150" Type="http://schemas.openxmlformats.org/officeDocument/2006/relationships/oleObject" Target="embeddings/oleObject79.bin"/><Relationship Id="rId151" Type="http://schemas.openxmlformats.org/officeDocument/2006/relationships/oleObject" Target="embeddings/oleObject80.bin"/><Relationship Id="rId152" Type="http://schemas.openxmlformats.org/officeDocument/2006/relationships/image" Target="media/image67.emf"/><Relationship Id="rId153" Type="http://schemas.openxmlformats.org/officeDocument/2006/relationships/oleObject" Target="embeddings/oleObject81.bin"/><Relationship Id="rId154" Type="http://schemas.openxmlformats.org/officeDocument/2006/relationships/image" Target="media/image68.emf"/><Relationship Id="rId155" Type="http://schemas.openxmlformats.org/officeDocument/2006/relationships/oleObject" Target="embeddings/oleObject82.bin"/><Relationship Id="rId156" Type="http://schemas.openxmlformats.org/officeDocument/2006/relationships/image" Target="media/image69.emf"/><Relationship Id="rId157" Type="http://schemas.openxmlformats.org/officeDocument/2006/relationships/oleObject" Target="embeddings/oleObject83.bin"/><Relationship Id="rId158" Type="http://schemas.openxmlformats.org/officeDocument/2006/relationships/oleObject" Target="embeddings/oleObject84.bin"/><Relationship Id="rId159" Type="http://schemas.openxmlformats.org/officeDocument/2006/relationships/image" Target="media/image70.emf"/><Relationship Id="rId920" Type="http://schemas.openxmlformats.org/officeDocument/2006/relationships/oleObject" Target="embeddings/oleObject496.bin"/><Relationship Id="rId921" Type="http://schemas.openxmlformats.org/officeDocument/2006/relationships/image" Target="media/image420.emf"/><Relationship Id="rId922" Type="http://schemas.openxmlformats.org/officeDocument/2006/relationships/oleObject" Target="embeddings/oleObject497.bin"/><Relationship Id="rId923" Type="http://schemas.openxmlformats.org/officeDocument/2006/relationships/image" Target="media/image421.emf"/><Relationship Id="rId924" Type="http://schemas.openxmlformats.org/officeDocument/2006/relationships/oleObject" Target="embeddings/oleObject498.bin"/><Relationship Id="rId925" Type="http://schemas.openxmlformats.org/officeDocument/2006/relationships/oleObject" Target="embeddings/oleObject499.bin"/><Relationship Id="rId926" Type="http://schemas.openxmlformats.org/officeDocument/2006/relationships/image" Target="media/image422.emf"/><Relationship Id="rId927" Type="http://schemas.openxmlformats.org/officeDocument/2006/relationships/oleObject" Target="embeddings/oleObject500.bin"/><Relationship Id="rId928" Type="http://schemas.openxmlformats.org/officeDocument/2006/relationships/image" Target="media/image423.emf"/><Relationship Id="rId929" Type="http://schemas.openxmlformats.org/officeDocument/2006/relationships/oleObject" Target="embeddings/oleObject501.bin"/><Relationship Id="rId600" Type="http://schemas.openxmlformats.org/officeDocument/2006/relationships/image" Target="media/image278.emf"/><Relationship Id="rId601" Type="http://schemas.openxmlformats.org/officeDocument/2006/relationships/oleObject" Target="embeddings/oleObject318.bin"/><Relationship Id="rId602" Type="http://schemas.openxmlformats.org/officeDocument/2006/relationships/oleObject" Target="embeddings/oleObject319.bin"/><Relationship Id="rId603" Type="http://schemas.openxmlformats.org/officeDocument/2006/relationships/oleObject" Target="embeddings/oleObject320.bin"/><Relationship Id="rId604" Type="http://schemas.openxmlformats.org/officeDocument/2006/relationships/image" Target="media/image279.emf"/><Relationship Id="rId605" Type="http://schemas.openxmlformats.org/officeDocument/2006/relationships/oleObject" Target="embeddings/oleObject321.bin"/><Relationship Id="rId606" Type="http://schemas.openxmlformats.org/officeDocument/2006/relationships/image" Target="media/image280.emf"/><Relationship Id="rId607" Type="http://schemas.openxmlformats.org/officeDocument/2006/relationships/oleObject" Target="embeddings/oleObject322.bin"/><Relationship Id="rId608" Type="http://schemas.openxmlformats.org/officeDocument/2006/relationships/oleObject" Target="embeddings/oleObject323.bin"/><Relationship Id="rId609" Type="http://schemas.openxmlformats.org/officeDocument/2006/relationships/oleObject" Target="embeddings/oleObject324.bin"/><Relationship Id="rId480" Type="http://schemas.openxmlformats.org/officeDocument/2006/relationships/oleObject" Target="embeddings/oleObject253.bin"/><Relationship Id="rId481" Type="http://schemas.openxmlformats.org/officeDocument/2006/relationships/image" Target="media/image223.emf"/><Relationship Id="rId482" Type="http://schemas.openxmlformats.org/officeDocument/2006/relationships/oleObject" Target="embeddings/oleObject254.bin"/><Relationship Id="rId483" Type="http://schemas.openxmlformats.org/officeDocument/2006/relationships/image" Target="media/image224.png"/><Relationship Id="rId484" Type="http://schemas.openxmlformats.org/officeDocument/2006/relationships/image" Target="media/image225.emf"/><Relationship Id="rId485" Type="http://schemas.openxmlformats.org/officeDocument/2006/relationships/oleObject" Target="embeddings/oleObject255.bin"/><Relationship Id="rId486" Type="http://schemas.openxmlformats.org/officeDocument/2006/relationships/oleObject" Target="embeddings/oleObject256.bin"/><Relationship Id="rId487" Type="http://schemas.openxmlformats.org/officeDocument/2006/relationships/image" Target="media/image226.png"/><Relationship Id="rId488" Type="http://schemas.openxmlformats.org/officeDocument/2006/relationships/image" Target="media/image227.emf"/><Relationship Id="rId489" Type="http://schemas.openxmlformats.org/officeDocument/2006/relationships/oleObject" Target="embeddings/oleObject257.bin"/><Relationship Id="rId1160" Type="http://schemas.openxmlformats.org/officeDocument/2006/relationships/oleObject" Target="embeddings/oleObject626.bin"/><Relationship Id="rId1161" Type="http://schemas.openxmlformats.org/officeDocument/2006/relationships/image" Target="media/image530.emf"/><Relationship Id="rId1162" Type="http://schemas.openxmlformats.org/officeDocument/2006/relationships/oleObject" Target="embeddings/oleObject627.bin"/><Relationship Id="rId1163" Type="http://schemas.openxmlformats.org/officeDocument/2006/relationships/image" Target="media/image531.emf"/><Relationship Id="rId1164" Type="http://schemas.openxmlformats.org/officeDocument/2006/relationships/oleObject" Target="embeddings/oleObject628.bin"/><Relationship Id="rId1165" Type="http://schemas.openxmlformats.org/officeDocument/2006/relationships/image" Target="media/image532.emf"/><Relationship Id="rId1166" Type="http://schemas.openxmlformats.org/officeDocument/2006/relationships/oleObject" Target="embeddings/oleObject629.bin"/><Relationship Id="rId1167" Type="http://schemas.openxmlformats.org/officeDocument/2006/relationships/image" Target="media/image533.emf"/><Relationship Id="rId1168" Type="http://schemas.openxmlformats.org/officeDocument/2006/relationships/oleObject" Target="embeddings/oleObject630.bin"/><Relationship Id="rId1169" Type="http://schemas.openxmlformats.org/officeDocument/2006/relationships/image" Target="media/image534.emf"/><Relationship Id="rId160" Type="http://schemas.openxmlformats.org/officeDocument/2006/relationships/oleObject" Target="embeddings/oleObject85.bin"/><Relationship Id="rId161" Type="http://schemas.openxmlformats.org/officeDocument/2006/relationships/image" Target="media/image71.emf"/><Relationship Id="rId162" Type="http://schemas.openxmlformats.org/officeDocument/2006/relationships/oleObject" Target="embeddings/oleObject86.bin"/><Relationship Id="rId163" Type="http://schemas.openxmlformats.org/officeDocument/2006/relationships/image" Target="media/image72.emf"/><Relationship Id="rId164" Type="http://schemas.openxmlformats.org/officeDocument/2006/relationships/oleObject" Target="embeddings/oleObject87.bin"/><Relationship Id="rId165" Type="http://schemas.openxmlformats.org/officeDocument/2006/relationships/image" Target="media/image73.emf"/><Relationship Id="rId166" Type="http://schemas.openxmlformats.org/officeDocument/2006/relationships/oleObject" Target="embeddings/oleObject88.bin"/><Relationship Id="rId167" Type="http://schemas.openxmlformats.org/officeDocument/2006/relationships/oleObject" Target="embeddings/oleObject89.bin"/><Relationship Id="rId168" Type="http://schemas.openxmlformats.org/officeDocument/2006/relationships/oleObject" Target="embeddings/oleObject90.bin"/><Relationship Id="rId169" Type="http://schemas.openxmlformats.org/officeDocument/2006/relationships/oleObject" Target="embeddings/oleObject91.bin"/><Relationship Id="rId930" Type="http://schemas.openxmlformats.org/officeDocument/2006/relationships/image" Target="media/image424.emf"/><Relationship Id="rId931" Type="http://schemas.openxmlformats.org/officeDocument/2006/relationships/oleObject" Target="embeddings/oleObject502.bin"/><Relationship Id="rId932" Type="http://schemas.openxmlformats.org/officeDocument/2006/relationships/image" Target="media/image425.emf"/><Relationship Id="rId933" Type="http://schemas.openxmlformats.org/officeDocument/2006/relationships/oleObject" Target="embeddings/oleObject503.bin"/><Relationship Id="rId934" Type="http://schemas.openxmlformats.org/officeDocument/2006/relationships/image" Target="media/image426.emf"/><Relationship Id="rId935" Type="http://schemas.openxmlformats.org/officeDocument/2006/relationships/oleObject" Target="embeddings/oleObject504.bin"/><Relationship Id="rId936" Type="http://schemas.openxmlformats.org/officeDocument/2006/relationships/image" Target="media/image427.emf"/><Relationship Id="rId937" Type="http://schemas.openxmlformats.org/officeDocument/2006/relationships/oleObject" Target="embeddings/oleObject505.bin"/><Relationship Id="rId938" Type="http://schemas.openxmlformats.org/officeDocument/2006/relationships/oleObject" Target="embeddings/oleObject506.bin"/><Relationship Id="rId939" Type="http://schemas.openxmlformats.org/officeDocument/2006/relationships/image" Target="media/image428.emf"/><Relationship Id="rId610" Type="http://schemas.openxmlformats.org/officeDocument/2006/relationships/image" Target="media/image281.emf"/><Relationship Id="rId611" Type="http://schemas.openxmlformats.org/officeDocument/2006/relationships/oleObject" Target="embeddings/oleObject325.bin"/><Relationship Id="rId612" Type="http://schemas.openxmlformats.org/officeDocument/2006/relationships/image" Target="media/image282.emf"/><Relationship Id="rId613" Type="http://schemas.openxmlformats.org/officeDocument/2006/relationships/oleObject" Target="embeddings/oleObject326.bin"/><Relationship Id="rId614" Type="http://schemas.openxmlformats.org/officeDocument/2006/relationships/image" Target="media/image283.emf"/><Relationship Id="rId615" Type="http://schemas.openxmlformats.org/officeDocument/2006/relationships/oleObject" Target="embeddings/oleObject327.bin"/><Relationship Id="rId616" Type="http://schemas.openxmlformats.org/officeDocument/2006/relationships/oleObject" Target="embeddings/oleObject328.bin"/><Relationship Id="rId617" Type="http://schemas.openxmlformats.org/officeDocument/2006/relationships/oleObject" Target="embeddings/oleObject329.bin"/><Relationship Id="rId618" Type="http://schemas.openxmlformats.org/officeDocument/2006/relationships/oleObject" Target="embeddings/oleObject330.bin"/><Relationship Id="rId619" Type="http://schemas.openxmlformats.org/officeDocument/2006/relationships/image" Target="media/image284.emf"/><Relationship Id="rId490" Type="http://schemas.openxmlformats.org/officeDocument/2006/relationships/image" Target="media/image228.emf"/><Relationship Id="rId491" Type="http://schemas.openxmlformats.org/officeDocument/2006/relationships/oleObject" Target="embeddings/oleObject258.bin"/><Relationship Id="rId492" Type="http://schemas.openxmlformats.org/officeDocument/2006/relationships/image" Target="media/image229.emf"/><Relationship Id="rId493" Type="http://schemas.openxmlformats.org/officeDocument/2006/relationships/oleObject" Target="embeddings/oleObject259.bin"/><Relationship Id="rId494" Type="http://schemas.openxmlformats.org/officeDocument/2006/relationships/oleObject" Target="embeddings/oleObject260.bin"/><Relationship Id="rId495" Type="http://schemas.openxmlformats.org/officeDocument/2006/relationships/image" Target="media/image230.emf"/><Relationship Id="rId496" Type="http://schemas.openxmlformats.org/officeDocument/2006/relationships/oleObject" Target="embeddings/oleObject261.bin"/><Relationship Id="rId497" Type="http://schemas.openxmlformats.org/officeDocument/2006/relationships/image" Target="media/image231.emf"/><Relationship Id="rId498" Type="http://schemas.openxmlformats.org/officeDocument/2006/relationships/oleObject" Target="embeddings/oleObject262.bin"/><Relationship Id="rId499" Type="http://schemas.openxmlformats.org/officeDocument/2006/relationships/image" Target="media/image232.emf"/><Relationship Id="rId1170" Type="http://schemas.openxmlformats.org/officeDocument/2006/relationships/oleObject" Target="embeddings/oleObject631.bin"/><Relationship Id="rId1171" Type="http://schemas.openxmlformats.org/officeDocument/2006/relationships/image" Target="media/image535.emf"/><Relationship Id="rId1172" Type="http://schemas.openxmlformats.org/officeDocument/2006/relationships/oleObject" Target="embeddings/oleObject632.bin"/><Relationship Id="rId1173" Type="http://schemas.openxmlformats.org/officeDocument/2006/relationships/image" Target="media/image536.emf"/><Relationship Id="rId1174" Type="http://schemas.openxmlformats.org/officeDocument/2006/relationships/oleObject" Target="embeddings/oleObject633.bin"/><Relationship Id="rId1175" Type="http://schemas.openxmlformats.org/officeDocument/2006/relationships/image" Target="media/image537.emf"/><Relationship Id="rId1176" Type="http://schemas.openxmlformats.org/officeDocument/2006/relationships/oleObject" Target="embeddings/oleObject634.bin"/><Relationship Id="rId1177" Type="http://schemas.openxmlformats.org/officeDocument/2006/relationships/image" Target="media/image538.emf"/><Relationship Id="rId1178" Type="http://schemas.openxmlformats.org/officeDocument/2006/relationships/oleObject" Target="embeddings/oleObject635.bin"/><Relationship Id="rId1179" Type="http://schemas.openxmlformats.org/officeDocument/2006/relationships/image" Target="media/image539.emf"/><Relationship Id="rId170" Type="http://schemas.openxmlformats.org/officeDocument/2006/relationships/oleObject" Target="embeddings/oleObject92.bin"/><Relationship Id="rId171" Type="http://schemas.openxmlformats.org/officeDocument/2006/relationships/oleObject" Target="embeddings/oleObject93.bin"/><Relationship Id="rId172" Type="http://schemas.openxmlformats.org/officeDocument/2006/relationships/image" Target="media/image74.emf"/><Relationship Id="rId173" Type="http://schemas.openxmlformats.org/officeDocument/2006/relationships/oleObject" Target="embeddings/oleObject94.bin"/><Relationship Id="rId174" Type="http://schemas.openxmlformats.org/officeDocument/2006/relationships/oleObject" Target="embeddings/oleObject95.bin"/><Relationship Id="rId175" Type="http://schemas.openxmlformats.org/officeDocument/2006/relationships/image" Target="media/image75.emf"/><Relationship Id="rId176" Type="http://schemas.openxmlformats.org/officeDocument/2006/relationships/oleObject" Target="embeddings/oleObject96.bin"/><Relationship Id="rId177" Type="http://schemas.openxmlformats.org/officeDocument/2006/relationships/image" Target="media/image76.emf"/><Relationship Id="rId178" Type="http://schemas.openxmlformats.org/officeDocument/2006/relationships/oleObject" Target="embeddings/oleObject97.bin"/><Relationship Id="rId179" Type="http://schemas.openxmlformats.org/officeDocument/2006/relationships/image" Target="media/image77.emf"/><Relationship Id="rId940" Type="http://schemas.openxmlformats.org/officeDocument/2006/relationships/oleObject" Target="embeddings/oleObject507.bin"/><Relationship Id="rId941" Type="http://schemas.openxmlformats.org/officeDocument/2006/relationships/oleObject" Target="embeddings/oleObject508.bin"/><Relationship Id="rId942" Type="http://schemas.openxmlformats.org/officeDocument/2006/relationships/oleObject" Target="embeddings/oleObject509.bin"/><Relationship Id="rId943" Type="http://schemas.openxmlformats.org/officeDocument/2006/relationships/image" Target="media/image429.emf"/><Relationship Id="rId944" Type="http://schemas.openxmlformats.org/officeDocument/2006/relationships/oleObject" Target="embeddings/oleObject510.bin"/><Relationship Id="rId945" Type="http://schemas.openxmlformats.org/officeDocument/2006/relationships/image" Target="media/image430.emf"/><Relationship Id="rId946" Type="http://schemas.openxmlformats.org/officeDocument/2006/relationships/oleObject" Target="embeddings/oleObject511.bin"/><Relationship Id="rId947" Type="http://schemas.openxmlformats.org/officeDocument/2006/relationships/image" Target="media/image431.emf"/><Relationship Id="rId948" Type="http://schemas.openxmlformats.org/officeDocument/2006/relationships/oleObject" Target="embeddings/oleObject512.bin"/><Relationship Id="rId949" Type="http://schemas.openxmlformats.org/officeDocument/2006/relationships/image" Target="media/image432.emf"/><Relationship Id="rId620" Type="http://schemas.openxmlformats.org/officeDocument/2006/relationships/oleObject" Target="embeddings/oleObject331.bin"/><Relationship Id="rId621" Type="http://schemas.openxmlformats.org/officeDocument/2006/relationships/image" Target="media/image285.emf"/><Relationship Id="rId622" Type="http://schemas.openxmlformats.org/officeDocument/2006/relationships/oleObject" Target="embeddings/oleObject332.bin"/><Relationship Id="rId623" Type="http://schemas.openxmlformats.org/officeDocument/2006/relationships/image" Target="media/image286.emf"/><Relationship Id="rId624" Type="http://schemas.openxmlformats.org/officeDocument/2006/relationships/oleObject" Target="embeddings/oleObject333.bin"/><Relationship Id="rId625" Type="http://schemas.openxmlformats.org/officeDocument/2006/relationships/image" Target="media/image287.emf"/><Relationship Id="rId626" Type="http://schemas.openxmlformats.org/officeDocument/2006/relationships/oleObject" Target="embeddings/oleObject334.bin"/><Relationship Id="rId627" Type="http://schemas.openxmlformats.org/officeDocument/2006/relationships/oleObject" Target="embeddings/oleObject335.bin"/><Relationship Id="rId628" Type="http://schemas.openxmlformats.org/officeDocument/2006/relationships/oleObject" Target="embeddings/oleObject336.bin"/><Relationship Id="rId629" Type="http://schemas.openxmlformats.org/officeDocument/2006/relationships/oleObject" Target="embeddings/oleObject337.bin"/><Relationship Id="rId300" Type="http://schemas.openxmlformats.org/officeDocument/2006/relationships/image" Target="media/image134.emf"/><Relationship Id="rId301" Type="http://schemas.openxmlformats.org/officeDocument/2006/relationships/oleObject" Target="embeddings/oleObject162.bin"/><Relationship Id="rId302" Type="http://schemas.openxmlformats.org/officeDocument/2006/relationships/image" Target="media/image135.emf"/><Relationship Id="rId303" Type="http://schemas.openxmlformats.org/officeDocument/2006/relationships/oleObject" Target="embeddings/oleObject163.bin"/><Relationship Id="rId304" Type="http://schemas.openxmlformats.org/officeDocument/2006/relationships/image" Target="media/image136.emf"/><Relationship Id="rId305" Type="http://schemas.openxmlformats.org/officeDocument/2006/relationships/oleObject" Target="embeddings/oleObject164.bin"/><Relationship Id="rId306" Type="http://schemas.openxmlformats.org/officeDocument/2006/relationships/image" Target="media/image137.emf"/><Relationship Id="rId307" Type="http://schemas.openxmlformats.org/officeDocument/2006/relationships/oleObject" Target="embeddings/oleObject165.bin"/><Relationship Id="rId308" Type="http://schemas.openxmlformats.org/officeDocument/2006/relationships/image" Target="media/image138.emf"/><Relationship Id="rId309" Type="http://schemas.openxmlformats.org/officeDocument/2006/relationships/oleObject" Target="embeddings/oleObject166.bin"/><Relationship Id="rId1180" Type="http://schemas.openxmlformats.org/officeDocument/2006/relationships/oleObject" Target="embeddings/oleObject636.bin"/><Relationship Id="rId1181" Type="http://schemas.openxmlformats.org/officeDocument/2006/relationships/image" Target="media/image540.emf"/><Relationship Id="rId1182" Type="http://schemas.openxmlformats.org/officeDocument/2006/relationships/oleObject" Target="embeddings/oleObject637.bin"/><Relationship Id="rId1183" Type="http://schemas.openxmlformats.org/officeDocument/2006/relationships/image" Target="media/image541.emf"/><Relationship Id="rId1184" Type="http://schemas.openxmlformats.org/officeDocument/2006/relationships/oleObject" Target="embeddings/oleObject638.bin"/><Relationship Id="rId1185" Type="http://schemas.openxmlformats.org/officeDocument/2006/relationships/image" Target="media/image542.emf"/><Relationship Id="rId1186" Type="http://schemas.openxmlformats.org/officeDocument/2006/relationships/oleObject" Target="embeddings/oleObject639.bin"/><Relationship Id="rId1187" Type="http://schemas.openxmlformats.org/officeDocument/2006/relationships/image" Target="media/image543.emf"/><Relationship Id="rId1188" Type="http://schemas.openxmlformats.org/officeDocument/2006/relationships/oleObject" Target="embeddings/oleObject640.bin"/><Relationship Id="rId1189" Type="http://schemas.openxmlformats.org/officeDocument/2006/relationships/image" Target="media/image544.emf"/><Relationship Id="rId180" Type="http://schemas.openxmlformats.org/officeDocument/2006/relationships/oleObject" Target="embeddings/oleObject98.bin"/><Relationship Id="rId181" Type="http://schemas.openxmlformats.org/officeDocument/2006/relationships/image" Target="media/image78.emf"/><Relationship Id="rId182" Type="http://schemas.openxmlformats.org/officeDocument/2006/relationships/oleObject" Target="embeddings/oleObject99.bin"/><Relationship Id="rId183" Type="http://schemas.openxmlformats.org/officeDocument/2006/relationships/image" Target="media/image79.emf"/><Relationship Id="rId184" Type="http://schemas.openxmlformats.org/officeDocument/2006/relationships/oleObject" Target="embeddings/oleObject100.bin"/><Relationship Id="rId185" Type="http://schemas.openxmlformats.org/officeDocument/2006/relationships/image" Target="media/image80.emf"/><Relationship Id="rId186" Type="http://schemas.openxmlformats.org/officeDocument/2006/relationships/oleObject" Target="embeddings/oleObject101.bin"/><Relationship Id="rId187" Type="http://schemas.openxmlformats.org/officeDocument/2006/relationships/image" Target="media/image81.emf"/><Relationship Id="rId188" Type="http://schemas.openxmlformats.org/officeDocument/2006/relationships/oleObject" Target="embeddings/oleObject102.bin"/><Relationship Id="rId189" Type="http://schemas.openxmlformats.org/officeDocument/2006/relationships/image" Target="media/image82.emf"/><Relationship Id="rId950" Type="http://schemas.openxmlformats.org/officeDocument/2006/relationships/oleObject" Target="embeddings/oleObject513.bin"/><Relationship Id="rId951" Type="http://schemas.openxmlformats.org/officeDocument/2006/relationships/image" Target="media/image433.emf"/><Relationship Id="rId952" Type="http://schemas.openxmlformats.org/officeDocument/2006/relationships/oleObject" Target="embeddings/oleObject514.bin"/><Relationship Id="rId953" Type="http://schemas.openxmlformats.org/officeDocument/2006/relationships/image" Target="media/image434.emf"/><Relationship Id="rId954" Type="http://schemas.openxmlformats.org/officeDocument/2006/relationships/oleObject" Target="embeddings/oleObject515.bin"/><Relationship Id="rId955" Type="http://schemas.openxmlformats.org/officeDocument/2006/relationships/oleObject" Target="embeddings/oleObject516.bin"/><Relationship Id="rId956" Type="http://schemas.openxmlformats.org/officeDocument/2006/relationships/image" Target="media/image435.emf"/><Relationship Id="rId957" Type="http://schemas.openxmlformats.org/officeDocument/2006/relationships/oleObject" Target="embeddings/oleObject517.bin"/><Relationship Id="rId958" Type="http://schemas.openxmlformats.org/officeDocument/2006/relationships/oleObject" Target="embeddings/oleObject518.bin"/><Relationship Id="rId959" Type="http://schemas.openxmlformats.org/officeDocument/2006/relationships/image" Target="media/image436.emf"/><Relationship Id="rId630" Type="http://schemas.openxmlformats.org/officeDocument/2006/relationships/image" Target="media/image288.emf"/><Relationship Id="rId631" Type="http://schemas.openxmlformats.org/officeDocument/2006/relationships/oleObject" Target="embeddings/oleObject338.bin"/><Relationship Id="rId632" Type="http://schemas.openxmlformats.org/officeDocument/2006/relationships/oleObject" Target="embeddings/oleObject339.bin"/><Relationship Id="rId633" Type="http://schemas.openxmlformats.org/officeDocument/2006/relationships/image" Target="media/image289.emf"/><Relationship Id="rId634" Type="http://schemas.openxmlformats.org/officeDocument/2006/relationships/oleObject" Target="embeddings/oleObject340.bin"/><Relationship Id="rId635" Type="http://schemas.openxmlformats.org/officeDocument/2006/relationships/oleObject" Target="embeddings/oleObject341.bin"/><Relationship Id="rId636" Type="http://schemas.openxmlformats.org/officeDocument/2006/relationships/image" Target="media/image290.emf"/><Relationship Id="rId637" Type="http://schemas.openxmlformats.org/officeDocument/2006/relationships/oleObject" Target="embeddings/oleObject342.bin"/><Relationship Id="rId638" Type="http://schemas.openxmlformats.org/officeDocument/2006/relationships/image" Target="media/image291.emf"/><Relationship Id="rId639" Type="http://schemas.openxmlformats.org/officeDocument/2006/relationships/oleObject" Target="embeddings/oleObject343.bin"/><Relationship Id="rId310" Type="http://schemas.openxmlformats.org/officeDocument/2006/relationships/image" Target="media/image139.emf"/><Relationship Id="rId311" Type="http://schemas.openxmlformats.org/officeDocument/2006/relationships/oleObject" Target="embeddings/oleObject167.bin"/><Relationship Id="rId312" Type="http://schemas.openxmlformats.org/officeDocument/2006/relationships/image" Target="media/image140.emf"/><Relationship Id="rId313" Type="http://schemas.openxmlformats.org/officeDocument/2006/relationships/oleObject" Target="embeddings/oleObject168.bin"/><Relationship Id="rId314" Type="http://schemas.openxmlformats.org/officeDocument/2006/relationships/image" Target="media/image141.emf"/><Relationship Id="rId315" Type="http://schemas.openxmlformats.org/officeDocument/2006/relationships/oleObject" Target="embeddings/oleObject169.bin"/><Relationship Id="rId316" Type="http://schemas.openxmlformats.org/officeDocument/2006/relationships/image" Target="media/image142.emf"/><Relationship Id="rId317" Type="http://schemas.openxmlformats.org/officeDocument/2006/relationships/oleObject" Target="embeddings/oleObject170.bin"/><Relationship Id="rId318" Type="http://schemas.openxmlformats.org/officeDocument/2006/relationships/image" Target="media/image143.emf"/><Relationship Id="rId319" Type="http://schemas.openxmlformats.org/officeDocument/2006/relationships/oleObject" Target="embeddings/oleObject171.bin"/><Relationship Id="rId1190" Type="http://schemas.openxmlformats.org/officeDocument/2006/relationships/oleObject" Target="embeddings/oleObject641.bin"/><Relationship Id="rId1191" Type="http://schemas.openxmlformats.org/officeDocument/2006/relationships/image" Target="media/image545.emf"/><Relationship Id="rId1192" Type="http://schemas.openxmlformats.org/officeDocument/2006/relationships/oleObject" Target="embeddings/oleObject642.bin"/><Relationship Id="rId1193" Type="http://schemas.openxmlformats.org/officeDocument/2006/relationships/image" Target="media/image546.emf"/><Relationship Id="rId1194" Type="http://schemas.openxmlformats.org/officeDocument/2006/relationships/oleObject" Target="embeddings/oleObject643.bin"/><Relationship Id="rId1195" Type="http://schemas.openxmlformats.org/officeDocument/2006/relationships/image" Target="media/image547.emf"/><Relationship Id="rId1196" Type="http://schemas.openxmlformats.org/officeDocument/2006/relationships/oleObject" Target="embeddings/oleObject644.bin"/><Relationship Id="rId1197" Type="http://schemas.openxmlformats.org/officeDocument/2006/relationships/image" Target="media/image548.emf"/><Relationship Id="rId1198" Type="http://schemas.openxmlformats.org/officeDocument/2006/relationships/oleObject" Target="embeddings/oleObject645.bin"/><Relationship Id="rId1199" Type="http://schemas.openxmlformats.org/officeDocument/2006/relationships/image" Target="media/image549.emf"/><Relationship Id="rId190" Type="http://schemas.openxmlformats.org/officeDocument/2006/relationships/oleObject" Target="embeddings/oleObject103.bin"/><Relationship Id="rId191" Type="http://schemas.openxmlformats.org/officeDocument/2006/relationships/image" Target="media/image83.emf"/><Relationship Id="rId192" Type="http://schemas.openxmlformats.org/officeDocument/2006/relationships/oleObject" Target="embeddings/oleObject104.bin"/><Relationship Id="rId193" Type="http://schemas.openxmlformats.org/officeDocument/2006/relationships/image" Target="media/image84.emf"/><Relationship Id="rId194" Type="http://schemas.openxmlformats.org/officeDocument/2006/relationships/oleObject" Target="embeddings/oleObject105.bin"/><Relationship Id="rId195" Type="http://schemas.openxmlformats.org/officeDocument/2006/relationships/image" Target="media/image85.emf"/><Relationship Id="rId196" Type="http://schemas.openxmlformats.org/officeDocument/2006/relationships/oleObject" Target="embeddings/oleObject106.bin"/><Relationship Id="rId197" Type="http://schemas.openxmlformats.org/officeDocument/2006/relationships/image" Target="media/image86.emf"/><Relationship Id="rId198" Type="http://schemas.openxmlformats.org/officeDocument/2006/relationships/oleObject" Target="embeddings/oleObject107.bin"/><Relationship Id="rId199" Type="http://schemas.openxmlformats.org/officeDocument/2006/relationships/image" Target="media/image87.emf"/><Relationship Id="rId960" Type="http://schemas.openxmlformats.org/officeDocument/2006/relationships/oleObject" Target="embeddings/oleObject519.bin"/><Relationship Id="rId961" Type="http://schemas.openxmlformats.org/officeDocument/2006/relationships/image" Target="media/image437.emf"/><Relationship Id="rId962" Type="http://schemas.openxmlformats.org/officeDocument/2006/relationships/oleObject" Target="embeddings/oleObject520.bin"/><Relationship Id="rId963" Type="http://schemas.openxmlformats.org/officeDocument/2006/relationships/oleObject" Target="embeddings/oleObject521.bin"/><Relationship Id="rId964" Type="http://schemas.openxmlformats.org/officeDocument/2006/relationships/oleObject" Target="embeddings/oleObject522.bin"/><Relationship Id="rId965" Type="http://schemas.openxmlformats.org/officeDocument/2006/relationships/oleObject" Target="embeddings/oleObject523.bin"/><Relationship Id="rId966" Type="http://schemas.openxmlformats.org/officeDocument/2006/relationships/oleObject" Target="embeddings/oleObject524.bin"/><Relationship Id="rId967" Type="http://schemas.openxmlformats.org/officeDocument/2006/relationships/image" Target="media/image438.emf"/><Relationship Id="rId968" Type="http://schemas.openxmlformats.org/officeDocument/2006/relationships/oleObject" Target="embeddings/oleObject525.bin"/><Relationship Id="rId969" Type="http://schemas.openxmlformats.org/officeDocument/2006/relationships/image" Target="media/image439.emf"/><Relationship Id="rId640" Type="http://schemas.openxmlformats.org/officeDocument/2006/relationships/image" Target="media/image292.emf"/><Relationship Id="rId641" Type="http://schemas.openxmlformats.org/officeDocument/2006/relationships/oleObject" Target="embeddings/oleObject344.bin"/><Relationship Id="rId642" Type="http://schemas.openxmlformats.org/officeDocument/2006/relationships/image" Target="media/image293.emf"/><Relationship Id="rId643" Type="http://schemas.openxmlformats.org/officeDocument/2006/relationships/oleObject" Target="embeddings/oleObject345.bin"/><Relationship Id="rId644" Type="http://schemas.openxmlformats.org/officeDocument/2006/relationships/image" Target="media/image294.emf"/><Relationship Id="rId645" Type="http://schemas.openxmlformats.org/officeDocument/2006/relationships/oleObject" Target="embeddings/oleObject346.bin"/><Relationship Id="rId646" Type="http://schemas.openxmlformats.org/officeDocument/2006/relationships/image" Target="media/image295.emf"/><Relationship Id="rId647" Type="http://schemas.openxmlformats.org/officeDocument/2006/relationships/oleObject" Target="embeddings/oleObject347.bin"/><Relationship Id="rId648" Type="http://schemas.openxmlformats.org/officeDocument/2006/relationships/image" Target="media/image296.emf"/><Relationship Id="rId649" Type="http://schemas.openxmlformats.org/officeDocument/2006/relationships/oleObject" Target="embeddings/oleObject348.bin"/><Relationship Id="rId320" Type="http://schemas.openxmlformats.org/officeDocument/2006/relationships/image" Target="media/image144.emf"/><Relationship Id="rId321" Type="http://schemas.openxmlformats.org/officeDocument/2006/relationships/oleObject" Target="embeddings/oleObject172.bin"/><Relationship Id="rId322" Type="http://schemas.openxmlformats.org/officeDocument/2006/relationships/oleObject" Target="embeddings/oleObject173.bin"/><Relationship Id="rId323" Type="http://schemas.openxmlformats.org/officeDocument/2006/relationships/oleObject" Target="embeddings/oleObject174.bin"/><Relationship Id="rId324" Type="http://schemas.openxmlformats.org/officeDocument/2006/relationships/image" Target="media/image145.emf"/><Relationship Id="rId325" Type="http://schemas.openxmlformats.org/officeDocument/2006/relationships/oleObject" Target="embeddings/oleObject175.bin"/><Relationship Id="rId1000" Type="http://schemas.openxmlformats.org/officeDocument/2006/relationships/oleObject" Target="embeddings/oleObject541.bin"/><Relationship Id="rId1001" Type="http://schemas.openxmlformats.org/officeDocument/2006/relationships/image" Target="media/image455.emf"/><Relationship Id="rId1002" Type="http://schemas.openxmlformats.org/officeDocument/2006/relationships/oleObject" Target="embeddings/oleObject542.bin"/><Relationship Id="rId1003" Type="http://schemas.openxmlformats.org/officeDocument/2006/relationships/image" Target="media/image456.emf"/><Relationship Id="rId1004" Type="http://schemas.openxmlformats.org/officeDocument/2006/relationships/oleObject" Target="embeddings/oleObject543.bin"/><Relationship Id="rId1005" Type="http://schemas.openxmlformats.org/officeDocument/2006/relationships/image" Target="media/image457.emf"/><Relationship Id="rId1006" Type="http://schemas.openxmlformats.org/officeDocument/2006/relationships/oleObject" Target="embeddings/oleObject544.bin"/><Relationship Id="rId1007" Type="http://schemas.openxmlformats.org/officeDocument/2006/relationships/image" Target="media/image458.emf"/><Relationship Id="rId1008" Type="http://schemas.openxmlformats.org/officeDocument/2006/relationships/oleObject" Target="embeddings/oleObject545.bin"/><Relationship Id="rId1009" Type="http://schemas.openxmlformats.org/officeDocument/2006/relationships/image" Target="media/image459.emf"/><Relationship Id="rId326" Type="http://schemas.openxmlformats.org/officeDocument/2006/relationships/image" Target="media/image146.emf"/><Relationship Id="rId327" Type="http://schemas.openxmlformats.org/officeDocument/2006/relationships/oleObject" Target="embeddings/oleObject176.bin"/><Relationship Id="rId328" Type="http://schemas.openxmlformats.org/officeDocument/2006/relationships/image" Target="media/image147.emf"/><Relationship Id="rId329" Type="http://schemas.openxmlformats.org/officeDocument/2006/relationships/oleObject" Target="embeddings/oleObject177.bin"/><Relationship Id="rId970" Type="http://schemas.openxmlformats.org/officeDocument/2006/relationships/oleObject" Target="embeddings/oleObject526.bin"/><Relationship Id="rId971" Type="http://schemas.openxmlformats.org/officeDocument/2006/relationships/image" Target="media/image440.emf"/><Relationship Id="rId972" Type="http://schemas.openxmlformats.org/officeDocument/2006/relationships/oleObject" Target="embeddings/oleObject527.bin"/><Relationship Id="rId973" Type="http://schemas.openxmlformats.org/officeDocument/2006/relationships/image" Target="media/image441.emf"/><Relationship Id="rId974" Type="http://schemas.openxmlformats.org/officeDocument/2006/relationships/oleObject" Target="embeddings/oleObject528.bin"/><Relationship Id="rId975" Type="http://schemas.openxmlformats.org/officeDocument/2006/relationships/image" Target="media/image442.emf"/><Relationship Id="rId976" Type="http://schemas.openxmlformats.org/officeDocument/2006/relationships/oleObject" Target="embeddings/oleObject529.bin"/><Relationship Id="rId977" Type="http://schemas.openxmlformats.org/officeDocument/2006/relationships/image" Target="media/image443.emf"/><Relationship Id="rId978" Type="http://schemas.openxmlformats.org/officeDocument/2006/relationships/oleObject" Target="embeddings/oleObject530.bin"/><Relationship Id="rId979" Type="http://schemas.openxmlformats.org/officeDocument/2006/relationships/image" Target="media/image444.emf"/><Relationship Id="rId650" Type="http://schemas.openxmlformats.org/officeDocument/2006/relationships/image" Target="media/image297.emf"/><Relationship Id="rId651" Type="http://schemas.openxmlformats.org/officeDocument/2006/relationships/oleObject" Target="embeddings/oleObject349.bin"/><Relationship Id="rId652" Type="http://schemas.openxmlformats.org/officeDocument/2006/relationships/image" Target="media/image298.emf"/><Relationship Id="rId653" Type="http://schemas.openxmlformats.org/officeDocument/2006/relationships/oleObject" Target="embeddings/oleObject350.bin"/><Relationship Id="rId654" Type="http://schemas.openxmlformats.org/officeDocument/2006/relationships/image" Target="media/image299.emf"/><Relationship Id="rId655" Type="http://schemas.openxmlformats.org/officeDocument/2006/relationships/oleObject" Target="embeddings/oleObject351.bin"/><Relationship Id="rId656" Type="http://schemas.openxmlformats.org/officeDocument/2006/relationships/image" Target="media/image300.emf"/><Relationship Id="rId657" Type="http://schemas.openxmlformats.org/officeDocument/2006/relationships/oleObject" Target="embeddings/oleObject352.bin"/><Relationship Id="rId658" Type="http://schemas.openxmlformats.org/officeDocument/2006/relationships/image" Target="media/image301.emf"/><Relationship Id="rId659" Type="http://schemas.openxmlformats.org/officeDocument/2006/relationships/oleObject" Target="embeddings/oleObject353.bin"/><Relationship Id="rId330" Type="http://schemas.openxmlformats.org/officeDocument/2006/relationships/image" Target="media/image148.emf"/><Relationship Id="rId331" Type="http://schemas.openxmlformats.org/officeDocument/2006/relationships/oleObject" Target="embeddings/oleObject178.bin"/><Relationship Id="rId332" Type="http://schemas.openxmlformats.org/officeDocument/2006/relationships/image" Target="media/image149.emf"/><Relationship Id="rId333" Type="http://schemas.openxmlformats.org/officeDocument/2006/relationships/oleObject" Target="embeddings/oleObject179.bin"/><Relationship Id="rId334" Type="http://schemas.openxmlformats.org/officeDocument/2006/relationships/image" Target="media/image150.emf"/><Relationship Id="rId335" Type="http://schemas.openxmlformats.org/officeDocument/2006/relationships/oleObject" Target="embeddings/oleObject180.bin"/><Relationship Id="rId1010" Type="http://schemas.openxmlformats.org/officeDocument/2006/relationships/oleObject" Target="embeddings/oleObject546.bin"/><Relationship Id="rId1011" Type="http://schemas.openxmlformats.org/officeDocument/2006/relationships/image" Target="media/image460.emf"/><Relationship Id="rId1012" Type="http://schemas.openxmlformats.org/officeDocument/2006/relationships/oleObject" Target="embeddings/oleObject547.bin"/><Relationship Id="rId1013" Type="http://schemas.openxmlformats.org/officeDocument/2006/relationships/image" Target="media/image461.emf"/><Relationship Id="rId1014" Type="http://schemas.openxmlformats.org/officeDocument/2006/relationships/oleObject" Target="embeddings/oleObject548.bin"/><Relationship Id="rId1015" Type="http://schemas.openxmlformats.org/officeDocument/2006/relationships/oleObject" Target="embeddings/oleObject549.bin"/><Relationship Id="rId1016" Type="http://schemas.openxmlformats.org/officeDocument/2006/relationships/image" Target="media/image462.emf"/><Relationship Id="rId1017" Type="http://schemas.openxmlformats.org/officeDocument/2006/relationships/oleObject" Target="embeddings/oleObject550.bin"/><Relationship Id="rId1018" Type="http://schemas.openxmlformats.org/officeDocument/2006/relationships/image" Target="media/image463.emf"/><Relationship Id="rId1019" Type="http://schemas.openxmlformats.org/officeDocument/2006/relationships/oleObject" Target="embeddings/oleObject551.bin"/><Relationship Id="rId336" Type="http://schemas.openxmlformats.org/officeDocument/2006/relationships/image" Target="media/image151.emf"/><Relationship Id="rId337" Type="http://schemas.openxmlformats.org/officeDocument/2006/relationships/oleObject" Target="embeddings/oleObject181.bin"/><Relationship Id="rId338" Type="http://schemas.openxmlformats.org/officeDocument/2006/relationships/image" Target="media/image152.emf"/><Relationship Id="rId339" Type="http://schemas.openxmlformats.org/officeDocument/2006/relationships/oleObject" Target="embeddings/oleObject182.bin"/><Relationship Id="rId980" Type="http://schemas.openxmlformats.org/officeDocument/2006/relationships/oleObject" Target="embeddings/oleObject531.bin"/><Relationship Id="rId981" Type="http://schemas.openxmlformats.org/officeDocument/2006/relationships/image" Target="media/image445.emf"/><Relationship Id="rId982" Type="http://schemas.openxmlformats.org/officeDocument/2006/relationships/oleObject" Target="embeddings/oleObject532.bin"/><Relationship Id="rId983" Type="http://schemas.openxmlformats.org/officeDocument/2006/relationships/image" Target="media/image446.emf"/><Relationship Id="rId984" Type="http://schemas.openxmlformats.org/officeDocument/2006/relationships/oleObject" Target="embeddings/oleObject533.bin"/><Relationship Id="rId985" Type="http://schemas.openxmlformats.org/officeDocument/2006/relationships/image" Target="media/image447.emf"/><Relationship Id="rId986" Type="http://schemas.openxmlformats.org/officeDocument/2006/relationships/oleObject" Target="embeddings/oleObject534.bin"/><Relationship Id="rId987" Type="http://schemas.openxmlformats.org/officeDocument/2006/relationships/image" Target="media/image448.emf"/><Relationship Id="rId988" Type="http://schemas.openxmlformats.org/officeDocument/2006/relationships/oleObject" Target="embeddings/oleObject535.bin"/><Relationship Id="rId989" Type="http://schemas.openxmlformats.org/officeDocument/2006/relationships/image" Target="media/image449.emf"/><Relationship Id="rId660" Type="http://schemas.openxmlformats.org/officeDocument/2006/relationships/oleObject" Target="embeddings/oleObject354.bin"/><Relationship Id="rId661" Type="http://schemas.openxmlformats.org/officeDocument/2006/relationships/image" Target="media/image302.emf"/><Relationship Id="rId662" Type="http://schemas.openxmlformats.org/officeDocument/2006/relationships/oleObject" Target="embeddings/oleObject355.bin"/><Relationship Id="rId663" Type="http://schemas.openxmlformats.org/officeDocument/2006/relationships/image" Target="media/image303.emf"/><Relationship Id="rId664" Type="http://schemas.openxmlformats.org/officeDocument/2006/relationships/oleObject" Target="embeddings/oleObject356.bin"/><Relationship Id="rId665" Type="http://schemas.openxmlformats.org/officeDocument/2006/relationships/image" Target="media/image304.emf"/><Relationship Id="rId666" Type="http://schemas.openxmlformats.org/officeDocument/2006/relationships/oleObject" Target="embeddings/oleObject357.bin"/><Relationship Id="rId667" Type="http://schemas.openxmlformats.org/officeDocument/2006/relationships/oleObject" Target="embeddings/oleObject358.bin"/><Relationship Id="rId668" Type="http://schemas.openxmlformats.org/officeDocument/2006/relationships/image" Target="media/image305.emf"/><Relationship Id="rId669" Type="http://schemas.openxmlformats.org/officeDocument/2006/relationships/oleObject" Target="embeddings/oleObject359.bin"/><Relationship Id="rId340" Type="http://schemas.openxmlformats.org/officeDocument/2006/relationships/image" Target="media/image153.emf"/><Relationship Id="rId341" Type="http://schemas.openxmlformats.org/officeDocument/2006/relationships/oleObject" Target="embeddings/oleObject183.bin"/><Relationship Id="rId342" Type="http://schemas.openxmlformats.org/officeDocument/2006/relationships/image" Target="media/image154.emf"/><Relationship Id="rId343" Type="http://schemas.openxmlformats.org/officeDocument/2006/relationships/oleObject" Target="embeddings/oleObject184.bin"/><Relationship Id="rId344" Type="http://schemas.openxmlformats.org/officeDocument/2006/relationships/image" Target="media/image155.emf"/><Relationship Id="rId345" Type="http://schemas.openxmlformats.org/officeDocument/2006/relationships/oleObject" Target="embeddings/oleObject185.bin"/><Relationship Id="rId1020" Type="http://schemas.openxmlformats.org/officeDocument/2006/relationships/image" Target="media/image464.emf"/><Relationship Id="rId1021" Type="http://schemas.openxmlformats.org/officeDocument/2006/relationships/oleObject" Target="embeddings/oleObject552.bin"/><Relationship Id="rId1022" Type="http://schemas.openxmlformats.org/officeDocument/2006/relationships/image" Target="media/image465.emf"/><Relationship Id="rId1023" Type="http://schemas.openxmlformats.org/officeDocument/2006/relationships/oleObject" Target="embeddings/oleObject553.bin"/><Relationship Id="rId1024" Type="http://schemas.openxmlformats.org/officeDocument/2006/relationships/image" Target="media/image466.emf"/><Relationship Id="rId1025" Type="http://schemas.openxmlformats.org/officeDocument/2006/relationships/oleObject" Target="embeddings/oleObject554.bin"/><Relationship Id="rId1026" Type="http://schemas.openxmlformats.org/officeDocument/2006/relationships/image" Target="media/image467.emf"/><Relationship Id="rId1027" Type="http://schemas.openxmlformats.org/officeDocument/2006/relationships/oleObject" Target="embeddings/oleObject555.bin"/><Relationship Id="rId1028" Type="http://schemas.openxmlformats.org/officeDocument/2006/relationships/image" Target="media/image468.emf"/><Relationship Id="rId1029" Type="http://schemas.openxmlformats.org/officeDocument/2006/relationships/oleObject" Target="embeddings/oleObject556.bin"/><Relationship Id="rId346" Type="http://schemas.openxmlformats.org/officeDocument/2006/relationships/image" Target="media/image156.emf"/><Relationship Id="rId347" Type="http://schemas.openxmlformats.org/officeDocument/2006/relationships/oleObject" Target="embeddings/oleObject186.bin"/><Relationship Id="rId348" Type="http://schemas.openxmlformats.org/officeDocument/2006/relationships/image" Target="media/image157.emf"/><Relationship Id="rId349" Type="http://schemas.openxmlformats.org/officeDocument/2006/relationships/oleObject" Target="embeddings/oleObject187.bin"/><Relationship Id="rId990" Type="http://schemas.openxmlformats.org/officeDocument/2006/relationships/oleObject" Target="embeddings/oleObject536.bin"/><Relationship Id="rId991" Type="http://schemas.openxmlformats.org/officeDocument/2006/relationships/image" Target="media/image450.emf"/><Relationship Id="rId992" Type="http://schemas.openxmlformats.org/officeDocument/2006/relationships/oleObject" Target="embeddings/oleObject537.bin"/><Relationship Id="rId993" Type="http://schemas.openxmlformats.org/officeDocument/2006/relationships/image" Target="media/image451.emf"/><Relationship Id="rId994" Type="http://schemas.openxmlformats.org/officeDocument/2006/relationships/oleObject" Target="embeddings/oleObject538.bin"/><Relationship Id="rId995" Type="http://schemas.openxmlformats.org/officeDocument/2006/relationships/image" Target="media/image452.emf"/><Relationship Id="rId996" Type="http://schemas.openxmlformats.org/officeDocument/2006/relationships/oleObject" Target="embeddings/oleObject539.bin"/><Relationship Id="rId997" Type="http://schemas.openxmlformats.org/officeDocument/2006/relationships/image" Target="media/image453.emf"/><Relationship Id="rId998" Type="http://schemas.openxmlformats.org/officeDocument/2006/relationships/oleObject" Target="embeddings/oleObject540.bin"/><Relationship Id="rId999" Type="http://schemas.openxmlformats.org/officeDocument/2006/relationships/image" Target="media/image454.emf"/><Relationship Id="rId670" Type="http://schemas.openxmlformats.org/officeDocument/2006/relationships/oleObject" Target="embeddings/oleObject360.bin"/><Relationship Id="rId671" Type="http://schemas.openxmlformats.org/officeDocument/2006/relationships/oleObject" Target="embeddings/oleObject361.bin"/><Relationship Id="rId672" Type="http://schemas.openxmlformats.org/officeDocument/2006/relationships/image" Target="media/image306.emf"/><Relationship Id="rId673" Type="http://schemas.openxmlformats.org/officeDocument/2006/relationships/oleObject" Target="embeddings/oleObject362.bin"/><Relationship Id="rId674" Type="http://schemas.openxmlformats.org/officeDocument/2006/relationships/image" Target="media/image307.emf"/><Relationship Id="rId675" Type="http://schemas.openxmlformats.org/officeDocument/2006/relationships/oleObject" Target="embeddings/oleObject363.bin"/><Relationship Id="rId676" Type="http://schemas.openxmlformats.org/officeDocument/2006/relationships/image" Target="media/image308.emf"/><Relationship Id="rId677" Type="http://schemas.openxmlformats.org/officeDocument/2006/relationships/oleObject" Target="embeddings/oleObject364.bin"/><Relationship Id="rId678" Type="http://schemas.openxmlformats.org/officeDocument/2006/relationships/image" Target="media/image309.emf"/><Relationship Id="rId679" Type="http://schemas.openxmlformats.org/officeDocument/2006/relationships/oleObject" Target="embeddings/oleObject365.bin"/><Relationship Id="rId350" Type="http://schemas.openxmlformats.org/officeDocument/2006/relationships/image" Target="media/image158.png"/><Relationship Id="rId351" Type="http://schemas.openxmlformats.org/officeDocument/2006/relationships/image" Target="media/image159.emf"/><Relationship Id="rId352" Type="http://schemas.openxmlformats.org/officeDocument/2006/relationships/oleObject" Target="embeddings/oleObject188.bin"/><Relationship Id="rId353" Type="http://schemas.openxmlformats.org/officeDocument/2006/relationships/oleObject" Target="embeddings/oleObject189.bin"/><Relationship Id="rId354" Type="http://schemas.openxmlformats.org/officeDocument/2006/relationships/image" Target="media/image160.emf"/><Relationship Id="rId355" Type="http://schemas.openxmlformats.org/officeDocument/2006/relationships/oleObject" Target="embeddings/oleObject190.bin"/><Relationship Id="rId1030" Type="http://schemas.openxmlformats.org/officeDocument/2006/relationships/image" Target="media/image469.emf"/><Relationship Id="rId1031" Type="http://schemas.openxmlformats.org/officeDocument/2006/relationships/oleObject" Target="embeddings/oleObject557.bin"/><Relationship Id="rId1032" Type="http://schemas.openxmlformats.org/officeDocument/2006/relationships/image" Target="media/image470.emf"/><Relationship Id="rId1033" Type="http://schemas.openxmlformats.org/officeDocument/2006/relationships/oleObject" Target="embeddings/oleObject558.bin"/><Relationship Id="rId1034" Type="http://schemas.openxmlformats.org/officeDocument/2006/relationships/image" Target="media/image471.emf"/><Relationship Id="rId1035" Type="http://schemas.openxmlformats.org/officeDocument/2006/relationships/oleObject" Target="embeddings/oleObject559.bin"/><Relationship Id="rId1036" Type="http://schemas.openxmlformats.org/officeDocument/2006/relationships/image" Target="media/image472.emf"/><Relationship Id="rId1037" Type="http://schemas.openxmlformats.org/officeDocument/2006/relationships/oleObject" Target="embeddings/oleObject560.bin"/><Relationship Id="rId1038" Type="http://schemas.openxmlformats.org/officeDocument/2006/relationships/oleObject" Target="embeddings/oleObject561.bin"/><Relationship Id="rId1039" Type="http://schemas.openxmlformats.org/officeDocument/2006/relationships/image" Target="media/image473.emf"/><Relationship Id="rId356" Type="http://schemas.openxmlformats.org/officeDocument/2006/relationships/image" Target="media/image161.emf"/><Relationship Id="rId357" Type="http://schemas.openxmlformats.org/officeDocument/2006/relationships/oleObject" Target="embeddings/oleObject191.bin"/><Relationship Id="rId358" Type="http://schemas.openxmlformats.org/officeDocument/2006/relationships/image" Target="media/image162.emf"/><Relationship Id="rId359" Type="http://schemas.openxmlformats.org/officeDocument/2006/relationships/oleObject" Target="embeddings/oleObject192.bin"/><Relationship Id="rId800" Type="http://schemas.openxmlformats.org/officeDocument/2006/relationships/oleObject" Target="embeddings/oleObject433.bin"/><Relationship Id="rId801" Type="http://schemas.openxmlformats.org/officeDocument/2006/relationships/oleObject" Target="embeddings/oleObject434.bin"/><Relationship Id="rId802" Type="http://schemas.openxmlformats.org/officeDocument/2006/relationships/oleObject" Target="embeddings/oleObject435.bin"/><Relationship Id="rId803" Type="http://schemas.openxmlformats.org/officeDocument/2006/relationships/image" Target="media/image363.emf"/><Relationship Id="rId804" Type="http://schemas.openxmlformats.org/officeDocument/2006/relationships/oleObject" Target="embeddings/oleObject436.bin"/><Relationship Id="rId805" Type="http://schemas.openxmlformats.org/officeDocument/2006/relationships/image" Target="media/image364.emf"/><Relationship Id="rId806" Type="http://schemas.openxmlformats.org/officeDocument/2006/relationships/oleObject" Target="embeddings/oleObject437.bin"/><Relationship Id="rId807" Type="http://schemas.openxmlformats.org/officeDocument/2006/relationships/image" Target="media/image365.emf"/><Relationship Id="rId808" Type="http://schemas.openxmlformats.org/officeDocument/2006/relationships/oleObject" Target="embeddings/oleObject438.bin"/><Relationship Id="rId809" Type="http://schemas.openxmlformats.org/officeDocument/2006/relationships/image" Target="media/image366.emf"/><Relationship Id="rId680" Type="http://schemas.openxmlformats.org/officeDocument/2006/relationships/oleObject" Target="embeddings/oleObject366.bin"/><Relationship Id="rId681" Type="http://schemas.openxmlformats.org/officeDocument/2006/relationships/image" Target="media/image310.emf"/><Relationship Id="rId682" Type="http://schemas.openxmlformats.org/officeDocument/2006/relationships/oleObject" Target="embeddings/oleObject367.bin"/><Relationship Id="rId683" Type="http://schemas.openxmlformats.org/officeDocument/2006/relationships/oleObject" Target="embeddings/oleObject368.bin"/><Relationship Id="rId684" Type="http://schemas.openxmlformats.org/officeDocument/2006/relationships/image" Target="media/image311.emf"/><Relationship Id="rId685" Type="http://schemas.openxmlformats.org/officeDocument/2006/relationships/oleObject" Target="embeddings/oleObject369.bin"/><Relationship Id="rId686" Type="http://schemas.openxmlformats.org/officeDocument/2006/relationships/image" Target="media/image312.emf"/><Relationship Id="rId687" Type="http://schemas.openxmlformats.org/officeDocument/2006/relationships/oleObject" Target="embeddings/oleObject370.bin"/><Relationship Id="rId688" Type="http://schemas.openxmlformats.org/officeDocument/2006/relationships/image" Target="media/image313.emf"/><Relationship Id="rId689" Type="http://schemas.openxmlformats.org/officeDocument/2006/relationships/oleObject" Target="embeddings/oleObject371.bin"/><Relationship Id="rId360" Type="http://schemas.openxmlformats.org/officeDocument/2006/relationships/image" Target="media/image163.emf"/><Relationship Id="rId361" Type="http://schemas.openxmlformats.org/officeDocument/2006/relationships/oleObject" Target="embeddings/oleObject193.bin"/><Relationship Id="rId362" Type="http://schemas.openxmlformats.org/officeDocument/2006/relationships/image" Target="media/image164.emf"/><Relationship Id="rId363" Type="http://schemas.openxmlformats.org/officeDocument/2006/relationships/oleObject" Target="embeddings/oleObject194.bin"/><Relationship Id="rId364" Type="http://schemas.openxmlformats.org/officeDocument/2006/relationships/image" Target="media/image165.emf"/><Relationship Id="rId365" Type="http://schemas.openxmlformats.org/officeDocument/2006/relationships/oleObject" Target="embeddings/oleObject195.bin"/><Relationship Id="rId1040" Type="http://schemas.openxmlformats.org/officeDocument/2006/relationships/oleObject" Target="embeddings/oleObject562.bin"/><Relationship Id="rId1041" Type="http://schemas.openxmlformats.org/officeDocument/2006/relationships/image" Target="media/image474.emf"/><Relationship Id="rId1042" Type="http://schemas.openxmlformats.org/officeDocument/2006/relationships/oleObject" Target="embeddings/oleObject563.bin"/><Relationship Id="rId1043" Type="http://schemas.openxmlformats.org/officeDocument/2006/relationships/image" Target="media/image475.emf"/><Relationship Id="rId1044" Type="http://schemas.openxmlformats.org/officeDocument/2006/relationships/oleObject" Target="embeddings/oleObject564.bin"/><Relationship Id="rId1045" Type="http://schemas.openxmlformats.org/officeDocument/2006/relationships/image" Target="media/image476.emf"/><Relationship Id="rId1046" Type="http://schemas.openxmlformats.org/officeDocument/2006/relationships/oleObject" Target="embeddings/oleObject565.bin"/><Relationship Id="rId1047" Type="http://schemas.openxmlformats.org/officeDocument/2006/relationships/oleObject" Target="embeddings/oleObject566.bin"/><Relationship Id="rId1048" Type="http://schemas.openxmlformats.org/officeDocument/2006/relationships/image" Target="media/image477.emf"/><Relationship Id="rId1049" Type="http://schemas.openxmlformats.org/officeDocument/2006/relationships/oleObject" Target="embeddings/oleObject567.bin"/><Relationship Id="rId366" Type="http://schemas.openxmlformats.org/officeDocument/2006/relationships/image" Target="media/image166.emf"/><Relationship Id="rId367" Type="http://schemas.openxmlformats.org/officeDocument/2006/relationships/oleObject" Target="embeddings/oleObject196.bin"/><Relationship Id="rId368" Type="http://schemas.openxmlformats.org/officeDocument/2006/relationships/image" Target="media/image167.emf"/><Relationship Id="rId369" Type="http://schemas.openxmlformats.org/officeDocument/2006/relationships/oleObject" Target="embeddings/oleObject197.bin"/><Relationship Id="rId810" Type="http://schemas.openxmlformats.org/officeDocument/2006/relationships/oleObject" Target="embeddings/oleObject439.bin"/><Relationship Id="rId811" Type="http://schemas.openxmlformats.org/officeDocument/2006/relationships/image" Target="media/image367.emf"/><Relationship Id="rId812" Type="http://schemas.openxmlformats.org/officeDocument/2006/relationships/oleObject" Target="embeddings/oleObject440.bin"/><Relationship Id="rId813" Type="http://schemas.openxmlformats.org/officeDocument/2006/relationships/image" Target="media/image368.emf"/><Relationship Id="rId814" Type="http://schemas.openxmlformats.org/officeDocument/2006/relationships/oleObject" Target="embeddings/oleObject441.bin"/><Relationship Id="rId815" Type="http://schemas.openxmlformats.org/officeDocument/2006/relationships/image" Target="media/image369.emf"/><Relationship Id="rId816" Type="http://schemas.openxmlformats.org/officeDocument/2006/relationships/oleObject" Target="embeddings/oleObject442.bin"/><Relationship Id="rId817" Type="http://schemas.openxmlformats.org/officeDocument/2006/relationships/image" Target="media/image370.emf"/><Relationship Id="rId818" Type="http://schemas.openxmlformats.org/officeDocument/2006/relationships/oleObject" Target="embeddings/oleObject443.bin"/><Relationship Id="rId819" Type="http://schemas.openxmlformats.org/officeDocument/2006/relationships/image" Target="media/image371.emf"/><Relationship Id="rId690" Type="http://schemas.openxmlformats.org/officeDocument/2006/relationships/image" Target="media/image314.emf"/><Relationship Id="rId691" Type="http://schemas.openxmlformats.org/officeDocument/2006/relationships/oleObject" Target="embeddings/oleObject372.bin"/><Relationship Id="rId692" Type="http://schemas.openxmlformats.org/officeDocument/2006/relationships/image" Target="media/image315.emf"/><Relationship Id="rId693" Type="http://schemas.openxmlformats.org/officeDocument/2006/relationships/oleObject" Target="embeddings/oleObject373.bin"/><Relationship Id="rId694" Type="http://schemas.openxmlformats.org/officeDocument/2006/relationships/image" Target="media/image316.emf"/><Relationship Id="rId695" Type="http://schemas.openxmlformats.org/officeDocument/2006/relationships/oleObject" Target="embeddings/oleObject374.bin"/><Relationship Id="rId696" Type="http://schemas.openxmlformats.org/officeDocument/2006/relationships/oleObject" Target="embeddings/oleObject375.bin"/><Relationship Id="rId697" Type="http://schemas.openxmlformats.org/officeDocument/2006/relationships/image" Target="media/image317.emf"/><Relationship Id="rId698" Type="http://schemas.openxmlformats.org/officeDocument/2006/relationships/oleObject" Target="embeddings/oleObject376.bin"/><Relationship Id="rId699" Type="http://schemas.openxmlformats.org/officeDocument/2006/relationships/image" Target="media/image318.emf"/><Relationship Id="rId370" Type="http://schemas.openxmlformats.org/officeDocument/2006/relationships/image" Target="media/image168.emf"/><Relationship Id="rId371" Type="http://schemas.openxmlformats.org/officeDocument/2006/relationships/oleObject" Target="embeddings/oleObject198.bin"/><Relationship Id="rId372" Type="http://schemas.openxmlformats.org/officeDocument/2006/relationships/image" Target="media/image169.emf"/><Relationship Id="rId373" Type="http://schemas.openxmlformats.org/officeDocument/2006/relationships/oleObject" Target="embeddings/oleObject199.bin"/><Relationship Id="rId374" Type="http://schemas.openxmlformats.org/officeDocument/2006/relationships/image" Target="media/image170.emf"/><Relationship Id="rId375" Type="http://schemas.openxmlformats.org/officeDocument/2006/relationships/oleObject" Target="embeddings/oleObject200.bin"/><Relationship Id="rId1050" Type="http://schemas.openxmlformats.org/officeDocument/2006/relationships/image" Target="media/image478.emf"/><Relationship Id="rId1051" Type="http://schemas.openxmlformats.org/officeDocument/2006/relationships/oleObject" Target="embeddings/oleObject568.bin"/><Relationship Id="rId1052" Type="http://schemas.openxmlformats.org/officeDocument/2006/relationships/image" Target="media/image479.emf"/><Relationship Id="rId1053" Type="http://schemas.openxmlformats.org/officeDocument/2006/relationships/oleObject" Target="embeddings/oleObject569.bin"/><Relationship Id="rId1054" Type="http://schemas.openxmlformats.org/officeDocument/2006/relationships/oleObject" Target="embeddings/oleObject570.bin"/><Relationship Id="rId1055" Type="http://schemas.openxmlformats.org/officeDocument/2006/relationships/image" Target="media/image480.emf"/><Relationship Id="rId1056" Type="http://schemas.openxmlformats.org/officeDocument/2006/relationships/oleObject" Target="embeddings/oleObject571.bin"/><Relationship Id="rId1057" Type="http://schemas.openxmlformats.org/officeDocument/2006/relationships/image" Target="media/image481.emf"/><Relationship Id="rId1058" Type="http://schemas.openxmlformats.org/officeDocument/2006/relationships/oleObject" Target="embeddings/oleObject572.bin"/><Relationship Id="rId1059" Type="http://schemas.openxmlformats.org/officeDocument/2006/relationships/image" Target="media/image482.emf"/><Relationship Id="rId376" Type="http://schemas.openxmlformats.org/officeDocument/2006/relationships/image" Target="media/image171.emf"/><Relationship Id="rId377" Type="http://schemas.openxmlformats.org/officeDocument/2006/relationships/oleObject" Target="embeddings/oleObject201.bin"/><Relationship Id="rId378" Type="http://schemas.openxmlformats.org/officeDocument/2006/relationships/image" Target="media/image172.emf"/><Relationship Id="rId379" Type="http://schemas.openxmlformats.org/officeDocument/2006/relationships/oleObject" Target="embeddings/oleObject202.bin"/><Relationship Id="rId820" Type="http://schemas.openxmlformats.org/officeDocument/2006/relationships/oleObject" Target="embeddings/oleObject444.bin"/><Relationship Id="rId821" Type="http://schemas.openxmlformats.org/officeDocument/2006/relationships/image" Target="media/image372.emf"/><Relationship Id="rId822" Type="http://schemas.openxmlformats.org/officeDocument/2006/relationships/oleObject" Target="embeddings/oleObject445.bin"/><Relationship Id="rId823" Type="http://schemas.openxmlformats.org/officeDocument/2006/relationships/image" Target="media/image373.emf"/><Relationship Id="rId824" Type="http://schemas.openxmlformats.org/officeDocument/2006/relationships/oleObject" Target="embeddings/oleObject446.bin"/><Relationship Id="rId825" Type="http://schemas.openxmlformats.org/officeDocument/2006/relationships/image" Target="media/image374.emf"/><Relationship Id="rId826" Type="http://schemas.openxmlformats.org/officeDocument/2006/relationships/oleObject" Target="embeddings/oleObject447.bin"/><Relationship Id="rId827" Type="http://schemas.openxmlformats.org/officeDocument/2006/relationships/image" Target="media/image375.emf"/><Relationship Id="rId828" Type="http://schemas.openxmlformats.org/officeDocument/2006/relationships/oleObject" Target="embeddings/oleObject448.bin"/><Relationship Id="rId829" Type="http://schemas.openxmlformats.org/officeDocument/2006/relationships/image" Target="media/image376.emf"/><Relationship Id="rId500" Type="http://schemas.openxmlformats.org/officeDocument/2006/relationships/oleObject" Target="embeddings/oleObject263.bin"/><Relationship Id="rId501" Type="http://schemas.openxmlformats.org/officeDocument/2006/relationships/image" Target="media/image233.emf"/><Relationship Id="rId502" Type="http://schemas.openxmlformats.org/officeDocument/2006/relationships/oleObject" Target="embeddings/oleObject264.bin"/><Relationship Id="rId503" Type="http://schemas.openxmlformats.org/officeDocument/2006/relationships/image" Target="media/image234.emf"/><Relationship Id="rId504" Type="http://schemas.openxmlformats.org/officeDocument/2006/relationships/oleObject" Target="embeddings/oleObject265.bin"/><Relationship Id="rId505" Type="http://schemas.openxmlformats.org/officeDocument/2006/relationships/image" Target="media/image235.emf"/><Relationship Id="rId506" Type="http://schemas.openxmlformats.org/officeDocument/2006/relationships/oleObject" Target="embeddings/oleObject266.bin"/><Relationship Id="rId507" Type="http://schemas.openxmlformats.org/officeDocument/2006/relationships/image" Target="media/image236.emf"/><Relationship Id="rId508" Type="http://schemas.openxmlformats.org/officeDocument/2006/relationships/oleObject" Target="embeddings/oleObject267.bin"/><Relationship Id="rId509" Type="http://schemas.openxmlformats.org/officeDocument/2006/relationships/image" Target="media/image237.emf"/><Relationship Id="rId380" Type="http://schemas.openxmlformats.org/officeDocument/2006/relationships/image" Target="media/image173.emf"/><Relationship Id="rId381" Type="http://schemas.openxmlformats.org/officeDocument/2006/relationships/oleObject" Target="embeddings/oleObject203.bin"/><Relationship Id="rId382" Type="http://schemas.openxmlformats.org/officeDocument/2006/relationships/image" Target="media/image174.emf"/><Relationship Id="rId383" Type="http://schemas.openxmlformats.org/officeDocument/2006/relationships/oleObject" Target="embeddings/oleObject204.bin"/><Relationship Id="rId384" Type="http://schemas.openxmlformats.org/officeDocument/2006/relationships/image" Target="media/image175.emf"/><Relationship Id="rId385" Type="http://schemas.openxmlformats.org/officeDocument/2006/relationships/oleObject" Target="embeddings/oleObject205.bin"/><Relationship Id="rId1060" Type="http://schemas.openxmlformats.org/officeDocument/2006/relationships/oleObject" Target="embeddings/oleObject573.bin"/><Relationship Id="rId1061" Type="http://schemas.openxmlformats.org/officeDocument/2006/relationships/image" Target="media/image483.emf"/><Relationship Id="rId1062" Type="http://schemas.openxmlformats.org/officeDocument/2006/relationships/oleObject" Target="embeddings/oleObject574.bin"/><Relationship Id="rId1063" Type="http://schemas.openxmlformats.org/officeDocument/2006/relationships/image" Target="media/image484.emf"/><Relationship Id="rId1064" Type="http://schemas.openxmlformats.org/officeDocument/2006/relationships/oleObject" Target="embeddings/oleObject575.bin"/><Relationship Id="rId1065" Type="http://schemas.openxmlformats.org/officeDocument/2006/relationships/image" Target="media/image485.emf"/><Relationship Id="rId386" Type="http://schemas.openxmlformats.org/officeDocument/2006/relationships/oleObject" Target="embeddings/oleObject206.bin"/><Relationship Id="rId387" Type="http://schemas.openxmlformats.org/officeDocument/2006/relationships/image" Target="media/image176.emf"/><Relationship Id="rId388" Type="http://schemas.openxmlformats.org/officeDocument/2006/relationships/oleObject" Target="embeddings/oleObject207.bin"/><Relationship Id="rId389" Type="http://schemas.openxmlformats.org/officeDocument/2006/relationships/image" Target="media/image177.emf"/><Relationship Id="rId1066" Type="http://schemas.openxmlformats.org/officeDocument/2006/relationships/oleObject" Target="embeddings/oleObject576.bin"/><Relationship Id="rId1067" Type="http://schemas.openxmlformats.org/officeDocument/2006/relationships/image" Target="media/image486.emf"/><Relationship Id="rId1068" Type="http://schemas.openxmlformats.org/officeDocument/2006/relationships/oleObject" Target="embeddings/oleObject577.bin"/><Relationship Id="rId1069" Type="http://schemas.openxmlformats.org/officeDocument/2006/relationships/image" Target="media/image487.emf"/><Relationship Id="rId830" Type="http://schemas.openxmlformats.org/officeDocument/2006/relationships/oleObject" Target="embeddings/oleObject449.bin"/><Relationship Id="rId831" Type="http://schemas.openxmlformats.org/officeDocument/2006/relationships/image" Target="media/image377.emf"/><Relationship Id="rId832" Type="http://schemas.openxmlformats.org/officeDocument/2006/relationships/oleObject" Target="embeddings/oleObject450.bin"/><Relationship Id="rId833" Type="http://schemas.openxmlformats.org/officeDocument/2006/relationships/image" Target="media/image378.emf"/><Relationship Id="rId834" Type="http://schemas.openxmlformats.org/officeDocument/2006/relationships/oleObject" Target="embeddings/oleObject451.bin"/><Relationship Id="rId835" Type="http://schemas.openxmlformats.org/officeDocument/2006/relationships/image" Target="media/image379.emf"/><Relationship Id="rId836" Type="http://schemas.openxmlformats.org/officeDocument/2006/relationships/oleObject" Target="embeddings/oleObject452.bin"/><Relationship Id="rId837" Type="http://schemas.openxmlformats.org/officeDocument/2006/relationships/image" Target="media/image380.emf"/><Relationship Id="rId838" Type="http://schemas.openxmlformats.org/officeDocument/2006/relationships/oleObject" Target="embeddings/oleObject453.bin"/><Relationship Id="rId839" Type="http://schemas.openxmlformats.org/officeDocument/2006/relationships/image" Target="media/image381.emf"/><Relationship Id="rId510" Type="http://schemas.openxmlformats.org/officeDocument/2006/relationships/oleObject" Target="embeddings/oleObject268.bin"/><Relationship Id="rId511" Type="http://schemas.openxmlformats.org/officeDocument/2006/relationships/image" Target="media/image238.emf"/><Relationship Id="rId512" Type="http://schemas.openxmlformats.org/officeDocument/2006/relationships/oleObject" Target="embeddings/oleObject269.bin"/><Relationship Id="rId513" Type="http://schemas.openxmlformats.org/officeDocument/2006/relationships/image" Target="media/image239.emf"/><Relationship Id="rId514" Type="http://schemas.openxmlformats.org/officeDocument/2006/relationships/oleObject" Target="embeddings/oleObject270.bin"/><Relationship Id="rId515" Type="http://schemas.openxmlformats.org/officeDocument/2006/relationships/image" Target="media/image240.emf"/><Relationship Id="rId516" Type="http://schemas.openxmlformats.org/officeDocument/2006/relationships/oleObject" Target="embeddings/oleObject271.bin"/><Relationship Id="rId517" Type="http://schemas.openxmlformats.org/officeDocument/2006/relationships/image" Target="media/image241.emf"/><Relationship Id="rId518" Type="http://schemas.openxmlformats.org/officeDocument/2006/relationships/oleObject" Target="embeddings/oleObject272.bin"/><Relationship Id="rId519" Type="http://schemas.openxmlformats.org/officeDocument/2006/relationships/image" Target="media/image242.emf"/><Relationship Id="rId390" Type="http://schemas.openxmlformats.org/officeDocument/2006/relationships/oleObject" Target="embeddings/oleObject208.bin"/><Relationship Id="rId391" Type="http://schemas.openxmlformats.org/officeDocument/2006/relationships/image" Target="media/image178.emf"/><Relationship Id="rId392" Type="http://schemas.openxmlformats.org/officeDocument/2006/relationships/oleObject" Target="embeddings/oleObject209.bin"/><Relationship Id="rId393" Type="http://schemas.openxmlformats.org/officeDocument/2006/relationships/image" Target="media/image179.emf"/><Relationship Id="rId394" Type="http://schemas.openxmlformats.org/officeDocument/2006/relationships/oleObject" Target="embeddings/oleObject210.bin"/><Relationship Id="rId395" Type="http://schemas.openxmlformats.org/officeDocument/2006/relationships/image" Target="media/image180.emf"/><Relationship Id="rId396" Type="http://schemas.openxmlformats.org/officeDocument/2006/relationships/oleObject" Target="embeddings/oleObject211.bin"/><Relationship Id="rId397" Type="http://schemas.openxmlformats.org/officeDocument/2006/relationships/image" Target="media/image181.emf"/><Relationship Id="rId398" Type="http://schemas.openxmlformats.org/officeDocument/2006/relationships/oleObject" Target="embeddings/oleObject212.bin"/><Relationship Id="rId399" Type="http://schemas.openxmlformats.org/officeDocument/2006/relationships/image" Target="media/image182.emf"/><Relationship Id="rId1070" Type="http://schemas.openxmlformats.org/officeDocument/2006/relationships/oleObject" Target="embeddings/oleObject578.bin"/><Relationship Id="rId1071" Type="http://schemas.openxmlformats.org/officeDocument/2006/relationships/image" Target="media/image488.emf"/><Relationship Id="rId1072" Type="http://schemas.openxmlformats.org/officeDocument/2006/relationships/oleObject" Target="embeddings/oleObject579.bin"/><Relationship Id="rId1073" Type="http://schemas.openxmlformats.org/officeDocument/2006/relationships/image" Target="media/image489.emf"/><Relationship Id="rId1074" Type="http://schemas.openxmlformats.org/officeDocument/2006/relationships/oleObject" Target="embeddings/oleObject580.bin"/><Relationship Id="rId1075" Type="http://schemas.openxmlformats.org/officeDocument/2006/relationships/oleObject" Target="embeddings/oleObject581.bin"/><Relationship Id="rId1076" Type="http://schemas.openxmlformats.org/officeDocument/2006/relationships/image" Target="media/image490.emf"/><Relationship Id="rId1077" Type="http://schemas.openxmlformats.org/officeDocument/2006/relationships/oleObject" Target="embeddings/oleObject582.bin"/><Relationship Id="rId1078" Type="http://schemas.openxmlformats.org/officeDocument/2006/relationships/image" Target="media/image491.emf"/><Relationship Id="rId1079" Type="http://schemas.openxmlformats.org/officeDocument/2006/relationships/oleObject" Target="embeddings/oleObject583.bin"/><Relationship Id="rId840" Type="http://schemas.openxmlformats.org/officeDocument/2006/relationships/oleObject" Target="embeddings/oleObject454.bin"/><Relationship Id="rId841" Type="http://schemas.openxmlformats.org/officeDocument/2006/relationships/image" Target="media/image382.emf"/><Relationship Id="rId842" Type="http://schemas.openxmlformats.org/officeDocument/2006/relationships/oleObject" Target="embeddings/oleObject455.bin"/><Relationship Id="rId843" Type="http://schemas.openxmlformats.org/officeDocument/2006/relationships/image" Target="media/image383.emf"/><Relationship Id="rId844" Type="http://schemas.openxmlformats.org/officeDocument/2006/relationships/oleObject" Target="embeddings/oleObject456.bin"/><Relationship Id="rId845" Type="http://schemas.openxmlformats.org/officeDocument/2006/relationships/image" Target="media/image384.emf"/><Relationship Id="rId846" Type="http://schemas.openxmlformats.org/officeDocument/2006/relationships/oleObject" Target="embeddings/oleObject457.bin"/><Relationship Id="rId847" Type="http://schemas.openxmlformats.org/officeDocument/2006/relationships/image" Target="media/image385.emf"/><Relationship Id="rId848" Type="http://schemas.openxmlformats.org/officeDocument/2006/relationships/oleObject" Target="embeddings/oleObject458.bin"/><Relationship Id="rId849" Type="http://schemas.openxmlformats.org/officeDocument/2006/relationships/image" Target="media/image386.emf"/><Relationship Id="rId520" Type="http://schemas.openxmlformats.org/officeDocument/2006/relationships/oleObject" Target="embeddings/oleObject273.bin"/><Relationship Id="rId521" Type="http://schemas.openxmlformats.org/officeDocument/2006/relationships/image" Target="media/image243.emf"/><Relationship Id="rId522" Type="http://schemas.openxmlformats.org/officeDocument/2006/relationships/oleObject" Target="embeddings/oleObject274.bin"/><Relationship Id="rId523" Type="http://schemas.openxmlformats.org/officeDocument/2006/relationships/image" Target="media/image244.emf"/><Relationship Id="rId524" Type="http://schemas.openxmlformats.org/officeDocument/2006/relationships/oleObject" Target="embeddings/oleObject275.bin"/><Relationship Id="rId525" Type="http://schemas.openxmlformats.org/officeDocument/2006/relationships/image" Target="media/image245.emf"/><Relationship Id="rId526" Type="http://schemas.openxmlformats.org/officeDocument/2006/relationships/oleObject" Target="embeddings/oleObject276.bin"/><Relationship Id="rId527" Type="http://schemas.openxmlformats.org/officeDocument/2006/relationships/image" Target="media/image246.emf"/><Relationship Id="rId528" Type="http://schemas.openxmlformats.org/officeDocument/2006/relationships/oleObject" Target="embeddings/oleObject277.bin"/><Relationship Id="rId529" Type="http://schemas.openxmlformats.org/officeDocument/2006/relationships/image" Target="media/image247.emf"/><Relationship Id="rId1200" Type="http://schemas.openxmlformats.org/officeDocument/2006/relationships/oleObject" Target="embeddings/oleObject646.bin"/><Relationship Id="rId1201" Type="http://schemas.openxmlformats.org/officeDocument/2006/relationships/image" Target="media/image550.emf"/><Relationship Id="rId1202" Type="http://schemas.openxmlformats.org/officeDocument/2006/relationships/oleObject" Target="embeddings/oleObject647.bin"/><Relationship Id="rId1203" Type="http://schemas.openxmlformats.org/officeDocument/2006/relationships/image" Target="media/image551.emf"/><Relationship Id="rId1204" Type="http://schemas.openxmlformats.org/officeDocument/2006/relationships/oleObject" Target="embeddings/oleObject648.bin"/><Relationship Id="rId1205" Type="http://schemas.openxmlformats.org/officeDocument/2006/relationships/oleObject" Target="embeddings/oleObject649.bin"/><Relationship Id="rId1206" Type="http://schemas.openxmlformats.org/officeDocument/2006/relationships/image" Target="media/image552.emf"/><Relationship Id="rId1207" Type="http://schemas.openxmlformats.org/officeDocument/2006/relationships/oleObject" Target="embeddings/oleObject650.bin"/><Relationship Id="rId1208" Type="http://schemas.openxmlformats.org/officeDocument/2006/relationships/image" Target="media/image553.emf"/><Relationship Id="rId1209" Type="http://schemas.openxmlformats.org/officeDocument/2006/relationships/oleObject" Target="embeddings/oleObject651.bin"/><Relationship Id="rId200" Type="http://schemas.openxmlformats.org/officeDocument/2006/relationships/oleObject" Target="embeddings/oleObject108.bin"/><Relationship Id="rId201" Type="http://schemas.openxmlformats.org/officeDocument/2006/relationships/image" Target="media/image88.emf"/><Relationship Id="rId202" Type="http://schemas.openxmlformats.org/officeDocument/2006/relationships/oleObject" Target="embeddings/oleObject109.bin"/><Relationship Id="rId203" Type="http://schemas.openxmlformats.org/officeDocument/2006/relationships/image" Target="media/image89.emf"/><Relationship Id="rId204" Type="http://schemas.openxmlformats.org/officeDocument/2006/relationships/oleObject" Target="embeddings/oleObject110.bin"/><Relationship Id="rId205" Type="http://schemas.openxmlformats.org/officeDocument/2006/relationships/image" Target="media/image90.emf"/><Relationship Id="rId206" Type="http://schemas.openxmlformats.org/officeDocument/2006/relationships/oleObject" Target="embeddings/oleObject111.bin"/><Relationship Id="rId207" Type="http://schemas.openxmlformats.org/officeDocument/2006/relationships/image" Target="media/image91.emf"/><Relationship Id="rId208" Type="http://schemas.openxmlformats.org/officeDocument/2006/relationships/oleObject" Target="embeddings/oleObject112.bin"/><Relationship Id="rId209" Type="http://schemas.openxmlformats.org/officeDocument/2006/relationships/image" Target="media/image92.emf"/><Relationship Id="rId1080" Type="http://schemas.openxmlformats.org/officeDocument/2006/relationships/image" Target="media/image492.emf"/><Relationship Id="rId1081" Type="http://schemas.openxmlformats.org/officeDocument/2006/relationships/oleObject" Target="embeddings/oleObject584.bin"/><Relationship Id="rId1082" Type="http://schemas.openxmlformats.org/officeDocument/2006/relationships/image" Target="media/image493.emf"/><Relationship Id="rId1083" Type="http://schemas.openxmlformats.org/officeDocument/2006/relationships/oleObject" Target="embeddings/oleObject585.bin"/><Relationship Id="rId1084" Type="http://schemas.openxmlformats.org/officeDocument/2006/relationships/oleObject" Target="embeddings/oleObject586.bin"/><Relationship Id="rId1085" Type="http://schemas.openxmlformats.org/officeDocument/2006/relationships/image" Target="media/image494.emf"/><Relationship Id="rId1086" Type="http://schemas.openxmlformats.org/officeDocument/2006/relationships/oleObject" Target="embeddings/oleObject587.bin"/><Relationship Id="rId1087" Type="http://schemas.openxmlformats.org/officeDocument/2006/relationships/image" Target="media/image495.emf"/><Relationship Id="rId1088" Type="http://schemas.openxmlformats.org/officeDocument/2006/relationships/oleObject" Target="embeddings/oleObject588.bin"/><Relationship Id="rId1089" Type="http://schemas.openxmlformats.org/officeDocument/2006/relationships/image" Target="media/image496.emf"/><Relationship Id="rId850" Type="http://schemas.openxmlformats.org/officeDocument/2006/relationships/oleObject" Target="embeddings/oleObject459.bin"/><Relationship Id="rId851" Type="http://schemas.openxmlformats.org/officeDocument/2006/relationships/image" Target="media/image387.emf"/><Relationship Id="rId852" Type="http://schemas.openxmlformats.org/officeDocument/2006/relationships/oleObject" Target="embeddings/oleObject460.bin"/><Relationship Id="rId853" Type="http://schemas.openxmlformats.org/officeDocument/2006/relationships/image" Target="media/image388.emf"/><Relationship Id="rId854" Type="http://schemas.openxmlformats.org/officeDocument/2006/relationships/oleObject" Target="embeddings/oleObject461.bin"/><Relationship Id="rId855" Type="http://schemas.openxmlformats.org/officeDocument/2006/relationships/image" Target="media/image389.emf"/><Relationship Id="rId856" Type="http://schemas.openxmlformats.org/officeDocument/2006/relationships/oleObject" Target="embeddings/oleObject462.bin"/><Relationship Id="rId857" Type="http://schemas.openxmlformats.org/officeDocument/2006/relationships/image" Target="media/image390.emf"/><Relationship Id="rId858" Type="http://schemas.openxmlformats.org/officeDocument/2006/relationships/oleObject" Target="embeddings/oleObject463.bin"/><Relationship Id="rId859" Type="http://schemas.openxmlformats.org/officeDocument/2006/relationships/image" Target="media/image391.emf"/><Relationship Id="rId530" Type="http://schemas.openxmlformats.org/officeDocument/2006/relationships/oleObject" Target="embeddings/oleObject278.bin"/><Relationship Id="rId531" Type="http://schemas.openxmlformats.org/officeDocument/2006/relationships/image" Target="media/image248.emf"/><Relationship Id="rId532" Type="http://schemas.openxmlformats.org/officeDocument/2006/relationships/oleObject" Target="embeddings/oleObject279.bin"/><Relationship Id="rId533" Type="http://schemas.openxmlformats.org/officeDocument/2006/relationships/image" Target="media/image249.emf"/><Relationship Id="rId534" Type="http://schemas.openxmlformats.org/officeDocument/2006/relationships/oleObject" Target="embeddings/oleObject280.bin"/><Relationship Id="rId535" Type="http://schemas.openxmlformats.org/officeDocument/2006/relationships/image" Target="media/image250.emf"/><Relationship Id="rId536" Type="http://schemas.openxmlformats.org/officeDocument/2006/relationships/oleObject" Target="embeddings/oleObject281.bin"/><Relationship Id="rId537" Type="http://schemas.openxmlformats.org/officeDocument/2006/relationships/oleObject" Target="embeddings/oleObject282.bin"/><Relationship Id="rId538" Type="http://schemas.openxmlformats.org/officeDocument/2006/relationships/image" Target="media/image251.emf"/><Relationship Id="rId539" Type="http://schemas.openxmlformats.org/officeDocument/2006/relationships/oleObject" Target="embeddings/oleObject283.bin"/><Relationship Id="rId1210" Type="http://schemas.openxmlformats.org/officeDocument/2006/relationships/image" Target="media/image554.emf"/><Relationship Id="rId1211" Type="http://schemas.openxmlformats.org/officeDocument/2006/relationships/oleObject" Target="embeddings/oleObject652.bin"/><Relationship Id="rId1212" Type="http://schemas.openxmlformats.org/officeDocument/2006/relationships/image" Target="media/image555.emf"/><Relationship Id="rId1213" Type="http://schemas.openxmlformats.org/officeDocument/2006/relationships/oleObject" Target="embeddings/oleObject653.bin"/><Relationship Id="rId1214" Type="http://schemas.openxmlformats.org/officeDocument/2006/relationships/image" Target="media/image556.emf"/><Relationship Id="rId1215" Type="http://schemas.openxmlformats.org/officeDocument/2006/relationships/oleObject" Target="embeddings/oleObject654.bin"/><Relationship Id="rId1216" Type="http://schemas.openxmlformats.org/officeDocument/2006/relationships/image" Target="media/image557.emf"/><Relationship Id="rId1217" Type="http://schemas.openxmlformats.org/officeDocument/2006/relationships/oleObject" Target="embeddings/oleObject655.bin"/><Relationship Id="rId1218" Type="http://schemas.openxmlformats.org/officeDocument/2006/relationships/image" Target="media/image558.emf"/><Relationship Id="rId1219" Type="http://schemas.openxmlformats.org/officeDocument/2006/relationships/oleObject" Target="embeddings/oleObject656.bin"/><Relationship Id="rId210" Type="http://schemas.openxmlformats.org/officeDocument/2006/relationships/oleObject" Target="embeddings/oleObject113.bin"/><Relationship Id="rId211" Type="http://schemas.openxmlformats.org/officeDocument/2006/relationships/image" Target="media/image93.emf"/><Relationship Id="rId212" Type="http://schemas.openxmlformats.org/officeDocument/2006/relationships/oleObject" Target="embeddings/oleObject114.bin"/><Relationship Id="rId213" Type="http://schemas.openxmlformats.org/officeDocument/2006/relationships/oleObject" Target="embeddings/oleObject115.bin"/><Relationship Id="rId214" Type="http://schemas.openxmlformats.org/officeDocument/2006/relationships/image" Target="media/image94.emf"/><Relationship Id="rId215" Type="http://schemas.openxmlformats.org/officeDocument/2006/relationships/oleObject" Target="embeddings/oleObject116.bin"/><Relationship Id="rId216" Type="http://schemas.openxmlformats.org/officeDocument/2006/relationships/oleObject" Target="embeddings/oleObject117.bin"/><Relationship Id="rId217" Type="http://schemas.openxmlformats.org/officeDocument/2006/relationships/image" Target="media/image95.emf"/><Relationship Id="rId218" Type="http://schemas.openxmlformats.org/officeDocument/2006/relationships/oleObject" Target="embeddings/oleObject118.bin"/><Relationship Id="rId219" Type="http://schemas.openxmlformats.org/officeDocument/2006/relationships/oleObject" Target="embeddings/oleObject119.bin"/><Relationship Id="rId1090" Type="http://schemas.openxmlformats.org/officeDocument/2006/relationships/oleObject" Target="embeddings/oleObject589.bin"/><Relationship Id="rId1091" Type="http://schemas.openxmlformats.org/officeDocument/2006/relationships/oleObject" Target="embeddings/oleObject590.bin"/><Relationship Id="rId1092" Type="http://schemas.openxmlformats.org/officeDocument/2006/relationships/image" Target="media/image497.emf"/><Relationship Id="rId1093" Type="http://schemas.openxmlformats.org/officeDocument/2006/relationships/oleObject" Target="embeddings/oleObject591.bin"/><Relationship Id="rId1094" Type="http://schemas.openxmlformats.org/officeDocument/2006/relationships/image" Target="media/image498.emf"/><Relationship Id="rId1095" Type="http://schemas.openxmlformats.org/officeDocument/2006/relationships/oleObject" Target="embeddings/oleObject592.bin"/><Relationship Id="rId1096" Type="http://schemas.openxmlformats.org/officeDocument/2006/relationships/image" Target="media/image499.emf"/><Relationship Id="rId1097" Type="http://schemas.openxmlformats.org/officeDocument/2006/relationships/oleObject" Target="embeddings/oleObject593.bin"/><Relationship Id="rId1098" Type="http://schemas.openxmlformats.org/officeDocument/2006/relationships/image" Target="media/image500.emf"/><Relationship Id="rId1099" Type="http://schemas.openxmlformats.org/officeDocument/2006/relationships/oleObject" Target="embeddings/oleObject594.bin"/><Relationship Id="rId860" Type="http://schemas.openxmlformats.org/officeDocument/2006/relationships/oleObject" Target="embeddings/oleObject464.bin"/><Relationship Id="rId861" Type="http://schemas.openxmlformats.org/officeDocument/2006/relationships/image" Target="media/image392.emf"/><Relationship Id="rId862" Type="http://schemas.openxmlformats.org/officeDocument/2006/relationships/oleObject" Target="embeddings/oleObject465.bin"/><Relationship Id="rId863" Type="http://schemas.openxmlformats.org/officeDocument/2006/relationships/image" Target="media/image393.emf"/><Relationship Id="rId864" Type="http://schemas.openxmlformats.org/officeDocument/2006/relationships/oleObject" Target="embeddings/oleObject466.bin"/><Relationship Id="rId865" Type="http://schemas.openxmlformats.org/officeDocument/2006/relationships/image" Target="media/image394.emf"/><Relationship Id="rId866" Type="http://schemas.openxmlformats.org/officeDocument/2006/relationships/oleObject" Target="embeddings/oleObject467.bin"/><Relationship Id="rId867" Type="http://schemas.openxmlformats.org/officeDocument/2006/relationships/image" Target="media/image395.emf"/><Relationship Id="rId868" Type="http://schemas.openxmlformats.org/officeDocument/2006/relationships/oleObject" Target="embeddings/oleObject468.bin"/><Relationship Id="rId869" Type="http://schemas.openxmlformats.org/officeDocument/2006/relationships/image" Target="media/image396.emf"/><Relationship Id="rId540" Type="http://schemas.openxmlformats.org/officeDocument/2006/relationships/oleObject" Target="embeddings/oleObject284.bin"/><Relationship Id="rId541" Type="http://schemas.openxmlformats.org/officeDocument/2006/relationships/image" Target="media/image252.emf"/><Relationship Id="rId542" Type="http://schemas.openxmlformats.org/officeDocument/2006/relationships/oleObject" Target="embeddings/oleObject285.bin"/><Relationship Id="rId543" Type="http://schemas.openxmlformats.org/officeDocument/2006/relationships/image" Target="media/image253.emf"/><Relationship Id="rId544" Type="http://schemas.openxmlformats.org/officeDocument/2006/relationships/oleObject" Target="embeddings/oleObject286.bin"/><Relationship Id="rId545" Type="http://schemas.openxmlformats.org/officeDocument/2006/relationships/image" Target="media/image254.emf"/><Relationship Id="rId546" Type="http://schemas.openxmlformats.org/officeDocument/2006/relationships/oleObject" Target="embeddings/oleObject287.bin"/><Relationship Id="rId547" Type="http://schemas.openxmlformats.org/officeDocument/2006/relationships/image" Target="media/image255.emf"/><Relationship Id="rId548" Type="http://schemas.openxmlformats.org/officeDocument/2006/relationships/oleObject" Target="embeddings/oleObject288.bin"/><Relationship Id="rId549" Type="http://schemas.openxmlformats.org/officeDocument/2006/relationships/image" Target="media/image256.emf"/><Relationship Id="rId1220" Type="http://schemas.openxmlformats.org/officeDocument/2006/relationships/image" Target="media/image559.emf"/><Relationship Id="rId1221" Type="http://schemas.openxmlformats.org/officeDocument/2006/relationships/oleObject" Target="embeddings/oleObject657.bin"/><Relationship Id="rId1222" Type="http://schemas.openxmlformats.org/officeDocument/2006/relationships/image" Target="media/image560.emf"/><Relationship Id="rId1223" Type="http://schemas.openxmlformats.org/officeDocument/2006/relationships/oleObject" Target="embeddings/oleObject658.bin"/><Relationship Id="rId1224" Type="http://schemas.openxmlformats.org/officeDocument/2006/relationships/oleObject" Target="embeddings/oleObject659.bin"/><Relationship Id="rId1225" Type="http://schemas.openxmlformats.org/officeDocument/2006/relationships/oleObject" Target="embeddings/oleObject660.bin"/><Relationship Id="rId1226" Type="http://schemas.openxmlformats.org/officeDocument/2006/relationships/image" Target="media/image561.emf"/><Relationship Id="rId1227" Type="http://schemas.openxmlformats.org/officeDocument/2006/relationships/oleObject" Target="embeddings/oleObject661.bin"/><Relationship Id="rId1228" Type="http://schemas.openxmlformats.org/officeDocument/2006/relationships/image" Target="media/image562.emf"/><Relationship Id="rId1229" Type="http://schemas.openxmlformats.org/officeDocument/2006/relationships/oleObject" Target="embeddings/oleObject662.bin"/><Relationship Id="rId220" Type="http://schemas.openxmlformats.org/officeDocument/2006/relationships/image" Target="media/image96.emf"/><Relationship Id="rId221" Type="http://schemas.openxmlformats.org/officeDocument/2006/relationships/oleObject" Target="embeddings/oleObject120.bin"/><Relationship Id="rId222" Type="http://schemas.openxmlformats.org/officeDocument/2006/relationships/image" Target="media/image97.emf"/><Relationship Id="rId223" Type="http://schemas.openxmlformats.org/officeDocument/2006/relationships/oleObject" Target="embeddings/oleObject121.bin"/><Relationship Id="rId224" Type="http://schemas.openxmlformats.org/officeDocument/2006/relationships/oleObject" Target="embeddings/oleObject122.bin"/><Relationship Id="rId225" Type="http://schemas.openxmlformats.org/officeDocument/2006/relationships/oleObject" Target="embeddings/oleObject123.bin"/><Relationship Id="rId226" Type="http://schemas.openxmlformats.org/officeDocument/2006/relationships/image" Target="media/image98.emf"/><Relationship Id="rId227" Type="http://schemas.openxmlformats.org/officeDocument/2006/relationships/oleObject" Target="embeddings/oleObject124.bin"/><Relationship Id="rId228" Type="http://schemas.openxmlformats.org/officeDocument/2006/relationships/image" Target="media/image99.emf"/><Relationship Id="rId229" Type="http://schemas.openxmlformats.org/officeDocument/2006/relationships/oleObject" Target="embeddings/oleObject125.bin"/><Relationship Id="rId870" Type="http://schemas.openxmlformats.org/officeDocument/2006/relationships/oleObject" Target="embeddings/oleObject469.bin"/><Relationship Id="rId871" Type="http://schemas.openxmlformats.org/officeDocument/2006/relationships/image" Target="media/image397.emf"/><Relationship Id="rId872" Type="http://schemas.openxmlformats.org/officeDocument/2006/relationships/oleObject" Target="embeddings/oleObject470.bin"/><Relationship Id="rId873" Type="http://schemas.openxmlformats.org/officeDocument/2006/relationships/oleObject" Target="embeddings/oleObject471.bin"/><Relationship Id="rId874" Type="http://schemas.openxmlformats.org/officeDocument/2006/relationships/image" Target="media/image398.emf"/><Relationship Id="rId875" Type="http://schemas.openxmlformats.org/officeDocument/2006/relationships/oleObject" Target="embeddings/oleObject472.bin"/><Relationship Id="rId876" Type="http://schemas.openxmlformats.org/officeDocument/2006/relationships/image" Target="media/image399.emf"/><Relationship Id="rId877" Type="http://schemas.openxmlformats.org/officeDocument/2006/relationships/oleObject" Target="embeddings/oleObject473.bin"/><Relationship Id="rId878" Type="http://schemas.openxmlformats.org/officeDocument/2006/relationships/image" Target="media/image400.emf"/><Relationship Id="rId879" Type="http://schemas.openxmlformats.org/officeDocument/2006/relationships/oleObject" Target="embeddings/oleObject474.bin"/><Relationship Id="rId550" Type="http://schemas.openxmlformats.org/officeDocument/2006/relationships/oleObject" Target="embeddings/oleObject289.bin"/><Relationship Id="rId551" Type="http://schemas.openxmlformats.org/officeDocument/2006/relationships/oleObject" Target="embeddings/oleObject290.bin"/><Relationship Id="rId552" Type="http://schemas.openxmlformats.org/officeDocument/2006/relationships/image" Target="media/image257.emf"/><Relationship Id="rId553" Type="http://schemas.openxmlformats.org/officeDocument/2006/relationships/oleObject" Target="embeddings/oleObject291.bin"/><Relationship Id="rId554" Type="http://schemas.openxmlformats.org/officeDocument/2006/relationships/image" Target="media/image258.emf"/><Relationship Id="rId555" Type="http://schemas.openxmlformats.org/officeDocument/2006/relationships/oleObject" Target="embeddings/oleObject292.bin"/><Relationship Id="rId556" Type="http://schemas.openxmlformats.org/officeDocument/2006/relationships/image" Target="media/image259.emf"/><Relationship Id="rId557" Type="http://schemas.openxmlformats.org/officeDocument/2006/relationships/oleObject" Target="embeddings/oleObject293.bin"/><Relationship Id="rId558" Type="http://schemas.openxmlformats.org/officeDocument/2006/relationships/image" Target="media/image260.emf"/><Relationship Id="rId559" Type="http://schemas.openxmlformats.org/officeDocument/2006/relationships/oleObject" Target="embeddings/oleObject294.bin"/><Relationship Id="rId1230" Type="http://schemas.openxmlformats.org/officeDocument/2006/relationships/image" Target="media/image563.emf"/><Relationship Id="rId1231" Type="http://schemas.openxmlformats.org/officeDocument/2006/relationships/oleObject" Target="embeddings/oleObject663.bin"/><Relationship Id="rId1232" Type="http://schemas.openxmlformats.org/officeDocument/2006/relationships/image" Target="media/image564.emf"/><Relationship Id="rId1233" Type="http://schemas.openxmlformats.org/officeDocument/2006/relationships/oleObject" Target="embeddings/oleObject664.bin"/><Relationship Id="rId1234" Type="http://schemas.openxmlformats.org/officeDocument/2006/relationships/image" Target="media/image565.emf"/><Relationship Id="rId1235" Type="http://schemas.openxmlformats.org/officeDocument/2006/relationships/oleObject" Target="embeddings/oleObject665.bin"/><Relationship Id="rId1236" Type="http://schemas.openxmlformats.org/officeDocument/2006/relationships/image" Target="media/image566.emf"/><Relationship Id="rId1237" Type="http://schemas.openxmlformats.org/officeDocument/2006/relationships/oleObject" Target="embeddings/oleObject666.bin"/><Relationship Id="rId1238" Type="http://schemas.openxmlformats.org/officeDocument/2006/relationships/image" Target="media/image567.emf"/><Relationship Id="rId1239" Type="http://schemas.openxmlformats.org/officeDocument/2006/relationships/oleObject" Target="embeddings/oleObject667.bin"/><Relationship Id="rId230" Type="http://schemas.openxmlformats.org/officeDocument/2006/relationships/image" Target="media/image100.emf"/><Relationship Id="rId231" Type="http://schemas.openxmlformats.org/officeDocument/2006/relationships/oleObject" Target="embeddings/oleObject126.bin"/><Relationship Id="rId232" Type="http://schemas.openxmlformats.org/officeDocument/2006/relationships/image" Target="media/image101.emf"/><Relationship Id="rId233" Type="http://schemas.openxmlformats.org/officeDocument/2006/relationships/oleObject" Target="embeddings/oleObject127.bin"/><Relationship Id="rId234" Type="http://schemas.openxmlformats.org/officeDocument/2006/relationships/image" Target="media/image102.emf"/><Relationship Id="rId235" Type="http://schemas.openxmlformats.org/officeDocument/2006/relationships/oleObject" Target="embeddings/oleObject128.bin"/><Relationship Id="rId236" Type="http://schemas.openxmlformats.org/officeDocument/2006/relationships/image" Target="media/image103.emf"/><Relationship Id="rId237" Type="http://schemas.openxmlformats.org/officeDocument/2006/relationships/oleObject" Target="embeddings/oleObject129.bin"/><Relationship Id="rId238" Type="http://schemas.openxmlformats.org/officeDocument/2006/relationships/image" Target="media/image104.emf"/><Relationship Id="rId239" Type="http://schemas.openxmlformats.org/officeDocument/2006/relationships/oleObject" Target="embeddings/oleObject130.bin"/><Relationship Id="rId880" Type="http://schemas.openxmlformats.org/officeDocument/2006/relationships/image" Target="media/image401.emf"/><Relationship Id="rId881" Type="http://schemas.openxmlformats.org/officeDocument/2006/relationships/oleObject" Target="embeddings/oleObject475.bin"/><Relationship Id="rId882" Type="http://schemas.openxmlformats.org/officeDocument/2006/relationships/image" Target="media/image402.emf"/><Relationship Id="rId883" Type="http://schemas.openxmlformats.org/officeDocument/2006/relationships/oleObject" Target="embeddings/oleObject476.bin"/><Relationship Id="rId884" Type="http://schemas.openxmlformats.org/officeDocument/2006/relationships/image" Target="media/image403.emf"/><Relationship Id="rId885" Type="http://schemas.openxmlformats.org/officeDocument/2006/relationships/oleObject" Target="embeddings/oleObject477.bin"/><Relationship Id="rId886" Type="http://schemas.openxmlformats.org/officeDocument/2006/relationships/image" Target="media/image404.emf"/><Relationship Id="rId887" Type="http://schemas.openxmlformats.org/officeDocument/2006/relationships/oleObject" Target="embeddings/oleObject478.bin"/><Relationship Id="rId888" Type="http://schemas.openxmlformats.org/officeDocument/2006/relationships/image" Target="media/image405.emf"/><Relationship Id="rId889" Type="http://schemas.openxmlformats.org/officeDocument/2006/relationships/oleObject" Target="embeddings/oleObject479.bin"/><Relationship Id="rId560" Type="http://schemas.openxmlformats.org/officeDocument/2006/relationships/image" Target="media/image261.emf"/><Relationship Id="rId561" Type="http://schemas.openxmlformats.org/officeDocument/2006/relationships/oleObject" Target="embeddings/oleObject295.bin"/><Relationship Id="rId562" Type="http://schemas.openxmlformats.org/officeDocument/2006/relationships/image" Target="media/image262.emf"/><Relationship Id="rId563" Type="http://schemas.openxmlformats.org/officeDocument/2006/relationships/oleObject" Target="embeddings/oleObject296.bin"/><Relationship Id="rId564" Type="http://schemas.openxmlformats.org/officeDocument/2006/relationships/image" Target="media/image263.emf"/><Relationship Id="rId565" Type="http://schemas.openxmlformats.org/officeDocument/2006/relationships/oleObject" Target="embeddings/oleObject297.bin"/><Relationship Id="rId566" Type="http://schemas.openxmlformats.org/officeDocument/2006/relationships/image" Target="media/image264.emf"/><Relationship Id="rId567" Type="http://schemas.openxmlformats.org/officeDocument/2006/relationships/oleObject" Target="embeddings/oleObject298.bin"/><Relationship Id="rId568" Type="http://schemas.openxmlformats.org/officeDocument/2006/relationships/image" Target="media/image265.emf"/><Relationship Id="rId569" Type="http://schemas.openxmlformats.org/officeDocument/2006/relationships/oleObject" Target="embeddings/oleObject299.bin"/><Relationship Id="rId1240" Type="http://schemas.openxmlformats.org/officeDocument/2006/relationships/image" Target="media/image568.emf"/><Relationship Id="rId1241" Type="http://schemas.openxmlformats.org/officeDocument/2006/relationships/oleObject" Target="embeddings/oleObject668.bin"/><Relationship Id="rId1242" Type="http://schemas.openxmlformats.org/officeDocument/2006/relationships/image" Target="media/image569.emf"/><Relationship Id="rId1243" Type="http://schemas.openxmlformats.org/officeDocument/2006/relationships/oleObject" Target="embeddings/oleObject669.bin"/><Relationship Id="rId1244" Type="http://schemas.openxmlformats.org/officeDocument/2006/relationships/oleObject" Target="embeddings/oleObject670.bin"/><Relationship Id="rId1245" Type="http://schemas.openxmlformats.org/officeDocument/2006/relationships/image" Target="media/image570.emf"/><Relationship Id="rId1246" Type="http://schemas.openxmlformats.org/officeDocument/2006/relationships/oleObject" Target="embeddings/oleObject671.bin"/><Relationship Id="rId1247" Type="http://schemas.openxmlformats.org/officeDocument/2006/relationships/oleObject" Target="embeddings/oleObject672.bin"/><Relationship Id="rId1248" Type="http://schemas.openxmlformats.org/officeDocument/2006/relationships/oleObject" Target="embeddings/oleObject673.bin"/><Relationship Id="rId1249" Type="http://schemas.openxmlformats.org/officeDocument/2006/relationships/image" Target="media/image571.emf"/><Relationship Id="rId240" Type="http://schemas.openxmlformats.org/officeDocument/2006/relationships/image" Target="media/image105.emf"/><Relationship Id="rId241" Type="http://schemas.openxmlformats.org/officeDocument/2006/relationships/oleObject" Target="embeddings/oleObject131.bin"/><Relationship Id="rId242" Type="http://schemas.openxmlformats.org/officeDocument/2006/relationships/oleObject" Target="embeddings/oleObject132.bin"/><Relationship Id="rId243" Type="http://schemas.openxmlformats.org/officeDocument/2006/relationships/oleObject" Target="embeddings/oleObject133.bin"/><Relationship Id="rId244" Type="http://schemas.openxmlformats.org/officeDocument/2006/relationships/image" Target="media/image106.emf"/><Relationship Id="rId245" Type="http://schemas.openxmlformats.org/officeDocument/2006/relationships/oleObject" Target="embeddings/oleObject134.bin"/><Relationship Id="rId246" Type="http://schemas.openxmlformats.org/officeDocument/2006/relationships/image" Target="media/image107.emf"/><Relationship Id="rId247" Type="http://schemas.openxmlformats.org/officeDocument/2006/relationships/oleObject" Target="embeddings/oleObject135.bin"/><Relationship Id="rId248" Type="http://schemas.openxmlformats.org/officeDocument/2006/relationships/image" Target="media/image108.emf"/><Relationship Id="rId249" Type="http://schemas.openxmlformats.org/officeDocument/2006/relationships/oleObject" Target="embeddings/oleObject136.bin"/><Relationship Id="rId890" Type="http://schemas.openxmlformats.org/officeDocument/2006/relationships/oleObject" Target="embeddings/oleObject480.bin"/><Relationship Id="rId891" Type="http://schemas.openxmlformats.org/officeDocument/2006/relationships/image" Target="media/image406.emf"/><Relationship Id="rId892" Type="http://schemas.openxmlformats.org/officeDocument/2006/relationships/oleObject" Target="embeddings/oleObject481.bin"/><Relationship Id="rId893" Type="http://schemas.openxmlformats.org/officeDocument/2006/relationships/image" Target="media/image407.emf"/><Relationship Id="rId894" Type="http://schemas.openxmlformats.org/officeDocument/2006/relationships/oleObject" Target="embeddings/oleObject482.bin"/><Relationship Id="rId895" Type="http://schemas.openxmlformats.org/officeDocument/2006/relationships/oleObject" Target="embeddings/oleObject483.bin"/><Relationship Id="rId896" Type="http://schemas.openxmlformats.org/officeDocument/2006/relationships/image" Target="media/image408.emf"/><Relationship Id="rId897" Type="http://schemas.openxmlformats.org/officeDocument/2006/relationships/oleObject" Target="embeddings/oleObject484.bin"/><Relationship Id="rId898" Type="http://schemas.openxmlformats.org/officeDocument/2006/relationships/image" Target="media/image409.emf"/><Relationship Id="rId899" Type="http://schemas.openxmlformats.org/officeDocument/2006/relationships/oleObject" Target="embeddings/oleObject485.bin"/><Relationship Id="rId570" Type="http://schemas.openxmlformats.org/officeDocument/2006/relationships/oleObject" Target="embeddings/oleObject300.bin"/><Relationship Id="rId571" Type="http://schemas.openxmlformats.org/officeDocument/2006/relationships/image" Target="media/image266.emf"/><Relationship Id="rId572" Type="http://schemas.openxmlformats.org/officeDocument/2006/relationships/oleObject" Target="embeddings/oleObject301.bin"/><Relationship Id="rId573" Type="http://schemas.openxmlformats.org/officeDocument/2006/relationships/image" Target="media/image267.emf"/><Relationship Id="rId574" Type="http://schemas.openxmlformats.org/officeDocument/2006/relationships/oleObject" Target="embeddings/oleObject302.bin"/><Relationship Id="rId575" Type="http://schemas.openxmlformats.org/officeDocument/2006/relationships/oleObject" Target="embeddings/oleObject303.bin"/><Relationship Id="rId576" Type="http://schemas.openxmlformats.org/officeDocument/2006/relationships/image" Target="media/image268.emf"/><Relationship Id="rId577" Type="http://schemas.openxmlformats.org/officeDocument/2006/relationships/oleObject" Target="embeddings/oleObject304.bin"/><Relationship Id="rId578" Type="http://schemas.openxmlformats.org/officeDocument/2006/relationships/oleObject" Target="embeddings/oleObject305.bin"/><Relationship Id="rId579" Type="http://schemas.openxmlformats.org/officeDocument/2006/relationships/image" Target="media/image269.emf"/><Relationship Id="rId1250" Type="http://schemas.openxmlformats.org/officeDocument/2006/relationships/oleObject" Target="embeddings/oleObject674.bin"/><Relationship Id="rId1251" Type="http://schemas.openxmlformats.org/officeDocument/2006/relationships/image" Target="media/image572.png"/><Relationship Id="rId1252" Type="http://schemas.openxmlformats.org/officeDocument/2006/relationships/image" Target="media/image573.emf"/><Relationship Id="rId1253" Type="http://schemas.openxmlformats.org/officeDocument/2006/relationships/oleObject" Target="embeddings/oleObject675.bin"/><Relationship Id="rId1254" Type="http://schemas.openxmlformats.org/officeDocument/2006/relationships/image" Target="media/image574.emf"/><Relationship Id="rId1255" Type="http://schemas.openxmlformats.org/officeDocument/2006/relationships/oleObject" Target="embeddings/oleObject676.bin"/><Relationship Id="rId1256" Type="http://schemas.openxmlformats.org/officeDocument/2006/relationships/image" Target="media/image575.emf"/><Relationship Id="rId1257" Type="http://schemas.openxmlformats.org/officeDocument/2006/relationships/oleObject" Target="embeddings/oleObject677.bin"/><Relationship Id="rId1258" Type="http://schemas.openxmlformats.org/officeDocument/2006/relationships/image" Target="media/image576.emf"/><Relationship Id="rId1259" Type="http://schemas.openxmlformats.org/officeDocument/2006/relationships/oleObject" Target="embeddings/oleObject678.bin"/><Relationship Id="rId250" Type="http://schemas.openxmlformats.org/officeDocument/2006/relationships/image" Target="media/image109.emf"/><Relationship Id="rId251" Type="http://schemas.openxmlformats.org/officeDocument/2006/relationships/oleObject" Target="embeddings/oleObject137.bin"/><Relationship Id="rId252" Type="http://schemas.openxmlformats.org/officeDocument/2006/relationships/image" Target="media/image110.emf"/><Relationship Id="rId253" Type="http://schemas.openxmlformats.org/officeDocument/2006/relationships/oleObject" Target="embeddings/oleObject138.bin"/><Relationship Id="rId254" Type="http://schemas.openxmlformats.org/officeDocument/2006/relationships/image" Target="media/image111.emf"/><Relationship Id="rId255" Type="http://schemas.openxmlformats.org/officeDocument/2006/relationships/oleObject" Target="embeddings/oleObject139.bin"/><Relationship Id="rId256" Type="http://schemas.openxmlformats.org/officeDocument/2006/relationships/image" Target="media/image112.emf"/><Relationship Id="rId257" Type="http://schemas.openxmlformats.org/officeDocument/2006/relationships/oleObject" Target="embeddings/oleObject140.bin"/><Relationship Id="rId258" Type="http://schemas.openxmlformats.org/officeDocument/2006/relationships/image" Target="media/image113.emf"/><Relationship Id="rId259" Type="http://schemas.openxmlformats.org/officeDocument/2006/relationships/oleObject" Target="embeddings/oleObject141.bin"/><Relationship Id="rId700" Type="http://schemas.openxmlformats.org/officeDocument/2006/relationships/oleObject" Target="embeddings/oleObject377.bin"/><Relationship Id="rId701" Type="http://schemas.openxmlformats.org/officeDocument/2006/relationships/oleObject" Target="embeddings/oleObject378.bin"/><Relationship Id="rId702" Type="http://schemas.openxmlformats.org/officeDocument/2006/relationships/image" Target="media/image319.emf"/><Relationship Id="rId703" Type="http://schemas.openxmlformats.org/officeDocument/2006/relationships/oleObject" Target="embeddings/oleObject379.bin"/><Relationship Id="rId704" Type="http://schemas.openxmlformats.org/officeDocument/2006/relationships/image" Target="media/image320.emf"/><Relationship Id="rId705" Type="http://schemas.openxmlformats.org/officeDocument/2006/relationships/oleObject" Target="embeddings/oleObject380.bin"/><Relationship Id="rId706" Type="http://schemas.openxmlformats.org/officeDocument/2006/relationships/image" Target="media/image321.emf"/><Relationship Id="rId707" Type="http://schemas.openxmlformats.org/officeDocument/2006/relationships/oleObject" Target="embeddings/oleObject381.bin"/><Relationship Id="rId708" Type="http://schemas.openxmlformats.org/officeDocument/2006/relationships/oleObject" Target="embeddings/oleObject382.bin"/><Relationship Id="rId709" Type="http://schemas.openxmlformats.org/officeDocument/2006/relationships/image" Target="media/image322.emf"/><Relationship Id="rId10" Type="http://schemas.openxmlformats.org/officeDocument/2006/relationships/oleObject" Target="embeddings/oleObject3.bin"/><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oleObject" Target="embeddings/oleObject4.bin"/><Relationship Id="rId14" Type="http://schemas.openxmlformats.org/officeDocument/2006/relationships/image" Target="media/image5.emf"/><Relationship Id="rId15" Type="http://schemas.openxmlformats.org/officeDocument/2006/relationships/oleObject" Target="embeddings/oleObject5.bin"/><Relationship Id="rId16" Type="http://schemas.openxmlformats.org/officeDocument/2006/relationships/image" Target="media/image6.emf"/><Relationship Id="rId17" Type="http://schemas.openxmlformats.org/officeDocument/2006/relationships/oleObject" Target="embeddings/oleObject6.bin"/><Relationship Id="rId18" Type="http://schemas.openxmlformats.org/officeDocument/2006/relationships/image" Target="media/image7.emf"/><Relationship Id="rId19" Type="http://schemas.openxmlformats.org/officeDocument/2006/relationships/oleObject" Target="embeddings/oleObject7.bin"/><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580" Type="http://schemas.openxmlformats.org/officeDocument/2006/relationships/oleObject" Target="embeddings/oleObject306.bin"/><Relationship Id="rId581" Type="http://schemas.openxmlformats.org/officeDocument/2006/relationships/image" Target="media/image270.emf"/><Relationship Id="rId582" Type="http://schemas.openxmlformats.org/officeDocument/2006/relationships/oleObject" Target="embeddings/oleObject307.bin"/><Relationship Id="rId583" Type="http://schemas.openxmlformats.org/officeDocument/2006/relationships/image" Target="media/image271.emf"/><Relationship Id="rId584" Type="http://schemas.openxmlformats.org/officeDocument/2006/relationships/oleObject" Target="embeddings/oleObject308.bin"/><Relationship Id="rId585" Type="http://schemas.openxmlformats.org/officeDocument/2006/relationships/image" Target="media/image272.emf"/><Relationship Id="rId586" Type="http://schemas.openxmlformats.org/officeDocument/2006/relationships/oleObject" Target="embeddings/oleObject309.bin"/><Relationship Id="rId587" Type="http://schemas.openxmlformats.org/officeDocument/2006/relationships/image" Target="media/image273.emf"/><Relationship Id="rId588" Type="http://schemas.openxmlformats.org/officeDocument/2006/relationships/oleObject" Target="embeddings/oleObject310.bin"/><Relationship Id="rId589" Type="http://schemas.openxmlformats.org/officeDocument/2006/relationships/oleObject" Target="embeddings/oleObject311.bin"/><Relationship Id="rId1260" Type="http://schemas.openxmlformats.org/officeDocument/2006/relationships/image" Target="media/image577.emf"/><Relationship Id="rId1261" Type="http://schemas.openxmlformats.org/officeDocument/2006/relationships/oleObject" Target="embeddings/oleObject679.bin"/><Relationship Id="rId1262" Type="http://schemas.openxmlformats.org/officeDocument/2006/relationships/image" Target="media/image578.emf"/><Relationship Id="rId260" Type="http://schemas.openxmlformats.org/officeDocument/2006/relationships/image" Target="media/image114.emf"/><Relationship Id="rId261" Type="http://schemas.openxmlformats.org/officeDocument/2006/relationships/oleObject" Target="embeddings/oleObject142.bin"/><Relationship Id="rId262" Type="http://schemas.openxmlformats.org/officeDocument/2006/relationships/image" Target="media/image115.emf"/><Relationship Id="rId263" Type="http://schemas.openxmlformats.org/officeDocument/2006/relationships/oleObject" Target="embeddings/oleObject143.bin"/><Relationship Id="rId264" Type="http://schemas.openxmlformats.org/officeDocument/2006/relationships/image" Target="media/image116.emf"/><Relationship Id="rId265" Type="http://schemas.openxmlformats.org/officeDocument/2006/relationships/oleObject" Target="embeddings/oleObject144.bin"/><Relationship Id="rId266" Type="http://schemas.openxmlformats.org/officeDocument/2006/relationships/image" Target="media/image117.emf"/><Relationship Id="rId267" Type="http://schemas.openxmlformats.org/officeDocument/2006/relationships/oleObject" Target="embeddings/oleObject145.bin"/><Relationship Id="rId268" Type="http://schemas.openxmlformats.org/officeDocument/2006/relationships/image" Target="media/image118.emf"/><Relationship Id="rId269" Type="http://schemas.openxmlformats.org/officeDocument/2006/relationships/oleObject" Target="embeddings/oleObject146.bin"/><Relationship Id="rId1263" Type="http://schemas.openxmlformats.org/officeDocument/2006/relationships/oleObject" Target="embeddings/oleObject680.bin"/><Relationship Id="rId1264" Type="http://schemas.openxmlformats.org/officeDocument/2006/relationships/image" Target="media/image579.emf"/><Relationship Id="rId1265" Type="http://schemas.openxmlformats.org/officeDocument/2006/relationships/oleObject" Target="embeddings/oleObject681.bin"/><Relationship Id="rId1266" Type="http://schemas.openxmlformats.org/officeDocument/2006/relationships/image" Target="media/image580.emf"/><Relationship Id="rId1267" Type="http://schemas.openxmlformats.org/officeDocument/2006/relationships/oleObject" Target="embeddings/oleObject682.bin"/><Relationship Id="rId1268" Type="http://schemas.openxmlformats.org/officeDocument/2006/relationships/image" Target="media/image581.emf"/><Relationship Id="rId1269" Type="http://schemas.openxmlformats.org/officeDocument/2006/relationships/oleObject" Target="embeddings/oleObject683.bin"/><Relationship Id="rId710" Type="http://schemas.openxmlformats.org/officeDocument/2006/relationships/oleObject" Target="embeddings/oleObject383.bin"/><Relationship Id="rId711" Type="http://schemas.openxmlformats.org/officeDocument/2006/relationships/oleObject" Target="embeddings/oleObject384.bin"/><Relationship Id="rId712" Type="http://schemas.openxmlformats.org/officeDocument/2006/relationships/oleObject" Target="embeddings/oleObject385.bin"/><Relationship Id="rId713" Type="http://schemas.openxmlformats.org/officeDocument/2006/relationships/image" Target="media/image323.emf"/><Relationship Id="rId714" Type="http://schemas.openxmlformats.org/officeDocument/2006/relationships/oleObject" Target="embeddings/oleObject386.bin"/><Relationship Id="rId715" Type="http://schemas.openxmlformats.org/officeDocument/2006/relationships/image" Target="media/image324.emf"/><Relationship Id="rId716" Type="http://schemas.openxmlformats.org/officeDocument/2006/relationships/oleObject" Target="embeddings/oleObject387.bin"/><Relationship Id="rId717" Type="http://schemas.openxmlformats.org/officeDocument/2006/relationships/image" Target="media/image325.emf"/><Relationship Id="rId718" Type="http://schemas.openxmlformats.org/officeDocument/2006/relationships/oleObject" Target="embeddings/oleObject388.bin"/><Relationship Id="rId719" Type="http://schemas.openxmlformats.org/officeDocument/2006/relationships/image" Target="media/image326.emf"/><Relationship Id="rId20" Type="http://schemas.openxmlformats.org/officeDocument/2006/relationships/oleObject" Target="embeddings/oleObject8.bin"/><Relationship Id="rId21" Type="http://schemas.openxmlformats.org/officeDocument/2006/relationships/image" Target="media/image8.emf"/><Relationship Id="rId22" Type="http://schemas.openxmlformats.org/officeDocument/2006/relationships/oleObject" Target="embeddings/oleObject9.bin"/><Relationship Id="rId23" Type="http://schemas.openxmlformats.org/officeDocument/2006/relationships/oleObject" Target="embeddings/oleObject10.bin"/><Relationship Id="rId24" Type="http://schemas.openxmlformats.org/officeDocument/2006/relationships/image" Target="media/image9.emf"/><Relationship Id="rId25" Type="http://schemas.openxmlformats.org/officeDocument/2006/relationships/oleObject" Target="embeddings/oleObject11.bin"/><Relationship Id="rId26" Type="http://schemas.openxmlformats.org/officeDocument/2006/relationships/image" Target="media/image10.emf"/><Relationship Id="rId27" Type="http://schemas.openxmlformats.org/officeDocument/2006/relationships/oleObject" Target="embeddings/oleObject12.bin"/><Relationship Id="rId28" Type="http://schemas.openxmlformats.org/officeDocument/2006/relationships/image" Target="media/image11.emf"/><Relationship Id="rId29" Type="http://schemas.openxmlformats.org/officeDocument/2006/relationships/oleObject" Target="embeddings/oleObject13.bin"/><Relationship Id="rId590" Type="http://schemas.openxmlformats.org/officeDocument/2006/relationships/oleObject" Target="embeddings/oleObject312.bin"/><Relationship Id="rId591" Type="http://schemas.openxmlformats.org/officeDocument/2006/relationships/image" Target="media/image274.emf"/><Relationship Id="rId592" Type="http://schemas.openxmlformats.org/officeDocument/2006/relationships/oleObject" Target="embeddings/oleObject313.bin"/><Relationship Id="rId593" Type="http://schemas.openxmlformats.org/officeDocument/2006/relationships/oleObject" Target="embeddings/oleObject314.bin"/><Relationship Id="rId594" Type="http://schemas.openxmlformats.org/officeDocument/2006/relationships/image" Target="media/image275.emf"/><Relationship Id="rId595" Type="http://schemas.openxmlformats.org/officeDocument/2006/relationships/oleObject" Target="embeddings/oleObject315.bin"/><Relationship Id="rId596" Type="http://schemas.openxmlformats.org/officeDocument/2006/relationships/image" Target="media/image276.emf"/><Relationship Id="rId597" Type="http://schemas.openxmlformats.org/officeDocument/2006/relationships/oleObject" Target="embeddings/oleObject316.bin"/><Relationship Id="rId598" Type="http://schemas.openxmlformats.org/officeDocument/2006/relationships/image" Target="media/image277.emf"/><Relationship Id="rId599" Type="http://schemas.openxmlformats.org/officeDocument/2006/relationships/oleObject" Target="embeddings/oleObject317.bin"/><Relationship Id="rId1270" Type="http://schemas.openxmlformats.org/officeDocument/2006/relationships/image" Target="media/image582.emf"/><Relationship Id="rId1271" Type="http://schemas.openxmlformats.org/officeDocument/2006/relationships/oleObject" Target="embeddings/oleObject684.bin"/><Relationship Id="rId1272" Type="http://schemas.openxmlformats.org/officeDocument/2006/relationships/image" Target="media/image583.emf"/><Relationship Id="rId1273" Type="http://schemas.openxmlformats.org/officeDocument/2006/relationships/oleObject" Target="embeddings/oleObject685.bin"/><Relationship Id="rId1274" Type="http://schemas.openxmlformats.org/officeDocument/2006/relationships/image" Target="media/image584.emf"/><Relationship Id="rId1275" Type="http://schemas.openxmlformats.org/officeDocument/2006/relationships/oleObject" Target="embeddings/oleObject686.bin"/><Relationship Id="rId1276" Type="http://schemas.openxmlformats.org/officeDocument/2006/relationships/image" Target="media/image585.emf"/><Relationship Id="rId1277" Type="http://schemas.openxmlformats.org/officeDocument/2006/relationships/oleObject" Target="embeddings/oleObject687.bin"/><Relationship Id="rId1278" Type="http://schemas.openxmlformats.org/officeDocument/2006/relationships/image" Target="media/image586.emf"/><Relationship Id="rId1279" Type="http://schemas.openxmlformats.org/officeDocument/2006/relationships/oleObject" Target="embeddings/oleObject688.bin"/><Relationship Id="rId270" Type="http://schemas.openxmlformats.org/officeDocument/2006/relationships/image" Target="media/image119.emf"/><Relationship Id="rId271" Type="http://schemas.openxmlformats.org/officeDocument/2006/relationships/oleObject" Target="embeddings/oleObject147.bin"/><Relationship Id="rId272" Type="http://schemas.openxmlformats.org/officeDocument/2006/relationships/image" Target="media/image120.emf"/><Relationship Id="rId273" Type="http://schemas.openxmlformats.org/officeDocument/2006/relationships/oleObject" Target="embeddings/oleObject148.bin"/><Relationship Id="rId274" Type="http://schemas.openxmlformats.org/officeDocument/2006/relationships/image" Target="media/image121.emf"/><Relationship Id="rId275" Type="http://schemas.openxmlformats.org/officeDocument/2006/relationships/oleObject" Target="embeddings/oleObject149.bin"/><Relationship Id="rId276" Type="http://schemas.openxmlformats.org/officeDocument/2006/relationships/image" Target="media/image122.emf"/><Relationship Id="rId277" Type="http://schemas.openxmlformats.org/officeDocument/2006/relationships/oleObject" Target="embeddings/oleObject150.bin"/><Relationship Id="rId278" Type="http://schemas.openxmlformats.org/officeDocument/2006/relationships/image" Target="media/image123.emf"/><Relationship Id="rId279" Type="http://schemas.openxmlformats.org/officeDocument/2006/relationships/oleObject" Target="embeddings/oleObject151.bin"/><Relationship Id="rId720" Type="http://schemas.openxmlformats.org/officeDocument/2006/relationships/oleObject" Target="embeddings/oleObject389.bin"/><Relationship Id="rId721" Type="http://schemas.openxmlformats.org/officeDocument/2006/relationships/image" Target="media/image327.emf"/><Relationship Id="rId722" Type="http://schemas.openxmlformats.org/officeDocument/2006/relationships/oleObject" Target="embeddings/oleObject390.bin"/><Relationship Id="rId723" Type="http://schemas.openxmlformats.org/officeDocument/2006/relationships/image" Target="media/image328.emf"/><Relationship Id="rId724" Type="http://schemas.openxmlformats.org/officeDocument/2006/relationships/oleObject" Target="embeddings/oleObject391.bin"/><Relationship Id="rId725" Type="http://schemas.openxmlformats.org/officeDocument/2006/relationships/oleObject" Target="embeddings/oleObject392.bin"/><Relationship Id="rId726" Type="http://schemas.openxmlformats.org/officeDocument/2006/relationships/image" Target="media/image329.emf"/><Relationship Id="rId727" Type="http://schemas.openxmlformats.org/officeDocument/2006/relationships/oleObject" Target="embeddings/oleObject393.bin"/><Relationship Id="rId728" Type="http://schemas.openxmlformats.org/officeDocument/2006/relationships/oleObject" Target="embeddings/oleObject394.bin"/><Relationship Id="rId729" Type="http://schemas.openxmlformats.org/officeDocument/2006/relationships/image" Target="media/image3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72</Pages>
  <Words>14337</Words>
  <Characters>81723</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NUMBER</vt:lpstr>
    </vt:vector>
  </TitlesOfParts>
  <Company>University of St Andrews</Company>
  <LinksUpToDate>false</LinksUpToDate>
  <CharactersWithSpaces>95869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dc:title>
  <dc:subject/>
  <dc:creator>John O'Connor</dc:creator>
  <cp:keywords/>
  <cp:lastModifiedBy>Microsoft Office User</cp:lastModifiedBy>
  <cp:revision>8</cp:revision>
  <cp:lastPrinted>2018-04-14T14:30:00Z</cp:lastPrinted>
  <dcterms:created xsi:type="dcterms:W3CDTF">2018-04-06T15:38:00Z</dcterms:created>
  <dcterms:modified xsi:type="dcterms:W3CDTF">2018-04-14T14:32:00Z</dcterms:modified>
</cp:coreProperties>
</file>